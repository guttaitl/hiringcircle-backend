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9059A" w14:textId="6247C7C0" w:rsidR="00A30A72" w:rsidRPr="001562C8" w:rsidRDefault="00B543CE" w:rsidP="001562C8">
      <w:pPr>
        <w:pStyle w:val="Body"/>
        <w:pBdr>
          <w:bottom w:val="single" w:sz="4" w:space="1" w:color="auto"/>
        </w:pBdr>
        <w:spacing w:after="0" w:line="240" w:lineRule="auto"/>
        <w:contextualSpacing/>
        <w:jc w:val="center"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hAnsiTheme="minorHAnsi" w:cstheme="minorHAnsi"/>
          <w:b/>
          <w:noProof/>
          <w:color w:val="000000" w:themeColor="text1"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2ECE900C" wp14:editId="4D4320AF">
            <wp:simplePos x="0" y="0"/>
            <wp:positionH relativeFrom="column">
              <wp:posOffset>5819775</wp:posOffset>
            </wp:positionH>
            <wp:positionV relativeFrom="paragraph">
              <wp:posOffset>-180975</wp:posOffset>
            </wp:positionV>
            <wp:extent cx="742950" cy="7429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720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Anirudh Reddy</w:t>
      </w:r>
    </w:p>
    <w:p w14:paraId="426F1D8F" w14:textId="2DF95832" w:rsidR="00A30A72" w:rsidRDefault="00240720" w:rsidP="001562C8">
      <w:pPr>
        <w:pStyle w:val="Body"/>
        <w:pBdr>
          <w:bottom w:val="single" w:sz="4" w:space="1" w:color="auto"/>
        </w:pBdr>
        <w:spacing w:after="0" w:line="240" w:lineRule="auto"/>
        <w:contextualSpacing/>
        <w:jc w:val="center"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Sr Java </w:t>
      </w:r>
      <w:r w:rsidR="2DBE28DD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Full Stack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Developer</w:t>
      </w:r>
    </w:p>
    <w:p w14:paraId="51B944D7" w14:textId="24D1AC89" w:rsidR="00262635" w:rsidRDefault="00262635" w:rsidP="001562C8">
      <w:pPr>
        <w:pStyle w:val="Body"/>
        <w:pBdr>
          <w:bottom w:val="single" w:sz="4" w:space="1" w:color="auto"/>
        </w:pBdr>
        <w:spacing w:after="0" w:line="240" w:lineRule="auto"/>
        <w:contextualSpacing/>
        <w:jc w:val="center"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262635">
        <w:rPr>
          <w:rFonts w:asciiTheme="minorHAnsi" w:eastAsia="Palatino Linotype" w:hAnsiTheme="minorHAnsi" w:cstheme="minorHAnsi"/>
          <w:b/>
          <w:bCs/>
          <w:sz w:val="24"/>
          <w:szCs w:val="24"/>
        </w:rPr>
        <w:t>+1 (469) 598-1434</w:t>
      </w:r>
    </w:p>
    <w:p w14:paraId="091080D7" w14:textId="77777777" w:rsidR="00DA5CE6" w:rsidRDefault="00DA5CE6" w:rsidP="001562C8">
      <w:pPr>
        <w:pStyle w:val="Body"/>
        <w:pBdr>
          <w:bottom w:val="single" w:sz="4" w:space="1" w:color="auto"/>
        </w:pBdr>
        <w:spacing w:after="0" w:line="240" w:lineRule="auto"/>
        <w:contextualSpacing/>
        <w:jc w:val="center"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6CE306E3" w14:textId="77777777" w:rsidR="00DA5CE6" w:rsidRDefault="00DA5CE6" w:rsidP="001562C8">
      <w:pPr>
        <w:pStyle w:val="Body"/>
        <w:pBdr>
          <w:bottom w:val="none" w:sz="0" w:space="0" w:color="auto"/>
        </w:pBdr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13CAF6A6" w14:textId="23C237CA" w:rsidR="00BC3D3B" w:rsidRDefault="00BC3D3B" w:rsidP="001562C8">
      <w:pPr>
        <w:pStyle w:val="Body"/>
        <w:pBdr>
          <w:bottom w:val="none" w:sz="0" w:space="0" w:color="auto"/>
        </w:pBdr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Professional Summary:</w:t>
      </w:r>
      <w:bookmarkStart w:id="0" w:name="_GoBack"/>
      <w:bookmarkEnd w:id="0"/>
    </w:p>
    <w:p w14:paraId="1DBFBE48" w14:textId="77777777" w:rsidR="001562C8" w:rsidRPr="001562C8" w:rsidRDefault="001562C8" w:rsidP="001562C8">
      <w:pPr>
        <w:pStyle w:val="Body"/>
        <w:pBdr>
          <w:bottom w:val="none" w:sz="0" w:space="0" w:color="auto"/>
        </w:pBdr>
        <w:spacing w:after="0" w:line="240" w:lineRule="auto"/>
        <w:contextualSpacing/>
        <w:rPr>
          <w:rFonts w:asciiTheme="minorHAnsi" w:hAnsiTheme="minorHAnsi" w:cstheme="minorHAnsi"/>
        </w:rPr>
      </w:pPr>
    </w:p>
    <w:p w14:paraId="2FF85A7F" w14:textId="3F697755" w:rsidR="00A30A72" w:rsidRPr="001562C8" w:rsidRDefault="00770E1A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>Around</w:t>
      </w:r>
      <w:r w:rsidR="2C7FE0B3" w:rsidRPr="001562C8">
        <w:rPr>
          <w:rFonts w:asciiTheme="minorHAnsi" w:hAnsiTheme="minorHAnsi" w:cstheme="minorHAnsi"/>
          <w:sz w:val="20"/>
          <w:szCs w:val="20"/>
        </w:rPr>
        <w:t xml:space="preserve"> 10 years of experience as a Senior Full-Stack Java Developer designing, developing, and deploying enterprise and cloud-native applications in the finance and banking sectors.</w:t>
      </w:r>
    </w:p>
    <w:p w14:paraId="403004C2" w14:textId="625891DC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Expert in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Java 8/11/17/21</w:t>
      </w:r>
      <w:r w:rsidRPr="001562C8">
        <w:rPr>
          <w:rFonts w:asciiTheme="minorHAnsi" w:hAnsiTheme="minorHAnsi" w:cstheme="minorHAnsi"/>
          <w:sz w:val="20"/>
          <w:szCs w:val="20"/>
        </w:rPr>
        <w:t xml:space="preserve"> (lambda expressions, Stream API, functional interfaces) and core Java principles (Collections, Multithreading, Exception Handling, Generics).</w:t>
      </w:r>
    </w:p>
    <w:p w14:paraId="2B728DBD" w14:textId="19B7FB6F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Deep mastery of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Framework</w:t>
      </w:r>
      <w:r w:rsidRPr="001562C8">
        <w:rPr>
          <w:rFonts w:asciiTheme="minorHAnsi" w:hAnsiTheme="minorHAnsi" w:cstheme="minorHAnsi"/>
          <w:sz w:val="20"/>
          <w:szCs w:val="20"/>
        </w:rPr>
        <w:t xml:space="preserve"> (Spring Boot, Spring MVC, Spring AOP, Spring Batch, Spring JDBC)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Hibernate/JPA</w:t>
      </w:r>
      <w:r w:rsidRPr="001562C8">
        <w:rPr>
          <w:rFonts w:asciiTheme="minorHAnsi" w:hAnsiTheme="minorHAnsi" w:cstheme="minorHAnsi"/>
          <w:sz w:val="20"/>
          <w:szCs w:val="20"/>
        </w:rPr>
        <w:t xml:space="preserve"> (HQL/JPQL, Criteria Queries, Entity Associations, Named Queries, Batch Processing).</w:t>
      </w:r>
    </w:p>
    <w:p w14:paraId="65554903" w14:textId="7C366F90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J2EE architectures</w:t>
      </w:r>
      <w:r w:rsidRPr="001562C8">
        <w:rPr>
          <w:rFonts w:asciiTheme="minorHAnsi" w:hAnsiTheme="minorHAnsi" w:cstheme="minorHAnsi"/>
          <w:sz w:val="20"/>
          <w:szCs w:val="20"/>
        </w:rPr>
        <w:t>: Enterprise JavaBeans (Session and Message-Driven Beans), JavaBeans, design patterns (Singleton, Factory, Observer, Session Facade, DAO/DTO, Business Delegate).</w:t>
      </w:r>
    </w:p>
    <w:p w14:paraId="18EA8A83" w14:textId="093BE4AC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Built and secured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web services</w:t>
      </w:r>
      <w:r w:rsidRPr="001562C8">
        <w:rPr>
          <w:rFonts w:asciiTheme="minorHAnsi" w:hAnsiTheme="minorHAnsi" w:cstheme="minorHAnsi"/>
          <w:sz w:val="20"/>
          <w:szCs w:val="20"/>
        </w:rPr>
        <w:t xml:space="preserve"> using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(JAX-RS), </w:t>
      </w:r>
      <w:proofErr w:type="spellStart"/>
      <w:r w:rsidRPr="001562C8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1562C8">
        <w:rPr>
          <w:rFonts w:asciiTheme="minorHAnsi" w:hAnsiTheme="minorHAnsi" w:cstheme="minorHAnsi"/>
          <w:sz w:val="20"/>
          <w:szCs w:val="20"/>
        </w:rPr>
        <w:t xml:space="preserve"> stacks (WSDL, UDDI, Apache Axis, Apache CXF, JAX-WS).</w:t>
      </w:r>
    </w:p>
    <w:p w14:paraId="5AD45F74" w14:textId="230172F0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Developed dynamic front ends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React.js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(Redux, react-router-</w:t>
      </w:r>
      <w:proofErr w:type="spellStart"/>
      <w:r w:rsidRPr="001562C8">
        <w:rPr>
          <w:rFonts w:asciiTheme="minorHAnsi" w:hAnsiTheme="minorHAnsi" w:cstheme="minorHAnsi"/>
          <w:sz w:val="20"/>
          <w:szCs w:val="20"/>
        </w:rPr>
        <w:t>dom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>, react-bootstrap, redux-</w:t>
      </w:r>
      <w:proofErr w:type="spellStart"/>
      <w:r w:rsidRPr="001562C8">
        <w:rPr>
          <w:rFonts w:asciiTheme="minorHAnsi" w:hAnsiTheme="minorHAnsi" w:cstheme="minorHAnsi"/>
          <w:sz w:val="20"/>
          <w:szCs w:val="20"/>
        </w:rPr>
        <w:t>thunk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562C8">
        <w:rPr>
          <w:rFonts w:asciiTheme="minorHAnsi" w:hAnsiTheme="minorHAnsi" w:cstheme="minorHAnsi"/>
          <w:sz w:val="20"/>
          <w:szCs w:val="20"/>
        </w:rPr>
        <w:t>axios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 xml:space="preserve">),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React Native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Next.js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1562C8">
        <w:rPr>
          <w:rFonts w:asciiTheme="minorHAnsi" w:hAnsiTheme="minorHAnsi" w:cstheme="minorHAnsi"/>
          <w:sz w:val="20"/>
          <w:szCs w:val="20"/>
        </w:rPr>
        <w:t xml:space="preserve"> (9–16, AngularJS), plus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1562C8">
        <w:rPr>
          <w:rFonts w:asciiTheme="minorHAnsi" w:hAnsiTheme="minorHAnsi" w:cstheme="minorHAnsi"/>
          <w:sz w:val="20"/>
          <w:szCs w:val="20"/>
        </w:rPr>
        <w:t>.</w:t>
      </w:r>
    </w:p>
    <w:p w14:paraId="7E7F2A9C" w14:textId="0EA3B64E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Integrated asynchronous messaging and streaming: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1562C8">
        <w:rPr>
          <w:rFonts w:asciiTheme="minorHAnsi" w:hAnsiTheme="minorHAnsi" w:cstheme="minorHAnsi"/>
          <w:sz w:val="20"/>
          <w:szCs w:val="20"/>
        </w:rPr>
        <w:t xml:space="preserve"> (producers/consumers, Kafka Streams),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JMS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(ActiveMQ, RabbitMQ); advanced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XML processing</w:t>
      </w:r>
      <w:r w:rsidRPr="001562C8">
        <w:rPr>
          <w:rFonts w:asciiTheme="minorHAnsi" w:hAnsiTheme="minorHAnsi" w:cstheme="minorHAnsi"/>
          <w:sz w:val="20"/>
          <w:szCs w:val="20"/>
        </w:rPr>
        <w:t xml:space="preserve"> (XSL, XSLT, XPath, </w:t>
      </w:r>
      <w:proofErr w:type="spellStart"/>
      <w:r w:rsidRPr="001562C8">
        <w:rPr>
          <w:rFonts w:asciiTheme="minorHAnsi" w:hAnsiTheme="minorHAnsi" w:cstheme="minorHAnsi"/>
          <w:sz w:val="20"/>
          <w:szCs w:val="20"/>
        </w:rPr>
        <w:t>XForms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>, XSL-FO, DOM, SAX).</w:t>
      </w:r>
    </w:p>
    <w:p w14:paraId="302B2E63" w14:textId="2996E673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Hands-on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containerization</w:t>
      </w:r>
      <w:r w:rsidRPr="001562C8">
        <w:rPr>
          <w:rFonts w:asciiTheme="minorHAnsi" w:hAnsiTheme="minorHAnsi" w:cstheme="minorHAnsi"/>
          <w:sz w:val="20"/>
          <w:szCs w:val="20"/>
        </w:rPr>
        <w:t xml:space="preserve"> (Docker)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orchestration</w:t>
      </w:r>
      <w:r w:rsidRPr="001562C8">
        <w:rPr>
          <w:rFonts w:asciiTheme="minorHAnsi" w:hAnsiTheme="minorHAnsi" w:cstheme="minorHAnsi"/>
          <w:sz w:val="20"/>
          <w:szCs w:val="20"/>
        </w:rPr>
        <w:t xml:space="preserve"> (Kubernetes); CI/CD pipelines via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GitHub Actions</w:t>
      </w:r>
      <w:r w:rsidRPr="001562C8">
        <w:rPr>
          <w:rFonts w:asciiTheme="minorHAnsi" w:hAnsiTheme="minorHAnsi" w:cstheme="minorHAnsi"/>
          <w:sz w:val="20"/>
          <w:szCs w:val="20"/>
        </w:rPr>
        <w:t>, and version control (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SVN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CVS</w:t>
      </w:r>
      <w:r w:rsidRPr="001562C8">
        <w:rPr>
          <w:rFonts w:asciiTheme="minorHAnsi" w:hAnsiTheme="minorHAnsi" w:cstheme="minorHAnsi"/>
          <w:sz w:val="20"/>
          <w:szCs w:val="20"/>
        </w:rPr>
        <w:t xml:space="preserve">); code quality checks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SonarQube</w:t>
      </w:r>
      <w:r w:rsidRPr="001562C8">
        <w:rPr>
          <w:rFonts w:asciiTheme="minorHAnsi" w:hAnsiTheme="minorHAnsi" w:cstheme="minorHAnsi"/>
          <w:sz w:val="20"/>
          <w:szCs w:val="20"/>
        </w:rPr>
        <w:t>.</w:t>
      </w:r>
    </w:p>
    <w:p w14:paraId="54A92032" w14:textId="013F6A57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Cloud deployments on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(EC2, ECS, Elastic Beanstalk, S3, RDS, CloudFront, SQS, IAM, CloudWatch, ELB, EBS, AMI)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1562C8">
        <w:rPr>
          <w:rFonts w:asciiTheme="minorHAnsi" w:hAnsiTheme="minorHAnsi" w:cstheme="minorHAnsi"/>
          <w:sz w:val="20"/>
          <w:szCs w:val="20"/>
        </w:rPr>
        <w:t xml:space="preserve"> (Storage, Cosmos DB, Service Bus, Functions, Data Factory, Azure DevOps), plus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Pivotal Cloud Foundry</w:t>
      </w:r>
      <w:r w:rsidRPr="001562C8">
        <w:rPr>
          <w:rFonts w:asciiTheme="minorHAnsi" w:hAnsiTheme="minorHAnsi" w:cstheme="minorHAnsi"/>
          <w:sz w:val="20"/>
          <w:szCs w:val="20"/>
        </w:rPr>
        <w:t>.</w:t>
      </w:r>
    </w:p>
    <w:p w14:paraId="68F7C11B" w14:textId="73DE1F96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Strong database skills in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IBM DB2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MongoDB/NoSQL</w:t>
      </w:r>
      <w:r w:rsidRPr="001562C8">
        <w:rPr>
          <w:rFonts w:asciiTheme="minorHAnsi" w:hAnsiTheme="minorHAnsi" w:cstheme="minorHAnsi"/>
          <w:sz w:val="20"/>
          <w:szCs w:val="20"/>
        </w:rPr>
        <w:t>, including PL/SQL procedures, triggers, and complex queries.</w:t>
      </w:r>
    </w:p>
    <w:p w14:paraId="6BB13316" w14:textId="29029F2D" w:rsidR="00A30A72" w:rsidRPr="001562C8" w:rsidRDefault="2C7FE0B3" w:rsidP="00843692">
      <w:pPr>
        <w:pStyle w:val="ListParagraph"/>
        <w:numPr>
          <w:ilvl w:val="0"/>
          <w:numId w:val="5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sz w:val="20"/>
          <w:szCs w:val="20"/>
        </w:rPr>
        <w:t xml:space="preserve">Agile/Scrum team player with Test-Driven Development (TDD) using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robust logging via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development in IDEs such as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Eclipse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IBM RAD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WSAD</w:t>
      </w:r>
      <w:r w:rsidRPr="001562C8">
        <w:rPr>
          <w:rFonts w:asciiTheme="minorHAnsi" w:hAnsiTheme="minorHAnsi" w:cstheme="minorHAnsi"/>
          <w:sz w:val="20"/>
          <w:szCs w:val="20"/>
        </w:rPr>
        <w:t>.</w:t>
      </w:r>
    </w:p>
    <w:p w14:paraId="5DAB6C7B" w14:textId="4CF0B2F8" w:rsidR="00A30A72" w:rsidRPr="001562C8" w:rsidRDefault="00A30A72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50D61451" w14:textId="77777777" w:rsidR="00A30A72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Technical Skills:</w:t>
      </w:r>
    </w:p>
    <w:p w14:paraId="6CE7E1D3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tbl>
      <w:tblPr>
        <w:tblW w:w="10790" w:type="dxa"/>
        <w:tblInd w:w="10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570"/>
        <w:gridCol w:w="8220"/>
      </w:tblGrid>
      <w:tr w:rsidR="00A30A72" w:rsidRPr="001562C8" w14:paraId="1049ECDC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BADF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65DA5" w14:textId="6F10B32D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Java </w:t>
            </w:r>
            <w:r w:rsidR="0A74969C"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21/</w:t>
            </w: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17/11/8, PL/SQL, SQL</w:t>
            </w:r>
          </w:p>
        </w:tc>
      </w:tr>
      <w:tr w:rsidR="00A30A72" w:rsidRPr="001562C8" w14:paraId="77687056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3301A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Java/J2EE Technologies</w:t>
            </w: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E9074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Core Java, JMS, Java Beans, EJB, Tiles, Design Patterns, RabbitMQ, ActiveMQ.</w:t>
            </w:r>
          </w:p>
        </w:tc>
      </w:tr>
      <w:tr w:rsidR="00A30A72" w:rsidRPr="001562C8" w14:paraId="2EDFE28C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60AC7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A3F1F" w14:textId="3DA4EBD9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eastAsia="Palatino Linotype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Spring, Hibernate, Spring </w:t>
            </w:r>
            <w:r w:rsidR="2DE4E83F"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Boot. </w:t>
            </w:r>
          </w:p>
        </w:tc>
      </w:tr>
      <w:tr w:rsidR="00A30A72" w:rsidRPr="001562C8" w14:paraId="181D48E2" w14:textId="77777777" w:rsidTr="6D295B21">
        <w:trPr>
          <w:trHeight w:val="53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6975C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8B8D4" w14:textId="0AC0C043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HTML5, XML, DOM, JSON, CSS3, JavaScript, </w:t>
            </w:r>
            <w:r w:rsidR="366EF48B"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jQuery</w:t>
            </w: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, AJAX, Angular </w:t>
            </w:r>
            <w:r w:rsidR="5612DFF0"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16/14/ </w:t>
            </w: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10/9Angular.JS, React.JS, REDUX, React Native</w:t>
            </w:r>
          </w:p>
        </w:tc>
      </w:tr>
      <w:tr w:rsidR="00A30A72" w:rsidRPr="001562C8" w14:paraId="13F17C4D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97585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Web Services/Cloud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339EC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SOAP, REST, AWS, Azure</w:t>
            </w:r>
          </w:p>
        </w:tc>
      </w:tr>
      <w:tr w:rsidR="00A30A72" w:rsidRPr="001562C8" w14:paraId="2ED1FDF9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75288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Design &amp; GUI Tools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75C91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Eclipse, IBM RAD</w:t>
            </w:r>
          </w:p>
        </w:tc>
      </w:tr>
      <w:tr w:rsidR="00A30A72" w:rsidRPr="001562C8" w14:paraId="05D299DD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D3E97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App servers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DEC89" w14:textId="49712102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eastAsia="Palatino Linotype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IBM Web Sphere, Apache Tomcat, BEA Web Logic, </w:t>
            </w:r>
            <w:r w:rsidR="0041ADE2"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Jobs</w:t>
            </w:r>
          </w:p>
        </w:tc>
      </w:tr>
      <w:tr w:rsidR="00A30A72" w:rsidRPr="001562C8" w14:paraId="35FD4DC7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53362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Version Controls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274F9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SVN, CVS, GitHub</w:t>
            </w:r>
          </w:p>
        </w:tc>
      </w:tr>
      <w:tr w:rsidR="00A30A72" w:rsidRPr="001562C8" w14:paraId="3E14DDF5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47EE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Databases/Tools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775D3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>Oracle, SQL Server, My-SQL</w:t>
            </w:r>
          </w:p>
        </w:tc>
      </w:tr>
      <w:tr w:rsidR="00A30A72" w:rsidRPr="001562C8" w14:paraId="51279C5B" w14:textId="77777777" w:rsidTr="6D295B21">
        <w:trPr>
          <w:trHeight w:val="270"/>
        </w:trPr>
        <w:tc>
          <w:tcPr>
            <w:tcW w:w="2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74A06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b/>
                <w:bCs/>
                <w:sz w:val="20"/>
                <w:szCs w:val="20"/>
              </w:rPr>
              <w:t>Methodologies</w:t>
            </w: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9B671" w14:textId="77777777" w:rsidR="00A30A72" w:rsidRPr="001562C8" w:rsidRDefault="00240720" w:rsidP="001562C8">
            <w:pPr>
              <w:pStyle w:val="ListParagraph"/>
              <w:spacing w:after="0" w:line="240" w:lineRule="auto"/>
              <w:ind w:left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1562C8">
              <w:rPr>
                <w:rFonts w:asciiTheme="minorHAnsi" w:eastAsia="Palatino Linotype" w:hAnsiTheme="minorHAnsi" w:cstheme="minorHAnsi"/>
                <w:sz w:val="20"/>
                <w:szCs w:val="20"/>
              </w:rPr>
              <w:t xml:space="preserve">Agile, Waterfall </w:t>
            </w:r>
          </w:p>
        </w:tc>
      </w:tr>
    </w:tbl>
    <w:p w14:paraId="2E35EEB2" w14:textId="53DA657D" w:rsidR="00A30A72" w:rsidRPr="001562C8" w:rsidRDefault="00A30A72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71EE73B7" w14:textId="7FBC7126" w:rsidR="00A30A72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Professional Experience:</w:t>
      </w:r>
    </w:p>
    <w:p w14:paraId="5C30A678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hAnsiTheme="minorHAnsi" w:cstheme="minorHAnsi"/>
        </w:rPr>
      </w:pPr>
    </w:p>
    <w:p w14:paraId="22F5A32D" w14:textId="7C18C98B" w:rsidR="00A30A72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Client: </w:t>
      </w:r>
      <w:r w:rsidR="16D4723C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PNC </w:t>
      </w:r>
      <w:r w:rsidR="096B2D0D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Bank</w:t>
      </w:r>
      <w:r w:rsidR="00BC3D3B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, PA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="00441169">
        <w:rPr>
          <w:rFonts w:asciiTheme="minorHAnsi" w:hAnsiTheme="minorHAnsi" w:cstheme="minorHAnsi"/>
          <w:sz w:val="24"/>
          <w:szCs w:val="24"/>
        </w:rPr>
        <w:t xml:space="preserve"> </w:t>
      </w:r>
      <w:r w:rsidR="00530C8D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Jan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2024 –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  <w:lang w:val="it-IT"/>
        </w:rPr>
        <w:t>Present</w:t>
      </w:r>
    </w:p>
    <w:p w14:paraId="3D81FD85" w14:textId="12D47942" w:rsidR="00240720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lastRenderedPageBreak/>
        <w:t xml:space="preserve">Role: Senior </w:t>
      </w:r>
      <w:r w:rsidR="2E2C0B25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Java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Developer</w:t>
      </w: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</w:p>
    <w:p w14:paraId="502D960C" w14:textId="2272530C" w:rsidR="6D295B21" w:rsidRPr="001562C8" w:rsidRDefault="6D295B21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045DFC12" w14:textId="42AB0187" w:rsidR="6D295B21" w:rsidRPr="001562C8" w:rsidRDefault="124AD2BA" w:rsidP="00843692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Project Overview:</w:t>
      </w:r>
      <w:r w:rsidR="00C85CCF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="3FB6E25F" w:rsidRPr="001562C8">
        <w:rPr>
          <w:rFonts w:asciiTheme="minorHAnsi" w:eastAsiaTheme="minorEastAsia" w:hAnsiTheme="minorHAnsi" w:cstheme="minorHAnsi"/>
          <w:sz w:val="20"/>
          <w:szCs w:val="20"/>
        </w:rPr>
        <w:t>Design and implementation of a cloud-native data-governance platform for PNC’s treasury applications, developing secure Spring Boot microservices to enforce metadata accuracy and process ACH, wire, and RTP transactions. Built React dashboards with advanced filtering and drill-down capabilities to give analysts real-time insights, boosting productivity by 30%. Automated the Jenkins- and GitHub Actions-driven CI/CD pipeline and containerized deployments in Kubernetes (EKS), cutting release times from 45 minutes to under 10 minutes.</w:t>
      </w:r>
    </w:p>
    <w:p w14:paraId="2EAE45C5" w14:textId="77777777" w:rsidR="001562C8" w:rsidRDefault="001562C8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014DEF45" w14:textId="28C1D251" w:rsidR="001E7870" w:rsidRDefault="001E7870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Responsibilities:</w:t>
      </w:r>
    </w:p>
    <w:p w14:paraId="05F9521B" w14:textId="77777777" w:rsidR="00843692" w:rsidRPr="001562C8" w:rsidRDefault="00843692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11ED4EEA" w14:textId="1C920BC7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Microservices Architecture: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Designed and implemented over a dozen Spring Boot microservices (Spring MVC, Spring AOP, Spring Batch) to support loan and liquidity workflows, reducing end-of-day processing time by 40%.</w:t>
      </w:r>
    </w:p>
    <w:p w14:paraId="7F18FC65" w14:textId="28CE834D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RESTful &amp; Secure APIs: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Built and secured REST endpoints with Spring Security and OAuth2, enabling external systems to query transaction metadata; achieved 99.9% uptime in production.</w:t>
      </w:r>
    </w:p>
    <w:p w14:paraId="4DDFF754" w14:textId="09214014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Real-Time Streaming: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Integrated Apache Kafka producers and consumers for real-time ingestion of treasury events, handling peak loads of 50,000 messages per minute with zero data loss.</w:t>
      </w:r>
    </w:p>
    <w:p w14:paraId="5C246087" w14:textId="5217EE1A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Rich Front-End Development: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dynamic dashboards with React.js (Redux, react-router, </w:t>
      </w:r>
      <w:proofErr w:type="spellStart"/>
      <w:r w:rsidRPr="001562C8">
        <w:rPr>
          <w:rFonts w:asciiTheme="minorHAnsi" w:hAnsiTheme="minorHAnsi" w:cstheme="minorHAnsi"/>
          <w:sz w:val="20"/>
          <w:szCs w:val="20"/>
        </w:rPr>
        <w:t>axios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>) and Next.js for server-side rendering; implemented advanced grid, filtering, and drill-down capabilities, improving analyst productivity by 30%.</w:t>
      </w:r>
    </w:p>
    <w:p w14:paraId="581DFB21" w14:textId="70B57D66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CI/CD &amp; Containerization: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Automated build, test, and deployment using Jenkins and GitHub Actions; containerized services with Docker and managed orchestration in Kubernetes on AWS EKS, reducing deployment time from 45 minutes to under 10 minutes.</w:t>
      </w:r>
    </w:p>
    <w:p w14:paraId="30422CB7" w14:textId="0B74CB2E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Cloud Infrastructure: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Provisioned and managed AWS resources (EC2, ECS, Elastic Beanstalk, S3, RDS, CloudFront, ELB, IAM, CloudWatch) via Infrastructure as Code, ensuring consistent environments across dev, QA, and prod.</w:t>
      </w:r>
    </w:p>
    <w:p w14:paraId="37B5095B" w14:textId="04A6B338" w:rsidR="4A37F32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Data Persistence &amp; Governance: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Hibernate/JPA with PostgreSQL for metadata storage, wrote complex PL/SQL procedures and triggers to enforce data lineage rules, and collaborated with compliance teams to ensure SOX readiness.</w:t>
      </w:r>
    </w:p>
    <w:p w14:paraId="568D06D7" w14:textId="77777777" w:rsidR="001E7870" w:rsidRPr="001562C8" w:rsidRDefault="4A37F320" w:rsidP="00843692">
      <w:pPr>
        <w:pStyle w:val="ListParagraph"/>
        <w:numPr>
          <w:ilvl w:val="0"/>
          <w:numId w:val="4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Agile Collaboration &amp; Quality: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Actively participated in 2-week Scrum sprints, conducted design/code reviews, and upheld TDD practices with JUnit and SonarQube quality gates, maintaining 85% automated test coverage.</w:t>
      </w:r>
    </w:p>
    <w:p w14:paraId="31AFA0A6" w14:textId="77777777" w:rsidR="001562C8" w:rsidRDefault="001562C8" w:rsidP="00843692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41C8F396" w14:textId="08409C0F" w:rsidR="00A30A72" w:rsidRPr="001562C8" w:rsidRDefault="00240720" w:rsidP="00843692">
      <w:pPr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Environment:</w:t>
      </w:r>
      <w:r w:rsidRPr="001562C8">
        <w:rPr>
          <w:rFonts w:asciiTheme="minorHAnsi" w:eastAsia="Palatino Linotype" w:hAnsiTheme="minorHAnsi" w:cstheme="minorHAnsi"/>
          <w:sz w:val="20"/>
          <w:szCs w:val="20"/>
        </w:rPr>
        <w:t xml:space="preserve"> </w:t>
      </w:r>
      <w:r w:rsidR="31611E54" w:rsidRPr="001562C8">
        <w:rPr>
          <w:rFonts w:asciiTheme="minorHAnsi" w:hAnsiTheme="minorHAnsi" w:cstheme="minorHAnsi"/>
          <w:sz w:val="20"/>
          <w:szCs w:val="20"/>
        </w:rPr>
        <w:t>Java 21/17, Spring Boot, Hibernate/JPA, PostgreSQL, Apache Kafka, React.js, Next.js, Redux, Docker, Kubernetes (EKS), AWS (EC2, ECS, S3, RDS, CloudFront), Jenkins, GitHub Actions, JUnit, SonarQube, Agile/Scrum.</w:t>
      </w:r>
    </w:p>
    <w:p w14:paraId="72A3D3EC" w14:textId="77777777" w:rsidR="00A30A72" w:rsidRPr="001562C8" w:rsidRDefault="00A30A72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32E1E33F" w14:textId="5F4D6EBB" w:rsidR="00A30A72" w:rsidRPr="001562C8" w:rsidRDefault="007C2CC5" w:rsidP="001562C8">
      <w:pPr>
        <w:pStyle w:val="NormalWeb"/>
        <w:spacing w:before="0" w:after="0"/>
        <w:contextualSpacing/>
        <w:rPr>
          <w:rFonts w:asciiTheme="minorHAnsi" w:eastAsia="Palatino Linotype" w:hAnsiTheme="minorHAnsi" w:cstheme="minorHAnsi"/>
          <w:b/>
          <w:bCs/>
        </w:rPr>
      </w:pPr>
      <w:r w:rsidRPr="001562C8">
        <w:rPr>
          <w:rFonts w:asciiTheme="minorHAnsi" w:eastAsia="Palatino Linotype" w:hAnsiTheme="minorHAnsi" w:cstheme="minorHAnsi"/>
          <w:b/>
          <w:bCs/>
        </w:rPr>
        <w:t>Client: Citi Bank, Irving, TX</w:t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</w:r>
      <w:r w:rsidR="00530C8D" w:rsidRPr="001562C8">
        <w:rPr>
          <w:rFonts w:asciiTheme="minorHAnsi" w:hAnsiTheme="minorHAnsi" w:cstheme="minorHAnsi"/>
        </w:rPr>
        <w:tab/>
        <w:t xml:space="preserve">                         </w:t>
      </w:r>
      <w:r w:rsidR="00530C8D" w:rsidRPr="001562C8">
        <w:rPr>
          <w:rFonts w:asciiTheme="minorHAnsi" w:eastAsia="Palatino Linotype" w:hAnsiTheme="minorHAnsi" w:cstheme="minorHAnsi"/>
          <w:b/>
          <w:bCs/>
        </w:rPr>
        <w:t xml:space="preserve">Aug </w:t>
      </w:r>
      <w:r w:rsidR="00240720" w:rsidRPr="001562C8">
        <w:rPr>
          <w:rFonts w:asciiTheme="minorHAnsi" w:eastAsia="Palatino Linotype" w:hAnsiTheme="minorHAnsi" w:cstheme="minorHAnsi"/>
          <w:b/>
          <w:bCs/>
        </w:rPr>
        <w:t>2022 to Dec</w:t>
      </w:r>
      <w:r w:rsidR="00530C8D" w:rsidRPr="001562C8">
        <w:rPr>
          <w:rFonts w:asciiTheme="minorHAnsi" w:eastAsia="Palatino Linotype" w:hAnsiTheme="minorHAnsi" w:cstheme="minorHAnsi"/>
          <w:b/>
          <w:bCs/>
        </w:rPr>
        <w:t xml:space="preserve"> </w:t>
      </w:r>
      <w:r w:rsidR="00240720" w:rsidRPr="001562C8">
        <w:rPr>
          <w:rFonts w:asciiTheme="minorHAnsi" w:eastAsia="Palatino Linotype" w:hAnsiTheme="minorHAnsi" w:cstheme="minorHAnsi"/>
          <w:b/>
          <w:bCs/>
        </w:rPr>
        <w:t xml:space="preserve">2023 </w:t>
      </w:r>
    </w:p>
    <w:p w14:paraId="1FA5FF8F" w14:textId="59718603" w:rsidR="00240720" w:rsidRDefault="00240720" w:rsidP="001562C8">
      <w:pPr>
        <w:pStyle w:val="NormalWeb"/>
        <w:spacing w:before="0" w:after="0"/>
        <w:contextualSpacing/>
        <w:rPr>
          <w:rFonts w:asciiTheme="minorHAnsi" w:eastAsia="Palatino Linotype" w:hAnsiTheme="minorHAnsi" w:cstheme="minorHAnsi"/>
          <w:b/>
          <w:bCs/>
        </w:rPr>
      </w:pPr>
      <w:r w:rsidRPr="001562C8">
        <w:rPr>
          <w:rFonts w:asciiTheme="minorHAnsi" w:eastAsia="Palatino Linotype" w:hAnsiTheme="minorHAnsi" w:cstheme="minorHAnsi"/>
          <w:b/>
          <w:bCs/>
        </w:rPr>
        <w:t>Role: Full Stack Developer</w:t>
      </w:r>
    </w:p>
    <w:p w14:paraId="445F6368" w14:textId="77777777" w:rsidR="001562C8" w:rsidRPr="001562C8" w:rsidRDefault="001562C8" w:rsidP="001562C8">
      <w:pPr>
        <w:pStyle w:val="NormalWeb"/>
        <w:spacing w:before="0" w:after="0"/>
        <w:contextualSpacing/>
        <w:rPr>
          <w:rFonts w:asciiTheme="minorHAnsi" w:eastAsia="Palatino Linotype" w:hAnsiTheme="minorHAnsi" w:cstheme="minorHAnsi"/>
          <w:b/>
          <w:bCs/>
        </w:rPr>
      </w:pPr>
    </w:p>
    <w:p w14:paraId="6D4B4CDB" w14:textId="35665E1A" w:rsidR="28315AA8" w:rsidRPr="001562C8" w:rsidRDefault="28315AA8" w:rsidP="00843692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Project Overview:</w:t>
      </w:r>
      <w:r w:rsidR="001E7870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="00C85CCF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 xml:space="preserve">Modernized the monolithic CitiDirect cash-management portal into a Java/Spring Boot microservices architecture, exposing RESTful and </w:t>
      </w:r>
      <w:proofErr w:type="spellStart"/>
      <w:r w:rsidRPr="001562C8">
        <w:rPr>
          <w:rFonts w:asciiTheme="minorHAnsi" w:eastAsiaTheme="minorEastAsia" w:hAnsiTheme="minorHAnsi" w:cstheme="minorHAnsi"/>
          <w:sz w:val="20"/>
          <w:szCs w:val="20"/>
        </w:rPr>
        <w:t>GraphQL</w:t>
      </w:r>
      <w:proofErr w:type="spellEnd"/>
      <w:r w:rsidRPr="001562C8">
        <w:rPr>
          <w:rFonts w:asciiTheme="minorHAnsi" w:eastAsiaTheme="minorEastAsia" w:hAnsiTheme="minorHAnsi" w:cstheme="minorHAnsi"/>
          <w:sz w:val="20"/>
          <w:szCs w:val="20"/>
        </w:rPr>
        <w:t xml:space="preserve"> APIs for payments, reporting, and compliance workflows that handled 200 K+ daily requests at 99.5% SLA. Revamped the front end using React.js, Next.js, and ES6+ features (pagination, client-side caching via </w:t>
      </w:r>
      <w:proofErr w:type="spellStart"/>
      <w:r w:rsidRPr="001562C8">
        <w:rPr>
          <w:rFonts w:asciiTheme="minorHAnsi" w:eastAsiaTheme="minorEastAsia" w:hAnsiTheme="minorHAnsi" w:cstheme="minorHAnsi"/>
          <w:sz w:val="20"/>
          <w:szCs w:val="20"/>
        </w:rPr>
        <w:t>axios</w:t>
      </w:r>
      <w:proofErr w:type="spellEnd"/>
      <w:r w:rsidRPr="001562C8">
        <w:rPr>
          <w:rFonts w:asciiTheme="minorHAnsi" w:eastAsiaTheme="minorEastAsia" w:hAnsiTheme="minorHAnsi" w:cstheme="minorHAnsi"/>
          <w:sz w:val="20"/>
          <w:szCs w:val="20"/>
        </w:rPr>
        <w:t>), reducing initial load times by 30%. Containerized services with Docker, orchestrated on AWS EKS, and implemented Jenkins/GitHub Actions pipelines with 80% unit-test coverage and SonarQube quality gates.</w:t>
      </w:r>
    </w:p>
    <w:p w14:paraId="6485EB77" w14:textId="77777777" w:rsidR="001562C8" w:rsidRDefault="001562C8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</w:rPr>
      </w:pPr>
    </w:p>
    <w:p w14:paraId="6C250BA1" w14:textId="5B1C3764" w:rsidR="00A30A72" w:rsidRDefault="00240720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Responsibilities:</w:t>
      </w:r>
    </w:p>
    <w:p w14:paraId="4E7D74F8" w14:textId="77777777" w:rsidR="00843692" w:rsidRPr="001562C8" w:rsidRDefault="00843692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3029DE69" w14:textId="7E8EB51B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Microservices &amp; REST APIs: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and refactored Java components using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Java 11/8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JDBC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AOP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MVC</w:t>
      </w:r>
      <w:r w:rsidRPr="001562C8">
        <w:rPr>
          <w:rFonts w:asciiTheme="minorHAnsi" w:hAnsiTheme="minorHAnsi" w:cstheme="minorHAnsi"/>
          <w:sz w:val="20"/>
          <w:szCs w:val="20"/>
        </w:rPr>
        <w:t>. Exposed business capabilities as secure RESTful endpoints, handling over 200K daily requests with 99.5% SLA compliance.</w:t>
      </w:r>
    </w:p>
    <w:p w14:paraId="58C89281" w14:textId="79DA1880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Advanced Java Features: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Leveraged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Stream API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lambda expressions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filters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predicates</w:t>
      </w:r>
      <w:r w:rsidRPr="001562C8">
        <w:rPr>
          <w:rFonts w:asciiTheme="minorHAnsi" w:hAnsiTheme="minorHAnsi" w:cstheme="minorHAnsi"/>
          <w:sz w:val="20"/>
          <w:szCs w:val="20"/>
        </w:rPr>
        <w:t xml:space="preserve"> to simplify data-processing logic and improve throughput by 35%.</w:t>
      </w:r>
    </w:p>
    <w:p w14:paraId="71A94E15" w14:textId="7FE8F0F5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Frontend Modernization: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Built dynamic UIs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React.js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Redux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Next.js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ES6+</w:t>
      </w:r>
      <w:r w:rsidRPr="001562C8">
        <w:rPr>
          <w:rFonts w:asciiTheme="minorHAnsi" w:hAnsiTheme="minorHAnsi" w:cstheme="minorHAnsi"/>
          <w:sz w:val="20"/>
          <w:szCs w:val="20"/>
        </w:rPr>
        <w:t xml:space="preserve"> features. Implemented form validation, pagination, and client-side caching with </w:t>
      </w:r>
      <w:proofErr w:type="spellStart"/>
      <w:r w:rsidRPr="001562C8">
        <w:rPr>
          <w:rFonts w:asciiTheme="minorHAnsi" w:hAnsiTheme="minorHAnsi" w:cstheme="minorHAnsi"/>
          <w:b/>
          <w:bCs/>
          <w:sz w:val="20"/>
          <w:szCs w:val="20"/>
        </w:rPr>
        <w:t>axios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>, reducing initial page-load time by 30%.</w:t>
      </w:r>
    </w:p>
    <w:p w14:paraId="5DACCFA7" w14:textId="0C54D62D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proofErr w:type="spellStart"/>
      <w:r w:rsidRPr="001562C8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1562C8">
        <w:rPr>
          <w:rFonts w:asciiTheme="minorHAnsi" w:hAnsiTheme="minorHAnsi" w:cstheme="minorHAnsi"/>
          <w:b/>
          <w:bCs/>
          <w:sz w:val="20"/>
          <w:szCs w:val="20"/>
        </w:rPr>
        <w:t xml:space="preserve"> Integration: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Introduced a </w:t>
      </w:r>
      <w:proofErr w:type="spellStart"/>
      <w:r w:rsidRPr="001562C8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1562C8">
        <w:rPr>
          <w:rFonts w:asciiTheme="minorHAnsi" w:hAnsiTheme="minorHAnsi" w:cstheme="minorHAnsi"/>
          <w:sz w:val="20"/>
          <w:szCs w:val="20"/>
        </w:rPr>
        <w:t xml:space="preserve"> gateway for optimized data fetching, reducing over-fetching by 50% and improving mobile-app performance.</w:t>
      </w:r>
    </w:p>
    <w:p w14:paraId="180B4973" w14:textId="3CF29989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Event-Driven Messaging: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Integrated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1562C8">
        <w:rPr>
          <w:rFonts w:asciiTheme="minorHAnsi" w:hAnsiTheme="minorHAnsi" w:cstheme="minorHAnsi"/>
          <w:sz w:val="20"/>
          <w:szCs w:val="20"/>
        </w:rPr>
        <w:t xml:space="preserve"> producers/consumers for transaction event streaming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JMS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(ActiveMQ/RabbitMQ) for asynchronous workflows, ensuring reliable message delivery at peaks of 60K messages/minute.</w:t>
      </w:r>
    </w:p>
    <w:p w14:paraId="13C25485" w14:textId="601F6295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Containerization &amp; Orchestration: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Containerized services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deployed to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1562C8">
        <w:rPr>
          <w:rFonts w:asciiTheme="minorHAnsi" w:hAnsiTheme="minorHAnsi" w:cstheme="minorHAnsi"/>
          <w:sz w:val="20"/>
          <w:szCs w:val="20"/>
        </w:rPr>
        <w:t xml:space="preserve"> clusters on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(EKS), enabling zero-downtime rolling updates and scaling to handle 3× traffic spikes.</w:t>
      </w:r>
    </w:p>
    <w:p w14:paraId="71E7E10F" w14:textId="27161CA4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lastRenderedPageBreak/>
        <w:t>CI/CD Automation: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Configured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1562C8">
        <w:rPr>
          <w:rFonts w:asciiTheme="minorHAnsi" w:hAnsiTheme="minorHAnsi" w:cstheme="minorHAnsi"/>
          <w:sz w:val="20"/>
          <w:szCs w:val="20"/>
        </w:rPr>
        <w:t xml:space="preserve"> pipelines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GitHub Actions</w:t>
      </w:r>
      <w:r w:rsidRPr="001562C8">
        <w:rPr>
          <w:rFonts w:asciiTheme="minorHAnsi" w:hAnsiTheme="minorHAnsi" w:cstheme="minorHAnsi"/>
          <w:sz w:val="20"/>
          <w:szCs w:val="20"/>
        </w:rPr>
        <w:t xml:space="preserve"> for automated builds, unit tests, and deployments. Achieved 80% unit-test coverage using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enforced code quality standards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SonarQube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Pr="001562C8">
        <w:rPr>
          <w:rFonts w:asciiTheme="minorHAnsi" w:hAnsiTheme="minorHAnsi" w:cstheme="minorHAnsi"/>
          <w:sz w:val="20"/>
          <w:szCs w:val="20"/>
        </w:rPr>
        <w:t xml:space="preserve"> logging.</w:t>
      </w:r>
    </w:p>
    <w:p w14:paraId="7BA0A9B2" w14:textId="6776A453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Cloud Infrastructure &amp; DevOps: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Provisioned and managed AWS resources (VPC, EC2, S3, CloudFront, ELB, Elastic Beanstalk, RDS, IAM, CloudWatch) via Infrastructure-as-Code, standardizing environments and reducing setup time by 70%.</w:t>
      </w:r>
    </w:p>
    <w:p w14:paraId="6DC9A88E" w14:textId="507FF7AC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Data Persistence &amp; Optimization: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Designed and tuned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1562C8">
        <w:rPr>
          <w:rFonts w:asciiTheme="minorHAnsi" w:hAnsiTheme="minorHAnsi" w:cstheme="minorHAnsi"/>
          <w:sz w:val="20"/>
          <w:szCs w:val="20"/>
        </w:rPr>
        <w:t xml:space="preserve"> schemas, wrote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Pr="001562C8">
        <w:rPr>
          <w:rFonts w:asciiTheme="minorHAnsi" w:hAnsiTheme="minorHAnsi" w:cstheme="minorHAnsi"/>
          <w:sz w:val="20"/>
          <w:szCs w:val="20"/>
        </w:rPr>
        <w:t xml:space="preserve"> stored procedures, functions, and triggers to optimize complex queries—cutting batch-report runtime by 45%.</w:t>
      </w:r>
    </w:p>
    <w:p w14:paraId="5ACF3A2F" w14:textId="74B8C119" w:rsidR="4FCDA7C7" w:rsidRPr="001562C8" w:rsidRDefault="4FCDA7C7" w:rsidP="00843692">
      <w:pPr>
        <w:pStyle w:val="ListParagraph"/>
        <w:numPr>
          <w:ilvl w:val="0"/>
          <w:numId w:val="3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Agile Collaboration: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Actively participated in sprint planning, daily stand-ups, and retrospectives. Collaborated with QA to implement TDD practices and with DevOps to streamline release management.</w:t>
      </w:r>
    </w:p>
    <w:p w14:paraId="0E27B00A" w14:textId="31075CB1" w:rsidR="00A30A72" w:rsidRDefault="00240720" w:rsidP="00843692">
      <w:pPr>
        <w:pStyle w:val="Body"/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sz w:val="20"/>
          <w:szCs w:val="20"/>
        </w:rPr>
        <w:t xml:space="preserve"> </w:t>
      </w: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Environment:</w:t>
      </w:r>
      <w:r w:rsidR="12EC5216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="12EC5216" w:rsidRPr="001562C8">
        <w:rPr>
          <w:rFonts w:asciiTheme="minorHAnsi" w:hAnsiTheme="minorHAnsi" w:cstheme="minorHAnsi"/>
          <w:sz w:val="20"/>
          <w:szCs w:val="20"/>
        </w:rPr>
        <w:t xml:space="preserve"> Java </w:t>
      </w:r>
      <w:r w:rsidR="7BCA16CD" w:rsidRPr="001562C8">
        <w:rPr>
          <w:rFonts w:asciiTheme="minorHAnsi" w:hAnsiTheme="minorHAnsi" w:cstheme="minorHAnsi"/>
          <w:sz w:val="20"/>
          <w:szCs w:val="20"/>
        </w:rPr>
        <w:t>17/</w:t>
      </w:r>
      <w:r w:rsidR="12EC5216" w:rsidRPr="001562C8">
        <w:rPr>
          <w:rFonts w:asciiTheme="minorHAnsi" w:hAnsiTheme="minorHAnsi" w:cstheme="minorHAnsi"/>
          <w:sz w:val="20"/>
          <w:szCs w:val="20"/>
        </w:rPr>
        <w:t xml:space="preserve">11/8, Spring Boot, Spring MVC, Spring AOP, Spring JDBC, Hibernate/JPA, RESTful APIs, SOAP, JAX-RS, </w:t>
      </w:r>
      <w:proofErr w:type="spellStart"/>
      <w:r w:rsidR="12EC5216" w:rsidRPr="001562C8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="12EC5216" w:rsidRPr="001562C8">
        <w:rPr>
          <w:rFonts w:asciiTheme="minorHAnsi" w:hAnsiTheme="minorHAnsi" w:cstheme="minorHAnsi"/>
          <w:sz w:val="20"/>
          <w:szCs w:val="20"/>
        </w:rPr>
        <w:t xml:space="preserve">, React.js, Next.js, Redux, ES6+, </w:t>
      </w:r>
      <w:proofErr w:type="spellStart"/>
      <w:r w:rsidR="12EC5216" w:rsidRPr="001562C8">
        <w:rPr>
          <w:rFonts w:asciiTheme="minorHAnsi" w:hAnsiTheme="minorHAnsi" w:cstheme="minorHAnsi"/>
          <w:sz w:val="20"/>
          <w:szCs w:val="20"/>
        </w:rPr>
        <w:t>axios</w:t>
      </w:r>
      <w:proofErr w:type="spellEnd"/>
      <w:r w:rsidR="12EC5216" w:rsidRPr="001562C8">
        <w:rPr>
          <w:rFonts w:asciiTheme="minorHAnsi" w:hAnsiTheme="minorHAnsi" w:cstheme="minorHAnsi"/>
          <w:sz w:val="20"/>
          <w:szCs w:val="20"/>
        </w:rPr>
        <w:t>, Apache Kafka, JMS (ActiveMQ/RabbitMQ), Docker, Kubernetes (EKS), AWS (VPC, EC2, S3, CloudFront, ELB, RDS, Elastic Beanstalk, IAM, CloudWatch), Jenkins, GitHub Actions, Git, JUnit, SonarQube, Log4j, Oracle, MySQL, PL/SQL, Agile/Scrum.</w:t>
      </w:r>
    </w:p>
    <w:p w14:paraId="542A32D2" w14:textId="77777777" w:rsidR="00843692" w:rsidRPr="001562C8" w:rsidRDefault="00843692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38193F0A" w14:textId="4C07BBC5" w:rsidR="00A30A72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Client: DTCC, Dallas, TX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="00530C8D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Apr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2021 to July 2022</w:t>
      </w:r>
    </w:p>
    <w:p w14:paraId="1928EC5A" w14:textId="77777777" w:rsidR="00A30A72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Role: Full Stack Developer</w:t>
      </w:r>
    </w:p>
    <w:p w14:paraId="0045B0B4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5D3B6FE8" w14:textId="78B94F7B" w:rsidR="6853728D" w:rsidRPr="001562C8" w:rsidRDefault="6853728D" w:rsidP="001562C8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Project Overview:</w:t>
      </w:r>
      <w:r w:rsidR="00C85CCF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Developed core Spring Boot microservices and REST/SOAP endpoints for DTCC’s Digital Securities Management platform</w:t>
      </w:r>
      <w:r w:rsidR="0B96B0E9" w:rsidRPr="001562C8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an API-driven, ledger-based solution for private-market post-trade processing</w:t>
      </w:r>
      <w:r w:rsidR="0E75712B" w:rsidRPr="001562C8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automating cap-table updates, corporate actions, and settlement workflows. Integrated Kafka and JMS (ActiveMQ) messaging to handle 40 K+ events/minute with zero data loss, and reduced reconciliation times by 50%. Deployed on Pivotal Cloud Foundry with Docker and Jenkins, while building Angular 10 single-page UIs for trade inquiry and exception handling.</w:t>
      </w:r>
    </w:p>
    <w:p w14:paraId="54C6EDD5" w14:textId="77777777" w:rsid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</w:rPr>
      </w:pPr>
    </w:p>
    <w:p w14:paraId="25AF0F35" w14:textId="0C989634" w:rsidR="00A30A72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Responsibilities:</w:t>
      </w:r>
    </w:p>
    <w:p w14:paraId="2F6299A2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</w:rPr>
      </w:pPr>
    </w:p>
    <w:p w14:paraId="4F489AFC" w14:textId="62B969AB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Microservices Development: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Architected and developed Spring Boot services on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Pivotal Cloud Foundry</w:t>
      </w:r>
      <w:r w:rsidRPr="001562C8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MVC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AOP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Batch</w:t>
      </w:r>
      <w:r w:rsidRPr="001562C8">
        <w:rPr>
          <w:rFonts w:asciiTheme="minorHAnsi" w:hAnsiTheme="minorHAnsi" w:cstheme="minorHAnsi"/>
          <w:sz w:val="20"/>
          <w:szCs w:val="20"/>
        </w:rPr>
        <w:t xml:space="preserve"> for batch settlement jobs. Reduced end-of-day reconciliation time by 50%.</w:t>
      </w:r>
    </w:p>
    <w:p w14:paraId="6A672C00" w14:textId="0C0B8762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RESTful &amp; SOAP Web Services: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Designed and exposed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REST</w:t>
      </w:r>
      <w:r w:rsidRPr="001562C8">
        <w:rPr>
          <w:rFonts w:asciiTheme="minorHAnsi" w:hAnsiTheme="minorHAnsi" w:cstheme="minorHAnsi"/>
          <w:sz w:val="20"/>
          <w:szCs w:val="20"/>
        </w:rPr>
        <w:t xml:space="preserve"> endpoints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JAX-RS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1562C8">
        <w:rPr>
          <w:rFonts w:asciiTheme="minorHAnsi" w:hAnsiTheme="minorHAnsi" w:cstheme="minorHAnsi"/>
          <w:sz w:val="20"/>
          <w:szCs w:val="20"/>
        </w:rPr>
        <w:t xml:space="preserve"> services via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Apache CXF</w:t>
      </w:r>
      <w:r w:rsidRPr="001562C8">
        <w:rPr>
          <w:rFonts w:asciiTheme="minorHAnsi" w:hAnsiTheme="minorHAnsi" w:cstheme="minorHAnsi"/>
          <w:sz w:val="20"/>
          <w:szCs w:val="20"/>
        </w:rPr>
        <w:t>, handling 100K+ daily trade messages with 99.8% SLA adherence.</w:t>
      </w:r>
    </w:p>
    <w:p w14:paraId="316F9BD4" w14:textId="52CEB5D2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Persistence &amp; Data Access: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Hibernate/JPA</w:t>
      </w:r>
      <w:r w:rsidRPr="001562C8">
        <w:rPr>
          <w:rFonts w:asciiTheme="minorHAnsi" w:hAnsiTheme="minorHAnsi" w:cstheme="minorHAnsi"/>
          <w:sz w:val="20"/>
          <w:szCs w:val="20"/>
        </w:rPr>
        <w:t xml:space="preserve"> mappings and wrote complex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PL/SQL</w:t>
      </w:r>
      <w:r w:rsidRPr="001562C8">
        <w:rPr>
          <w:rFonts w:asciiTheme="minorHAnsi" w:hAnsiTheme="minorHAnsi" w:cstheme="minorHAnsi"/>
          <w:sz w:val="20"/>
          <w:szCs w:val="20"/>
        </w:rPr>
        <w:t xml:space="preserve"> stored procedures, triggers,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Criteria Queries</w:t>
      </w:r>
      <w:r w:rsidRPr="001562C8">
        <w:rPr>
          <w:rFonts w:asciiTheme="minorHAnsi" w:hAnsiTheme="minorHAnsi" w:cstheme="minorHAnsi"/>
          <w:sz w:val="20"/>
          <w:szCs w:val="20"/>
        </w:rPr>
        <w:t xml:space="preserve"> for real-time trade data ingestion, improving database throughput by 35%.</w:t>
      </w:r>
    </w:p>
    <w:p w14:paraId="0FC997D0" w14:textId="496D77C5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Frontend Single-Page Application: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rich UI components in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Angular 10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AngularJS</w:t>
      </w:r>
      <w:r w:rsidRPr="001562C8">
        <w:rPr>
          <w:rFonts w:asciiTheme="minorHAnsi" w:hAnsiTheme="minorHAnsi" w:cstheme="minorHAnsi"/>
          <w:sz w:val="20"/>
          <w:szCs w:val="20"/>
        </w:rPr>
        <w:t xml:space="preserve">, using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1562C8">
        <w:rPr>
          <w:rFonts w:asciiTheme="minorHAnsi" w:hAnsiTheme="minorHAnsi" w:cstheme="minorHAnsi"/>
          <w:sz w:val="20"/>
          <w:szCs w:val="20"/>
        </w:rPr>
        <w:t>. Incorporated dynamic data binding and custom directives to streamline trade inquiry and exception handling workflows.</w:t>
      </w:r>
    </w:p>
    <w:p w14:paraId="2CC25888" w14:textId="54A00D10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Event-Driven Messaging: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Integrated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JMS</w:t>
      </w:r>
      <w:r w:rsidRPr="001562C8">
        <w:rPr>
          <w:rFonts w:asciiTheme="minorHAnsi" w:hAnsiTheme="minorHAnsi" w:cstheme="minorHAnsi"/>
          <w:sz w:val="20"/>
          <w:szCs w:val="20"/>
        </w:rPr>
        <w:t xml:space="preserve"> (ActiveMQ)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1562C8">
        <w:rPr>
          <w:rFonts w:asciiTheme="minorHAnsi" w:hAnsiTheme="minorHAnsi" w:cstheme="minorHAnsi"/>
          <w:sz w:val="20"/>
          <w:szCs w:val="20"/>
        </w:rPr>
        <w:t xml:space="preserve"> for asynchronous trade event propagation, ensuring zero-loss messaging under peak loads of 40K events/minute.</w:t>
      </w:r>
    </w:p>
    <w:p w14:paraId="32BF78BB" w14:textId="07C9A82F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Containerization &amp; Delivery: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Containerized services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deployed to Cloud Foundry’s Diego Cells. Automated CI/CD pipelines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1562C8">
        <w:rPr>
          <w:rFonts w:asciiTheme="minorHAnsi" w:hAnsiTheme="minorHAnsi" w:cstheme="minorHAnsi"/>
          <w:sz w:val="20"/>
          <w:szCs w:val="20"/>
        </w:rPr>
        <w:t>, achieving daily production releases with zero rollback incidents.</w:t>
      </w:r>
    </w:p>
    <w:p w14:paraId="39C15D4D" w14:textId="51B356F5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Cloud &amp; DevOps: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Provisioned and managed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1562C8">
        <w:rPr>
          <w:rFonts w:asciiTheme="minorHAnsi" w:hAnsiTheme="minorHAnsi" w:cstheme="minorHAnsi"/>
          <w:sz w:val="20"/>
          <w:szCs w:val="20"/>
        </w:rPr>
        <w:t xml:space="preserve"> resources (Azure Functions, Storage, Data Factory, Azure DevOps) for reporting workloads. Automated infrastructure tasks with Azure CLI and ARM templates.</w:t>
      </w:r>
    </w:p>
    <w:p w14:paraId="6418A6AB" w14:textId="03B6B046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XML Processing &amp; Integration: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Employed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XSLT</w:t>
      </w:r>
      <w:r w:rsidRPr="001562C8">
        <w:rPr>
          <w:rFonts w:asciiTheme="minorHAnsi" w:hAnsiTheme="minorHAnsi" w:cstheme="minorHAnsi"/>
          <w:sz w:val="20"/>
          <w:szCs w:val="20"/>
        </w:rPr>
        <w:t xml:space="preserve">,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XPath</w:t>
      </w:r>
      <w:r w:rsidRPr="001562C8">
        <w:rPr>
          <w:rFonts w:asciiTheme="minorHAnsi" w:hAnsiTheme="minorHAnsi" w:cstheme="minorHAnsi"/>
          <w:sz w:val="20"/>
          <w:szCs w:val="20"/>
        </w:rPr>
        <w:t xml:space="preserve">, and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DOM/SAX</w:t>
      </w:r>
      <w:r w:rsidRPr="001562C8">
        <w:rPr>
          <w:rFonts w:asciiTheme="minorHAnsi" w:hAnsiTheme="minorHAnsi" w:cstheme="minorHAnsi"/>
          <w:sz w:val="20"/>
          <w:szCs w:val="20"/>
        </w:rPr>
        <w:t xml:space="preserve"> parsers to transform and validate trade data XML payloads as part of SOA integrations.</w:t>
      </w:r>
    </w:p>
    <w:p w14:paraId="1200F23E" w14:textId="090BC7FD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Quality &amp; Testing: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Enforced Test-Driven Development with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562C8">
        <w:rPr>
          <w:rFonts w:asciiTheme="minorHAnsi" w:hAnsiTheme="minorHAnsi" w:cstheme="minorHAnsi"/>
          <w:sz w:val="20"/>
          <w:szCs w:val="20"/>
        </w:rPr>
        <w:t xml:space="preserve"> and code quality checks via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SonarQube</w:t>
      </w:r>
      <w:r w:rsidRPr="001562C8">
        <w:rPr>
          <w:rFonts w:asciiTheme="minorHAnsi" w:hAnsiTheme="minorHAnsi" w:cstheme="minorHAnsi"/>
          <w:sz w:val="20"/>
          <w:szCs w:val="20"/>
        </w:rPr>
        <w:t xml:space="preserve">. Utilized </w:t>
      </w:r>
      <w:r w:rsidRPr="001562C8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Pr="001562C8">
        <w:rPr>
          <w:rFonts w:asciiTheme="minorHAnsi" w:hAnsiTheme="minorHAnsi" w:cstheme="minorHAnsi"/>
          <w:sz w:val="20"/>
          <w:szCs w:val="20"/>
        </w:rPr>
        <w:t xml:space="preserve"> for centralized logging and troubleshooting. Maintained 80%+ unit and integration test coverage.</w:t>
      </w:r>
    </w:p>
    <w:p w14:paraId="403359FC" w14:textId="0A73DFD7" w:rsidR="47ACE3A3" w:rsidRPr="001562C8" w:rsidRDefault="47ACE3A3" w:rsidP="00843692">
      <w:pPr>
        <w:pStyle w:val="ListParagraph"/>
        <w:numPr>
          <w:ilvl w:val="0"/>
          <w:numId w:val="2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Agile Collaboration: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Participated in cross-functional Scrum teams, led backlog refinement, and drove sprint demos. Coordinated with compliance and operations teams to align on regulatory requirements (e.g., Dodd-Frank reporting).</w:t>
      </w:r>
    </w:p>
    <w:p w14:paraId="3656B9AB" w14:textId="4D0A78CC" w:rsidR="00A30A72" w:rsidRDefault="00240720" w:rsidP="00843692">
      <w:pPr>
        <w:pStyle w:val="Body"/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Environment: </w:t>
      </w:r>
      <w:r w:rsidR="156EE16C" w:rsidRPr="001562C8">
        <w:rPr>
          <w:rFonts w:asciiTheme="minorHAnsi" w:hAnsiTheme="minorHAnsi" w:cstheme="minorHAnsi"/>
          <w:sz w:val="20"/>
          <w:szCs w:val="20"/>
        </w:rPr>
        <w:t>Java 8, Spring Framework (MVC, AOP, Batch, JDBC), Spring Boot, Hibernate/JPA, Pivotal Cloud Foundry, Docker, Jenkins, Git, RESTful APIs, SOAP (JAX-WS, Apache CXF), Apache Kafka, JMS (ActiveMQ), Angular 10/AngularJS, HTML5, CSS3, JavaScript, AJAX, JSON, PL/SQL, Oracle/SQL, XML (XSLT, XPath, DOM, SAX), Azure (Functions, Storage, Data Factory, DevOps), JUnit, SonarQube, Log4j, Agile/Scrum.</w:t>
      </w:r>
    </w:p>
    <w:p w14:paraId="35C7CCD9" w14:textId="77777777" w:rsidR="00843692" w:rsidRPr="001562C8" w:rsidRDefault="00843692" w:rsidP="00843692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682FD5E1" w14:textId="0B51034F" w:rsidR="00A30A72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Client: Anthem, Virginia Beach, VA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Oct 2020 to Mar 2021</w:t>
      </w:r>
    </w:p>
    <w:p w14:paraId="2FF2FCC9" w14:textId="782B1CCA" w:rsidR="6D295B21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Role: Full Stack Developer</w:t>
      </w:r>
    </w:p>
    <w:p w14:paraId="050FDB40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03280605" w14:textId="11180380" w:rsidR="005A4430" w:rsidRPr="001562C8" w:rsidRDefault="5B912E81" w:rsidP="001562C8">
      <w:pPr>
        <w:contextualSpacing/>
        <w:rPr>
          <w:rFonts w:asciiTheme="minorHAnsi" w:eastAsiaTheme="minorEastAsia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Project Overview:</w:t>
      </w:r>
      <w:r w:rsidR="00C85CCF"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Supported Anthem’s Project Cirrus hybrid-cloud migration by replat</w:t>
      </w:r>
      <w:r w:rsidR="008978FB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 xml:space="preserve">forming member-services microservices (Spring Boot, Spring Batch) and securing them with Spring Security/OAuth2 and Azure Key Vault. Developed Angular 9/AngularJS UIs for enrollment and claims portals and built Node.js proxies to bridge modern APIs with legacy SOAP services, cutting integration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lastRenderedPageBreak/>
        <w:t>overhead by 40%. Automated builds in Jenkins, containerized with Docker, and implemented HIPAA-aligned logging/monitoring to achieve zero-downtime releases.</w:t>
      </w:r>
    </w:p>
    <w:p w14:paraId="1199A2F8" w14:textId="77777777" w:rsidR="001562C8" w:rsidRDefault="001562C8" w:rsidP="001562C8">
      <w:pPr>
        <w:contextualSpacing/>
        <w:rPr>
          <w:rFonts w:asciiTheme="minorHAnsi" w:eastAsia="Palatino Linotype" w:hAnsiTheme="minorHAnsi" w:cstheme="minorHAnsi"/>
          <w:b/>
          <w:bCs/>
        </w:rPr>
      </w:pPr>
    </w:p>
    <w:p w14:paraId="1F0E0640" w14:textId="4AB80B63" w:rsidR="00A30A72" w:rsidRPr="001562C8" w:rsidRDefault="00240720" w:rsidP="001562C8">
      <w:pPr>
        <w:contextualSpacing/>
        <w:rPr>
          <w:rFonts w:asciiTheme="minorHAnsi" w:eastAsia="Palatino Linotype" w:hAnsiTheme="minorHAnsi" w:cstheme="minorHAnsi"/>
          <w:b/>
          <w:bCs/>
        </w:rPr>
      </w:pPr>
      <w:r w:rsidRPr="001562C8">
        <w:rPr>
          <w:rFonts w:asciiTheme="minorHAnsi" w:eastAsia="Palatino Linotype" w:hAnsiTheme="minorHAnsi" w:cstheme="minorHAnsi"/>
          <w:b/>
          <w:bCs/>
        </w:rPr>
        <w:t>Responsibilities:</w:t>
      </w:r>
    </w:p>
    <w:p w14:paraId="7FC987E3" w14:textId="77777777" w:rsidR="001562C8" w:rsidRPr="001562C8" w:rsidRDefault="001562C8" w:rsidP="001562C8">
      <w:pPr>
        <w:contextualSpacing/>
        <w:rPr>
          <w:rFonts w:asciiTheme="minorHAnsi" w:eastAsia="Palatino Linotype" w:hAnsiTheme="minorHAnsi" w:cstheme="minorHAnsi"/>
          <w:b/>
          <w:bCs/>
        </w:rPr>
      </w:pPr>
    </w:p>
    <w:p w14:paraId="136AA4F3" w14:textId="328C6678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Microservices &amp; Spring Boot: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and deployed Spring Boot microservices (Spring MVC, Spring AOP, Spring Batch) to handle member enrollment workflows, reducing processing errors by 35%.</w:t>
      </w:r>
    </w:p>
    <w:p w14:paraId="0E376D30" w14:textId="6F4DA090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Web Frameworks &amp; UI:</w:t>
      </w:r>
      <w:r w:rsidRPr="001562C8">
        <w:rPr>
          <w:rFonts w:asciiTheme="minorHAnsi" w:hAnsiTheme="minorHAnsi" w:cstheme="minorHAnsi"/>
          <w:sz w:val="20"/>
          <w:szCs w:val="20"/>
        </w:rPr>
        <w:t xml:space="preserve"> Built responsive, component-based UIs using Angular 9 and AngularJS, leveraging HTML5, CSS3, jQuery, Bootstrap, and AJAX to deliver a 25% faster page-load experience.</w:t>
      </w:r>
    </w:p>
    <w:p w14:paraId="01F94FB7" w14:textId="77902241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Node.js Integration: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Node.js proxy services to bridge RESTful back-end APIs and legacy SOAP endpoints, simplifying front-end data access and reducing integration overhead by 40%.</w:t>
      </w:r>
    </w:p>
    <w:p w14:paraId="63B1038F" w14:textId="71F8F5D0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Web Services &amp; SOA: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Created and consumed SOAP services (WSDL, JAX-WS, Apache CXF) and RESTful APIs (JAX-RS) for claims data exchange, ensuring 99.7% data accuracy in cross-system transactions.</w:t>
      </w:r>
    </w:p>
    <w:p w14:paraId="1B9B08ED" w14:textId="6F29D8D5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Message-Driven Architecture: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Utilized JMS (ActiveMQ) for asynchronous event handling in eligibility updates and notifications, improving system resiliency during peak enrollment periods.</w:t>
      </w:r>
    </w:p>
    <w:p w14:paraId="6BFABBD4" w14:textId="22D16672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Cloud &amp; DevOps: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Deployed containerized applications with Docker to Microsoft Azure (Functions, Storage, Service Bus), using ARM templates and Azure CLI for repeatable infrastructure provisioning.</w:t>
      </w:r>
    </w:p>
    <w:p w14:paraId="583A7A0E" w14:textId="48C2E1A5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Security &amp; Compliance: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Secured sensitive data in Azure Key Vault, applied OAuth2/Spring Security on APIs, and collaborated with compliance teams to meet HIPAA requirements.</w:t>
      </w:r>
    </w:p>
    <w:p w14:paraId="5C5FFEE6" w14:textId="56241A25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Persistence &amp; Databases: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Designed and optimized Oracle and SQL Server schemas, authored PL/SQL stored procedures, triggers, and functions to automate eligibility audits, cutting manual review time by 50%.</w:t>
      </w:r>
    </w:p>
    <w:p w14:paraId="67EB6241" w14:textId="05B5829E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Enterprise Java &amp; EJB: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EJB components (Stateless session beans, Entity beans) for core business logic, and used JavaBeans for UI backing models.</w:t>
      </w:r>
    </w:p>
    <w:p w14:paraId="6EF95442" w14:textId="6DE9F886" w:rsidR="64B00AB1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Logging &amp; Testing: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Log4j for centralized logging and troubleshooting. Achieved over 80% unit-test coverage with JUnit and enforced code quality via SonarQube in the CI pipeline.</w:t>
      </w:r>
    </w:p>
    <w:p w14:paraId="0A1B7159" w14:textId="77777777" w:rsidR="00094B17" w:rsidRPr="001562C8" w:rsidRDefault="64B00AB1" w:rsidP="001562C8">
      <w:pPr>
        <w:pStyle w:val="ListParagraph"/>
        <w:numPr>
          <w:ilvl w:val="0"/>
          <w:numId w:val="1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Agile Delivery: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Collaborated in two-week Scrum sprints, led backlog refinement, participated in daily stand-ups, and delivered zero-defect releases in six consecutive deployments.</w:t>
      </w:r>
    </w:p>
    <w:p w14:paraId="36D054F9" w14:textId="77777777" w:rsidR="001562C8" w:rsidRDefault="001562C8" w:rsidP="001562C8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049F31CB" w14:textId="6DA6E5F2" w:rsidR="00A30A72" w:rsidRPr="001562C8" w:rsidRDefault="00240720" w:rsidP="001562C8">
      <w:pPr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>Environment:</w:t>
      </w:r>
      <w:r w:rsidRPr="001562C8">
        <w:rPr>
          <w:rFonts w:asciiTheme="minorHAnsi" w:eastAsia="Palatino Linotype" w:hAnsiTheme="minorHAnsi" w:cstheme="minorHAnsi"/>
          <w:sz w:val="20"/>
          <w:szCs w:val="20"/>
        </w:rPr>
        <w:t xml:space="preserve"> </w:t>
      </w:r>
      <w:r w:rsidR="6E902FE7" w:rsidRPr="001562C8">
        <w:rPr>
          <w:rFonts w:asciiTheme="minorHAnsi" w:hAnsiTheme="minorHAnsi" w:cstheme="minorHAnsi"/>
          <w:sz w:val="20"/>
          <w:szCs w:val="20"/>
        </w:rPr>
        <w:t>Java 8, Spring Boot (MVC, AOP, Batch, JDBC), Hibernate/JPA, RESTful APIs (JAX-RS), SOAP (JAX-WS, Apache CXF), Angular 9, AngularJS, HTML5, CSS3, jQuery, Bootstrap, AJAX, JSON, Node.js, JMS (ActiveMQ), Docker, Azure (Functions, Storage, Service Bus, Key Vault), ARM templates, Azure CLI, Oracle, SQL Server, PL/SQL, EJB, JavaBeans, Log4j, JUnit, SonarQube, Agile/Scrum.</w:t>
      </w:r>
    </w:p>
    <w:p w14:paraId="767E1ED1" w14:textId="77777777" w:rsidR="00094B17" w:rsidRPr="001562C8" w:rsidRDefault="00094B17" w:rsidP="001562C8">
      <w:p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27F1A5" w14:textId="23B84462" w:rsidR="00A30A72" w:rsidRPr="001562C8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  <w:shd w:val="clear" w:color="auto" w:fill="FFFFFF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  <w:shd w:val="clear" w:color="auto" w:fill="FFFFFF"/>
        </w:rPr>
        <w:t xml:space="preserve">Client: Imprivata, Boston, </w:t>
      </w:r>
      <w:r w:rsidR="5069977D" w:rsidRPr="001562C8">
        <w:rPr>
          <w:rFonts w:asciiTheme="minorHAnsi" w:eastAsia="Palatino Linotype" w:hAnsiTheme="minorHAnsi" w:cstheme="minorHAnsi"/>
          <w:b/>
          <w:bCs/>
          <w:sz w:val="24"/>
          <w:szCs w:val="24"/>
          <w:shd w:val="clear" w:color="auto" w:fill="FFFFFF"/>
        </w:rPr>
        <w:t>MA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="68C71620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              </w:t>
      </w:r>
      <w:r w:rsidR="005A4430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            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Jan 2017 to </w:t>
      </w:r>
      <w:ins w:id="1" w:author="Anirudh Reddy Kalvala" w:date="2025-02-05T21:30:00Z">
        <w:r w:rsidRPr="001562C8">
          <w:rPr>
            <w:rFonts w:asciiTheme="minorHAnsi" w:eastAsia="Palatino Linotype" w:hAnsiTheme="minorHAnsi" w:cstheme="minorHAnsi"/>
            <w:b/>
            <w:bCs/>
            <w:sz w:val="24"/>
            <w:szCs w:val="24"/>
          </w:rPr>
          <w:t>Jul</w:t>
        </w:r>
      </w:ins>
      <w:del w:id="2" w:author="Anirudh Reddy Kalvala" w:date="2025-02-05T21:30:00Z">
        <w:r w:rsidRPr="001562C8" w:rsidDel="00240720">
          <w:rPr>
            <w:rFonts w:asciiTheme="minorHAnsi" w:eastAsia="Palatino Linotype" w:hAnsiTheme="minorHAnsi" w:cstheme="minorHAnsi"/>
            <w:b/>
            <w:bCs/>
            <w:sz w:val="24"/>
            <w:szCs w:val="24"/>
          </w:rPr>
          <w:delText>Mar</w:delText>
        </w:r>
      </w:del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 2019</w:t>
      </w:r>
    </w:p>
    <w:p w14:paraId="7413173B" w14:textId="17AD0BE9" w:rsidR="00A30A72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Role: Java Developer</w:t>
      </w:r>
    </w:p>
    <w:p w14:paraId="595F0BDD" w14:textId="5B58C104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665392F2" w14:textId="780B4CF7" w:rsidR="00426335" w:rsidRPr="001562C8" w:rsidRDefault="00426335" w:rsidP="001562C8">
      <w:pPr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Project Overview: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As part of Imprivata’s Identity Governance (IDG) initiative, I helped build a centralized platform to manage user access, entitlement workflows, and audit reporting across healthcare systems. I developed Spring MVC and JSF components for self-service access requests and approvals and implemented backend services (EJBs and JMS) to automate entitlement lifecycle and audit-log processing. This project bolstered security posture and compliance by enforcing role-based access policies and generating real-time governance reports.</w:t>
      </w:r>
    </w:p>
    <w:p w14:paraId="42D70DD3" w14:textId="77777777" w:rsid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</w:rPr>
      </w:pPr>
    </w:p>
    <w:p w14:paraId="0B01C141" w14:textId="093B4BC9" w:rsidR="00A30A72" w:rsidRDefault="00240720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Responsibilities:</w:t>
      </w:r>
    </w:p>
    <w:p w14:paraId="2EA1E0B5" w14:textId="77777777" w:rsidR="001562C8" w:rsidRPr="001562C8" w:rsidRDefault="001562C8" w:rsidP="001562C8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7426600A" w14:textId="7AA64DDD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Web Tier Development: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Spring MVC controllers and JSF (</w:t>
      </w:r>
      <w:r w:rsidR="2A53E361" w:rsidRPr="001562C8">
        <w:rPr>
          <w:rFonts w:asciiTheme="minorHAnsi" w:hAnsiTheme="minorHAnsi" w:cstheme="minorHAnsi"/>
          <w:sz w:val="20"/>
          <w:szCs w:val="20"/>
        </w:rPr>
        <w:t>Java Server</w:t>
      </w:r>
      <w:r w:rsidRPr="001562C8">
        <w:rPr>
          <w:rFonts w:asciiTheme="minorHAnsi" w:hAnsiTheme="minorHAnsi" w:cstheme="minorHAnsi"/>
          <w:sz w:val="20"/>
          <w:szCs w:val="20"/>
        </w:rPr>
        <w:t xml:space="preserve"> Faces) pages to deliver user login, role-based access, and audit-trail interfaces, establishing the MVC patterns </w:t>
      </w:r>
    </w:p>
    <w:p w14:paraId="0589AD89" w14:textId="0AB5913F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ORM &amp; Persistence: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Built the data layer with Hibernate/JPA mappings for user and entitlement entities, authored HQL and Criteria queries, and collaborated on Oracle/MySQL schema design to support high-volume authentication lookups.</w:t>
      </w:r>
    </w:p>
    <w:p w14:paraId="0D82BFD6" w14:textId="2E9BCFA9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Enterprise JavaBeans: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Stateless Session Beans for core authentication workflows and Message-Driven Beans to process audit-log events, creating a pattern reused at Anthem for eligibility and notification services.</w:t>
      </w:r>
    </w:p>
    <w:p w14:paraId="156411B1" w14:textId="1480963D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Messaging &amp; Integration: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Configured JMS (ActiveMQ) queues for asynchronous audit logging and user-notification dispatch, gaining the messaging expertise applied to Anthem’s event-driven architecture.</w:t>
      </w:r>
    </w:p>
    <w:p w14:paraId="5A4D84B5" w14:textId="6FEACC18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SOAP &amp; XML Processing: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Created and consumed SOAP web services using JAX-WS and Apache CXF, and transformed XML payloads with XSLT/XPath, building foundational SOA skills later leveraged in Anthem’s claims-exchange integrations.</w:t>
      </w:r>
    </w:p>
    <w:p w14:paraId="4BBCAEC6" w14:textId="384E8898" w:rsidR="53330B44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Testing &amp; Quality:</w:t>
      </w:r>
      <w:r w:rsidRPr="001562C8">
        <w:rPr>
          <w:rFonts w:asciiTheme="minorHAnsi" w:hAnsiTheme="minorHAnsi" w:cstheme="minorHAnsi"/>
          <w:sz w:val="20"/>
          <w:szCs w:val="20"/>
        </w:rPr>
        <w:t xml:space="preserve"> Wrote JUnit tests for service and DAO layers, used Log4j for centralized logging, and participated in peer code reviews—practices that matured into the TDD and SonarQube-driven quality gates at Anthem.</w:t>
      </w:r>
    </w:p>
    <w:p w14:paraId="7D84EB08" w14:textId="77777777" w:rsidR="00A7356D" w:rsidRPr="001562C8" w:rsidRDefault="53330B44" w:rsidP="00843692">
      <w:pPr>
        <w:pStyle w:val="ListParagraph"/>
        <w:numPr>
          <w:ilvl w:val="0"/>
          <w:numId w:val="1"/>
        </w:numPr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lastRenderedPageBreak/>
        <w:t>Build &amp; Deployment: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Contributed to Jenkins-driven builds and deployments, familiarizing myself with CI processes that evolved into containerized, Docker-based pipelines in my subsequent projects.</w:t>
      </w:r>
    </w:p>
    <w:p w14:paraId="61D20177" w14:textId="77777777" w:rsidR="001562C8" w:rsidRDefault="001562C8" w:rsidP="00843692">
      <w:pPr>
        <w:ind w:left="360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62486C05" w14:textId="42AF8018" w:rsidR="00A30A72" w:rsidRPr="001562C8" w:rsidRDefault="00240720" w:rsidP="00A57733">
      <w:pPr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Environment: </w:t>
      </w:r>
      <w:r w:rsidR="011B0DBF" w:rsidRPr="001562C8">
        <w:rPr>
          <w:rFonts w:asciiTheme="minorHAnsi" w:hAnsiTheme="minorHAnsi" w:cstheme="minorHAnsi"/>
          <w:sz w:val="20"/>
          <w:szCs w:val="20"/>
        </w:rPr>
        <w:t>Java 8, Spring MVC, JSF, Hibernate/JPA, Oracle, MySQL, JMS (ActiveMQ), EJB (Stateless &amp; Message-Driven Beans), SOAP (JAX-WS, Apache CXF), XML/XSLT/XPath, JUnit, Log4j, Jenkins, Agile/Scrum.</w:t>
      </w:r>
    </w:p>
    <w:p w14:paraId="79DFA1E1" w14:textId="77777777" w:rsidR="00A7356D" w:rsidRPr="001562C8" w:rsidRDefault="00A7356D" w:rsidP="00A57733">
      <w:pPr>
        <w:contextualSpacing/>
        <w:rPr>
          <w:rFonts w:asciiTheme="minorHAnsi" w:hAnsiTheme="minorHAnsi" w:cstheme="minorHAnsi"/>
          <w:sz w:val="22"/>
          <w:szCs w:val="22"/>
        </w:rPr>
      </w:pPr>
    </w:p>
    <w:p w14:paraId="3FF6A3F3" w14:textId="70745401" w:rsidR="00A30A72" w:rsidRPr="001562C8" w:rsidRDefault="00240720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Client: LRN, Mumbai, India</w:t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Pr="001562C8">
        <w:rPr>
          <w:rFonts w:asciiTheme="minorHAnsi" w:hAnsiTheme="minorHAnsi" w:cstheme="minorHAnsi"/>
          <w:sz w:val="24"/>
          <w:szCs w:val="24"/>
        </w:rPr>
        <w:tab/>
      </w:r>
      <w:r w:rsidR="00770E1A"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Jun</w:t>
      </w: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 xml:space="preserve"> 2014 to Dec 2016</w:t>
      </w:r>
    </w:p>
    <w:p w14:paraId="37D6CFC6" w14:textId="122F7D0B" w:rsidR="00A30A72" w:rsidRDefault="00240720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Role: Java Developer</w:t>
      </w:r>
    </w:p>
    <w:p w14:paraId="32AB99F5" w14:textId="77777777" w:rsidR="001562C8" w:rsidRPr="001562C8" w:rsidRDefault="001562C8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6326815E" w14:textId="32F6BA86" w:rsidR="00426335" w:rsidRPr="001562C8" w:rsidRDefault="00426335" w:rsidP="00A57733">
      <w:pPr>
        <w:contextualSpacing/>
        <w:rPr>
          <w:rFonts w:asciiTheme="minorHAnsi" w:eastAsiaTheme="minorEastAsia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Project Overview: </w:t>
      </w:r>
      <w:r w:rsidRPr="001562C8">
        <w:rPr>
          <w:rFonts w:asciiTheme="minorHAnsi" w:eastAsiaTheme="minorEastAsia" w:hAnsiTheme="minorHAnsi" w:cstheme="minorHAnsi"/>
          <w:sz w:val="20"/>
          <w:szCs w:val="20"/>
        </w:rPr>
        <w:t>At LRN, I helped build a web-based compliance training and policy-management platform using Spring Core and Spring MVC, applying aspect-oriented programming and security modules to enforce business rules. I developed the persistence tier with Hibernate ORM and DAO classes, integrated JMS and Spring Mail for asynchronous notifications, and implemented SOAP web-service imports/exports with XML/XSLT transformations. Deployed via Jenkins to Tomcat and WebSphere, this solution provided scalable, secure delivery of training content and comprehensive audit reporting for regulatory compliance.</w:t>
      </w:r>
    </w:p>
    <w:p w14:paraId="52E0E94F" w14:textId="77777777" w:rsidR="001562C8" w:rsidRDefault="001562C8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2FA187CC" w14:textId="2B11546F" w:rsidR="00A30A72" w:rsidRDefault="00240720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  <w:r w:rsidRPr="001562C8">
        <w:rPr>
          <w:rFonts w:asciiTheme="minorHAnsi" w:eastAsia="Palatino Linotype" w:hAnsiTheme="minorHAnsi" w:cstheme="minorHAnsi"/>
          <w:b/>
          <w:bCs/>
          <w:sz w:val="24"/>
          <w:szCs w:val="24"/>
        </w:rPr>
        <w:t>Responsibilities:</w:t>
      </w:r>
    </w:p>
    <w:p w14:paraId="1B0B847A" w14:textId="77777777" w:rsidR="001562C8" w:rsidRPr="001562C8" w:rsidRDefault="001562C8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4"/>
          <w:szCs w:val="24"/>
        </w:rPr>
      </w:pPr>
    </w:p>
    <w:p w14:paraId="51EDCB30" w14:textId="5A82E6EA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Core Java Development: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Wrote and maintained Java classes using Collections, Exception Handling, and basic Multithreading to implement simple business logic and utility functions.</w:t>
      </w:r>
    </w:p>
    <w:p w14:paraId="5A26E337" w14:textId="255E2985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Spring Basics: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Assisted in configuring Spring’s Inversion of Control container and created controllers with Spring MVC to handle form submissions and page navigation.</w:t>
      </w:r>
    </w:p>
    <w:p w14:paraId="1B80D868" w14:textId="74CA9B41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Data Persistence:</w:t>
      </w:r>
      <w:r w:rsidRPr="001562C8">
        <w:rPr>
          <w:rFonts w:asciiTheme="minorHAnsi" w:hAnsiTheme="minorHAnsi" w:cstheme="minorHAnsi"/>
          <w:sz w:val="20"/>
          <w:szCs w:val="20"/>
        </w:rPr>
        <w:t xml:space="preserve"> Developed CRUD operations using Hibernate ORM; created POJO (Plain Old Java Object) entity classes and mapped them to database tables with XML and annotations.</w:t>
      </w:r>
    </w:p>
    <w:p w14:paraId="2BCEDD3E" w14:textId="32C107A3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RESTful &amp; SOAP Services:</w:t>
      </w:r>
      <w:r w:rsidRPr="001562C8">
        <w:rPr>
          <w:rFonts w:asciiTheme="minorHAnsi" w:hAnsiTheme="minorHAnsi" w:cstheme="minorHAnsi"/>
          <w:sz w:val="20"/>
          <w:szCs w:val="20"/>
        </w:rPr>
        <w:t xml:space="preserve"> Implemented basic REST endpoints (JAX-RS) and helped generate SOAP stubs (JAX-WS) for policy-management integrations.</w:t>
      </w:r>
    </w:p>
    <w:p w14:paraId="2442541A" w14:textId="396D24FB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Front-End Support: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Used HTML5, CSS3, JavaScript, and jQuery to enhance form validation and improve page layout under senior guidance.</w:t>
      </w:r>
    </w:p>
    <w:p w14:paraId="0648BBE4" w14:textId="4799362D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Build &amp; Deployment: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Packaged applications into WAR files and deployed to Apache Tomcat; supported Jenkins builds by updating job configurations and running automated unit tests.</w:t>
      </w:r>
    </w:p>
    <w:p w14:paraId="20D7C9BF" w14:textId="58B93932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Logging &amp; Testing:</w:t>
      </w:r>
      <w:r w:rsidRPr="001562C8">
        <w:rPr>
          <w:rFonts w:asciiTheme="minorHAnsi" w:hAnsiTheme="minorHAnsi" w:cstheme="minorHAnsi"/>
          <w:sz w:val="20"/>
          <w:szCs w:val="20"/>
        </w:rPr>
        <w:t xml:space="preserve"> Added Log4j statements for debugging and wrote JUnit test cases to verify service methods and DAO (Data Access Object) operations.</w:t>
      </w:r>
    </w:p>
    <w:p w14:paraId="44FBC658" w14:textId="3A9DB588" w:rsidR="7D3851EF" w:rsidRPr="001562C8" w:rsidRDefault="7D3851EF" w:rsidP="00A57733">
      <w:pPr>
        <w:pStyle w:val="ListParagraph"/>
        <w:numPr>
          <w:ilvl w:val="0"/>
          <w:numId w:val="23"/>
        </w:numPr>
        <w:spacing w:after="0" w:line="240" w:lineRule="auto"/>
        <w:contextualSpacing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562C8">
        <w:rPr>
          <w:rFonts w:asciiTheme="minorHAnsi" w:hAnsiTheme="minorHAnsi" w:cstheme="minorHAnsi"/>
          <w:b/>
          <w:bCs/>
          <w:sz w:val="20"/>
          <w:szCs w:val="20"/>
        </w:rPr>
        <w:t>Team Collaboration:</w:t>
      </w:r>
      <w:r w:rsidRPr="001562C8">
        <w:rPr>
          <w:rFonts w:asciiTheme="minorHAnsi" w:hAnsiTheme="minorHAnsi" w:cstheme="minorHAnsi"/>
          <w:sz w:val="20"/>
          <w:szCs w:val="20"/>
        </w:rPr>
        <w:t xml:space="preserve"> Participated in Agile ceremonies—daily stand-ups, sprint planning, and retrospectives—shadowing senior developers to understand requirements and best practices.</w:t>
      </w:r>
    </w:p>
    <w:p w14:paraId="320D8F67" w14:textId="77777777" w:rsidR="0055343B" w:rsidRDefault="0055343B" w:rsidP="00A57733">
      <w:pPr>
        <w:pStyle w:val="Body"/>
        <w:spacing w:after="0" w:line="240" w:lineRule="auto"/>
        <w:contextualSpacing/>
        <w:rPr>
          <w:rFonts w:asciiTheme="minorHAnsi" w:eastAsia="Palatino Linotype" w:hAnsiTheme="minorHAnsi" w:cstheme="minorHAnsi"/>
          <w:b/>
          <w:bCs/>
          <w:sz w:val="20"/>
          <w:szCs w:val="20"/>
        </w:rPr>
      </w:pPr>
    </w:p>
    <w:p w14:paraId="231A9237" w14:textId="508C5108" w:rsidR="72316844" w:rsidRPr="001562C8" w:rsidRDefault="00240720" w:rsidP="00A57733">
      <w:pPr>
        <w:pStyle w:val="Body"/>
        <w:spacing w:after="0" w:line="240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1562C8">
        <w:rPr>
          <w:rFonts w:asciiTheme="minorHAnsi" w:eastAsia="Palatino Linotype" w:hAnsiTheme="minorHAnsi" w:cstheme="minorHAnsi"/>
          <w:b/>
          <w:bCs/>
          <w:sz w:val="20"/>
          <w:szCs w:val="20"/>
        </w:rPr>
        <w:t xml:space="preserve">Environment: </w:t>
      </w:r>
      <w:r w:rsidR="645D4578" w:rsidRPr="001562C8">
        <w:rPr>
          <w:rFonts w:asciiTheme="minorHAnsi" w:hAnsiTheme="minorHAnsi" w:cstheme="minorHAnsi"/>
          <w:sz w:val="20"/>
          <w:szCs w:val="20"/>
        </w:rPr>
        <w:t>Java 6/7, Spring MVC, Hibernate, JAX-RS (REST), JAX-WS (SOAP), HTML5, CSS3, JavaScript, jQuery, Apache Tomcat, Jenkins, Log4j, JUnit, Eclipse IDE, Agile/Scrum.</w:t>
      </w:r>
    </w:p>
    <w:sectPr w:rsidR="72316844" w:rsidRPr="001562C8">
      <w:headerReference w:type="default" r:id="rId8"/>
      <w:footerReference w:type="default" r:id="rId9"/>
      <w:pgSz w:w="12240" w:h="15840"/>
      <w:pgMar w:top="720" w:right="720" w:bottom="72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6C567" w14:textId="77777777" w:rsidR="00FA1D91" w:rsidRDefault="00FA1D91">
      <w:r>
        <w:separator/>
      </w:r>
    </w:p>
  </w:endnote>
  <w:endnote w:type="continuationSeparator" w:id="0">
    <w:p w14:paraId="0B0B74A4" w14:textId="77777777" w:rsidR="00FA1D91" w:rsidRDefault="00FA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2D8B6" w14:textId="77777777" w:rsidR="00A30A72" w:rsidRDefault="00A30A72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41E22A" w14:textId="77777777" w:rsidR="00FA1D91" w:rsidRDefault="00FA1D91">
      <w:r>
        <w:separator/>
      </w:r>
    </w:p>
  </w:footnote>
  <w:footnote w:type="continuationSeparator" w:id="0">
    <w:p w14:paraId="79700D49" w14:textId="77777777" w:rsidR="00FA1D91" w:rsidRDefault="00FA1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1652C" w14:textId="77777777" w:rsidR="00A30A72" w:rsidRDefault="00A30A72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8510B"/>
    <w:multiLevelType w:val="hybridMultilevel"/>
    <w:tmpl w:val="967C8C6C"/>
    <w:styleLink w:val="ImportedStyle8"/>
    <w:lvl w:ilvl="0" w:tplc="B4B6478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1A4340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9AA85C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EA6EB1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D2C8E1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5EA7F7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F8A4C6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D88669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E1EBDC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1901984"/>
    <w:multiLevelType w:val="hybridMultilevel"/>
    <w:tmpl w:val="77B263F4"/>
    <w:numStyleLink w:val="ImportedStyle4"/>
  </w:abstractNum>
  <w:abstractNum w:abstractNumId="2" w15:restartNumberingAfterBreak="0">
    <w:nsid w:val="0E6C7F36"/>
    <w:multiLevelType w:val="hybridMultilevel"/>
    <w:tmpl w:val="34F63F58"/>
    <w:styleLink w:val="ImportedStyle9"/>
    <w:lvl w:ilvl="0" w:tplc="9E6E7AB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E84491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21063D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8E63F9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3C2426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8264D1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CDAAE1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2FE9D8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71A358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C755E9B"/>
    <w:multiLevelType w:val="hybridMultilevel"/>
    <w:tmpl w:val="967C8C6C"/>
    <w:numStyleLink w:val="ImportedStyle8"/>
  </w:abstractNum>
  <w:abstractNum w:abstractNumId="4" w15:restartNumberingAfterBreak="0">
    <w:nsid w:val="22E56852"/>
    <w:multiLevelType w:val="hybridMultilevel"/>
    <w:tmpl w:val="C608AACC"/>
    <w:styleLink w:val="ImportedStyle5"/>
    <w:lvl w:ilvl="0" w:tplc="D8C0FDA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8D464CA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7A0EBC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B9814B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CF8A41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04AEF0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4E34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4C2416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470179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41322B0"/>
    <w:multiLevelType w:val="hybridMultilevel"/>
    <w:tmpl w:val="34F63F58"/>
    <w:numStyleLink w:val="ImportedStyle9"/>
  </w:abstractNum>
  <w:abstractNum w:abstractNumId="6" w15:restartNumberingAfterBreak="0">
    <w:nsid w:val="241578B6"/>
    <w:multiLevelType w:val="hybridMultilevel"/>
    <w:tmpl w:val="8CBA340E"/>
    <w:numStyleLink w:val="ImportedStyle3"/>
  </w:abstractNum>
  <w:abstractNum w:abstractNumId="7" w15:restartNumberingAfterBreak="0">
    <w:nsid w:val="264E25DF"/>
    <w:multiLevelType w:val="hybridMultilevel"/>
    <w:tmpl w:val="C608AACC"/>
    <w:numStyleLink w:val="ImportedStyle5"/>
  </w:abstractNum>
  <w:abstractNum w:abstractNumId="8" w15:restartNumberingAfterBreak="0">
    <w:nsid w:val="266B0730"/>
    <w:multiLevelType w:val="hybridMultilevel"/>
    <w:tmpl w:val="C0B8CD9E"/>
    <w:styleLink w:val="ImportedStyle2"/>
    <w:lvl w:ilvl="0" w:tplc="A5F6616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BE135A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918007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FB85FA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2184F2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6EC84A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34A2DD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DD4A594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8B0C48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AB109EF"/>
    <w:multiLevelType w:val="hybridMultilevel"/>
    <w:tmpl w:val="8CBA340E"/>
    <w:styleLink w:val="ImportedStyle3"/>
    <w:lvl w:ilvl="0" w:tplc="535A11F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E0698D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13827E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EC49EE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BCE363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29C298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836B87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114758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E0A9C9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EAA0CA1"/>
    <w:multiLevelType w:val="hybridMultilevel"/>
    <w:tmpl w:val="F15CF806"/>
    <w:lvl w:ilvl="0" w:tplc="BD2AA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05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AC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0F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CF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C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E2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C3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91566"/>
    <w:multiLevelType w:val="hybridMultilevel"/>
    <w:tmpl w:val="EF0AF36C"/>
    <w:numStyleLink w:val="ImportedStyle1"/>
  </w:abstractNum>
  <w:abstractNum w:abstractNumId="12" w15:restartNumberingAfterBreak="0">
    <w:nsid w:val="38419ADF"/>
    <w:multiLevelType w:val="hybridMultilevel"/>
    <w:tmpl w:val="8DB494A8"/>
    <w:lvl w:ilvl="0" w:tplc="7BDAE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2E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42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04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98D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A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AD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27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43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4196C"/>
    <w:multiLevelType w:val="hybridMultilevel"/>
    <w:tmpl w:val="EF0AF36C"/>
    <w:styleLink w:val="ImportedStyle1"/>
    <w:lvl w:ilvl="0" w:tplc="FA08BB5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7787AD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C1889E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DDE042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E2E3EA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2FA8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8CC3AE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CFAF2A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7BAF18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2417232"/>
    <w:multiLevelType w:val="hybridMultilevel"/>
    <w:tmpl w:val="C0B8CD9E"/>
    <w:numStyleLink w:val="ImportedStyle2"/>
  </w:abstractNum>
  <w:abstractNum w:abstractNumId="15" w15:restartNumberingAfterBreak="0">
    <w:nsid w:val="4387DCCA"/>
    <w:multiLevelType w:val="hybridMultilevel"/>
    <w:tmpl w:val="D5B8B658"/>
    <w:lvl w:ilvl="0" w:tplc="D06EC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AB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CD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A7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8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0E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AB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07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7A4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4338F"/>
    <w:multiLevelType w:val="hybridMultilevel"/>
    <w:tmpl w:val="77B263F4"/>
    <w:styleLink w:val="ImportedStyle4"/>
    <w:lvl w:ilvl="0" w:tplc="096CCC5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590529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A8AF7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D1ED9B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7BE92C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760CC5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94EDC60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0FA302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104F2C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5A314ED9"/>
    <w:multiLevelType w:val="hybridMultilevel"/>
    <w:tmpl w:val="3E62C80A"/>
    <w:styleLink w:val="ImportedStyle6"/>
    <w:lvl w:ilvl="0" w:tplc="A1A48D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BD4A84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14C92E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80E3AB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C6C878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69E69C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EAA553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C8CAA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DA437D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64A44169"/>
    <w:multiLevelType w:val="hybridMultilevel"/>
    <w:tmpl w:val="7B40CA66"/>
    <w:lvl w:ilvl="0" w:tplc="5EAA2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4D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546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2B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2B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0B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CC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2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E9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A1839"/>
    <w:multiLevelType w:val="hybridMultilevel"/>
    <w:tmpl w:val="D8860BEE"/>
    <w:lvl w:ilvl="0" w:tplc="1B945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49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A4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89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45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62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0C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EA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A9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061DA"/>
    <w:multiLevelType w:val="hybridMultilevel"/>
    <w:tmpl w:val="3E62C80A"/>
    <w:numStyleLink w:val="ImportedStyle6"/>
  </w:abstractNum>
  <w:abstractNum w:abstractNumId="21" w15:restartNumberingAfterBreak="0">
    <w:nsid w:val="7ABE23A3"/>
    <w:multiLevelType w:val="hybridMultilevel"/>
    <w:tmpl w:val="7D441D6A"/>
    <w:numStyleLink w:val="ImportedStyle7"/>
  </w:abstractNum>
  <w:abstractNum w:abstractNumId="22" w15:restartNumberingAfterBreak="0">
    <w:nsid w:val="7F802143"/>
    <w:multiLevelType w:val="hybridMultilevel"/>
    <w:tmpl w:val="7D441D6A"/>
    <w:styleLink w:val="ImportedStyle7"/>
    <w:lvl w:ilvl="0" w:tplc="D510867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55229A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2F024BA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628BF0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278E1B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326D7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138A01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968618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002A64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5"/>
  </w:num>
  <w:num w:numId="3">
    <w:abstractNumId w:val="18"/>
  </w:num>
  <w:num w:numId="4">
    <w:abstractNumId w:val="10"/>
  </w:num>
  <w:num w:numId="5">
    <w:abstractNumId w:val="12"/>
  </w:num>
  <w:num w:numId="6">
    <w:abstractNumId w:val="13"/>
  </w:num>
  <w:num w:numId="7">
    <w:abstractNumId w:val="11"/>
  </w:num>
  <w:num w:numId="8">
    <w:abstractNumId w:val="8"/>
  </w:num>
  <w:num w:numId="9">
    <w:abstractNumId w:val="14"/>
  </w:num>
  <w:num w:numId="10">
    <w:abstractNumId w:val="9"/>
  </w:num>
  <w:num w:numId="11">
    <w:abstractNumId w:val="6"/>
  </w:num>
  <w:num w:numId="12">
    <w:abstractNumId w:val="16"/>
  </w:num>
  <w:num w:numId="13">
    <w:abstractNumId w:val="1"/>
  </w:num>
  <w:num w:numId="14">
    <w:abstractNumId w:val="4"/>
  </w:num>
  <w:num w:numId="15">
    <w:abstractNumId w:val="7"/>
  </w:num>
  <w:num w:numId="16">
    <w:abstractNumId w:val="17"/>
  </w:num>
  <w:num w:numId="17">
    <w:abstractNumId w:val="20"/>
  </w:num>
  <w:num w:numId="18">
    <w:abstractNumId w:val="22"/>
  </w:num>
  <w:num w:numId="19">
    <w:abstractNumId w:val="21"/>
  </w:num>
  <w:num w:numId="20">
    <w:abstractNumId w:val="0"/>
  </w:num>
  <w:num w:numId="21">
    <w:abstractNumId w:val="3"/>
  </w:num>
  <w:num w:numId="22">
    <w:abstractNumId w:val="2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A72"/>
    <w:rsid w:val="00071D69"/>
    <w:rsid w:val="00087C63"/>
    <w:rsid w:val="00094B17"/>
    <w:rsid w:val="001562C8"/>
    <w:rsid w:val="001D1D9D"/>
    <w:rsid w:val="001E7870"/>
    <w:rsid w:val="00240720"/>
    <w:rsid w:val="0025215F"/>
    <w:rsid w:val="00262635"/>
    <w:rsid w:val="00271756"/>
    <w:rsid w:val="00312F93"/>
    <w:rsid w:val="003F1BCE"/>
    <w:rsid w:val="0041ADE2"/>
    <w:rsid w:val="00426335"/>
    <w:rsid w:val="00441169"/>
    <w:rsid w:val="00493668"/>
    <w:rsid w:val="004A21ED"/>
    <w:rsid w:val="004C1B7C"/>
    <w:rsid w:val="00530C8D"/>
    <w:rsid w:val="0055343B"/>
    <w:rsid w:val="005A4430"/>
    <w:rsid w:val="006554C8"/>
    <w:rsid w:val="006E5962"/>
    <w:rsid w:val="00770E1A"/>
    <w:rsid w:val="007C2CC5"/>
    <w:rsid w:val="00834FC8"/>
    <w:rsid w:val="00843692"/>
    <w:rsid w:val="00872237"/>
    <w:rsid w:val="008978FB"/>
    <w:rsid w:val="009B1671"/>
    <w:rsid w:val="00A30A72"/>
    <w:rsid w:val="00A57733"/>
    <w:rsid w:val="00A7356D"/>
    <w:rsid w:val="00AC4281"/>
    <w:rsid w:val="00B032C0"/>
    <w:rsid w:val="00B543CE"/>
    <w:rsid w:val="00B83124"/>
    <w:rsid w:val="00BC3D3B"/>
    <w:rsid w:val="00C06CAB"/>
    <w:rsid w:val="00C77AE9"/>
    <w:rsid w:val="00C85CCF"/>
    <w:rsid w:val="00D27812"/>
    <w:rsid w:val="00D733AF"/>
    <w:rsid w:val="00DA5CE6"/>
    <w:rsid w:val="00E50CDD"/>
    <w:rsid w:val="00E81496"/>
    <w:rsid w:val="00F318B2"/>
    <w:rsid w:val="00F7373D"/>
    <w:rsid w:val="00FA1D91"/>
    <w:rsid w:val="00FB6B78"/>
    <w:rsid w:val="0111473B"/>
    <w:rsid w:val="011B0DBF"/>
    <w:rsid w:val="017BB1D6"/>
    <w:rsid w:val="022290D8"/>
    <w:rsid w:val="02FC234B"/>
    <w:rsid w:val="0461E606"/>
    <w:rsid w:val="0540800D"/>
    <w:rsid w:val="0588202D"/>
    <w:rsid w:val="0875F14F"/>
    <w:rsid w:val="096B2D0D"/>
    <w:rsid w:val="0A74969C"/>
    <w:rsid w:val="0B96B0E9"/>
    <w:rsid w:val="0E75712B"/>
    <w:rsid w:val="0E799FC2"/>
    <w:rsid w:val="124AD2BA"/>
    <w:rsid w:val="1276A296"/>
    <w:rsid w:val="12EC5216"/>
    <w:rsid w:val="156EE16C"/>
    <w:rsid w:val="16C4BA16"/>
    <w:rsid w:val="16D4723C"/>
    <w:rsid w:val="174DB4AC"/>
    <w:rsid w:val="17C12AFB"/>
    <w:rsid w:val="1940F374"/>
    <w:rsid w:val="19D420D8"/>
    <w:rsid w:val="1A177BEF"/>
    <w:rsid w:val="1BAC7B6F"/>
    <w:rsid w:val="1C4AF4B7"/>
    <w:rsid w:val="1E02530E"/>
    <w:rsid w:val="1E3EE8AC"/>
    <w:rsid w:val="201E1CB1"/>
    <w:rsid w:val="204AC990"/>
    <w:rsid w:val="209695C5"/>
    <w:rsid w:val="216EF791"/>
    <w:rsid w:val="239AD779"/>
    <w:rsid w:val="260BC112"/>
    <w:rsid w:val="28315AA8"/>
    <w:rsid w:val="29CDDA67"/>
    <w:rsid w:val="2A53E361"/>
    <w:rsid w:val="2C7FE0B3"/>
    <w:rsid w:val="2DBE28DD"/>
    <w:rsid w:val="2DE4E83F"/>
    <w:rsid w:val="2E158099"/>
    <w:rsid w:val="2E2C0B25"/>
    <w:rsid w:val="2F75884E"/>
    <w:rsid w:val="31611E54"/>
    <w:rsid w:val="34E2BCCA"/>
    <w:rsid w:val="35CFAB38"/>
    <w:rsid w:val="366EF48B"/>
    <w:rsid w:val="3D59B9F9"/>
    <w:rsid w:val="3E7E7303"/>
    <w:rsid w:val="3FB6E25F"/>
    <w:rsid w:val="411B57A5"/>
    <w:rsid w:val="41335732"/>
    <w:rsid w:val="448837B7"/>
    <w:rsid w:val="46BE4D68"/>
    <w:rsid w:val="47ACE3A3"/>
    <w:rsid w:val="4A37F320"/>
    <w:rsid w:val="4B6AF543"/>
    <w:rsid w:val="4C74291E"/>
    <w:rsid w:val="4FCDA7C7"/>
    <w:rsid w:val="5069977D"/>
    <w:rsid w:val="50B30577"/>
    <w:rsid w:val="510A2D8E"/>
    <w:rsid w:val="528BB768"/>
    <w:rsid w:val="52E7432E"/>
    <w:rsid w:val="53330B44"/>
    <w:rsid w:val="554B4F5D"/>
    <w:rsid w:val="5612DFF0"/>
    <w:rsid w:val="56B1793D"/>
    <w:rsid w:val="583CA477"/>
    <w:rsid w:val="59861874"/>
    <w:rsid w:val="5B912E81"/>
    <w:rsid w:val="5E623005"/>
    <w:rsid w:val="5F42F8FC"/>
    <w:rsid w:val="636CC931"/>
    <w:rsid w:val="645D4578"/>
    <w:rsid w:val="64B00AB1"/>
    <w:rsid w:val="65C9F471"/>
    <w:rsid w:val="6853728D"/>
    <w:rsid w:val="68C71620"/>
    <w:rsid w:val="6A08C881"/>
    <w:rsid w:val="6A6A89C8"/>
    <w:rsid w:val="6CD0B297"/>
    <w:rsid w:val="6CF4DD9A"/>
    <w:rsid w:val="6D295B21"/>
    <w:rsid w:val="6E902FE7"/>
    <w:rsid w:val="6F0FEF50"/>
    <w:rsid w:val="72316844"/>
    <w:rsid w:val="72E0DA99"/>
    <w:rsid w:val="743719A7"/>
    <w:rsid w:val="7440DED7"/>
    <w:rsid w:val="7450EF70"/>
    <w:rsid w:val="74EE4BE2"/>
    <w:rsid w:val="77F46A34"/>
    <w:rsid w:val="79B40B54"/>
    <w:rsid w:val="7A0F4011"/>
    <w:rsid w:val="7B147CC1"/>
    <w:rsid w:val="7BCA16CD"/>
    <w:rsid w:val="7D3851EF"/>
    <w:rsid w:val="7DB0D79C"/>
    <w:rsid w:val="7DD30B18"/>
    <w:rsid w:val="7E6AA8B6"/>
    <w:rsid w:val="7F1A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61B7"/>
  <w15:docId w15:val="{568F1F4C-F841-4992-B37A-0ED2A945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zh-CN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bdr w:val="nil"/>
      <w:lang w:eastAsia="zh-CN"/>
    </w:rPr>
  </w:style>
  <w:style w:type="character" w:customStyle="1" w:styleId="Link">
    <w:name w:val="Link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rPr>
      <w:rFonts w:ascii="Palatino Linotype" w:eastAsia="Palatino Linotype" w:hAnsi="Palatino Linotype" w:cs="Palatino Linotype"/>
      <w:b/>
      <w:bCs/>
      <w:color w:val="0000FF"/>
      <w:sz w:val="20"/>
      <w:szCs w:val="20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6"/>
      </w:numPr>
    </w:pPr>
  </w:style>
  <w:style w:type="paragraph" w:styleId="ListParagraph">
    <w:name w:val="List Paragraph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  <w:bdr w:val="nil"/>
      <w:lang w:eastAsia="zh-CN"/>
    </w:rPr>
  </w:style>
  <w:style w:type="numbering" w:customStyle="1" w:styleId="ImportedStyle2">
    <w:name w:val="Imported Style 2"/>
    <w:pPr>
      <w:numPr>
        <w:numId w:val="8"/>
      </w:numPr>
    </w:pPr>
  </w:style>
  <w:style w:type="paragraph" w:styleId="NoSpacing">
    <w:name w:val="No Spacing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line="100" w:lineRule="atLeast"/>
    </w:pPr>
    <w:rPr>
      <w:rFonts w:ascii="Calibri" w:eastAsia="Calibri" w:hAnsi="Calibri" w:cs="Calibri"/>
      <w:color w:val="000000"/>
      <w:kern w:val="1"/>
      <w:sz w:val="22"/>
      <w:szCs w:val="22"/>
      <w:u w:color="000000"/>
      <w:bdr w:val="nil"/>
      <w:lang w:eastAsia="zh-CN"/>
    </w:rPr>
  </w:style>
  <w:style w:type="paragraph" w:styleId="NormalWeb">
    <w:name w:val="Normal (Web)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cs="Arial Unicode MS"/>
      <w:color w:val="000000"/>
      <w:sz w:val="24"/>
      <w:szCs w:val="24"/>
      <w:u w:color="000000"/>
      <w:bdr w:val="nil"/>
      <w:lang w:eastAsia="zh-CN"/>
    </w:rPr>
  </w:style>
  <w:style w:type="numbering" w:customStyle="1" w:styleId="ImportedStyle3">
    <w:name w:val="Imported Style 3"/>
    <w:pPr>
      <w:numPr>
        <w:numId w:val="10"/>
      </w:numPr>
    </w:pPr>
  </w:style>
  <w:style w:type="numbering" w:customStyle="1" w:styleId="ImportedStyle4">
    <w:name w:val="Imported Style 4"/>
    <w:pPr>
      <w:numPr>
        <w:numId w:val="12"/>
      </w:numPr>
    </w:pPr>
  </w:style>
  <w:style w:type="numbering" w:customStyle="1" w:styleId="ImportedStyle5">
    <w:name w:val="Imported Style 5"/>
    <w:pPr>
      <w:numPr>
        <w:numId w:val="14"/>
      </w:numPr>
    </w:pPr>
  </w:style>
  <w:style w:type="paragraph" w:styleId="BodyText">
    <w:name w:val="Body Text"/>
    <w:pPr>
      <w:pBdr>
        <w:top w:val="nil"/>
        <w:left w:val="nil"/>
        <w:bottom w:val="nil"/>
        <w:right w:val="nil"/>
        <w:between w:val="nil"/>
        <w:bar w:val="nil"/>
      </w:pBdr>
      <w:spacing w:after="120"/>
      <w:jc w:val="both"/>
    </w:pPr>
    <w:rPr>
      <w:rFonts w:cs="Arial Unicode MS"/>
      <w:color w:val="000000"/>
      <w:sz w:val="24"/>
      <w:szCs w:val="24"/>
      <w:u w:color="000000"/>
      <w:bdr w:val="nil"/>
      <w:lang w:eastAsia="zh-CN"/>
    </w:rPr>
  </w:style>
  <w:style w:type="numbering" w:customStyle="1" w:styleId="ImportedStyle6">
    <w:name w:val="Imported Style 6"/>
    <w:pPr>
      <w:numPr>
        <w:numId w:val="16"/>
      </w:numPr>
    </w:pPr>
  </w:style>
  <w:style w:type="numbering" w:customStyle="1" w:styleId="ImportedStyle7">
    <w:name w:val="Imported Style 7"/>
    <w:pPr>
      <w:numPr>
        <w:numId w:val="18"/>
      </w:numPr>
    </w:pPr>
  </w:style>
  <w:style w:type="numbering" w:customStyle="1" w:styleId="ImportedStyle8">
    <w:name w:val="Imported Style 8"/>
    <w:pPr>
      <w:numPr>
        <w:numId w:val="20"/>
      </w:numPr>
    </w:pPr>
  </w:style>
  <w:style w:type="numbering" w:customStyle="1" w:styleId="ImportedStyle9">
    <w:name w:val="Imported Style 9"/>
    <w:pPr>
      <w:numPr>
        <w:numId w:val="2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81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2877</Words>
  <Characters>16401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cloudconvert_6</dc:creator>
  <cp:keywords/>
  <cp:lastModifiedBy>Neoprism</cp:lastModifiedBy>
  <cp:revision>30</cp:revision>
  <dcterms:created xsi:type="dcterms:W3CDTF">2025-03-18T18:12:00Z</dcterms:created>
  <dcterms:modified xsi:type="dcterms:W3CDTF">2025-08-07T23:36:00Z</dcterms:modified>
</cp:coreProperties>
</file>