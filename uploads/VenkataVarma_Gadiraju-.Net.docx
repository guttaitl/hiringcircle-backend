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CE161" w14:textId="77777777" w:rsidR="003B2764" w:rsidRPr="0004684F" w:rsidRDefault="003B2764" w:rsidP="003E5F47">
      <w:pPr>
        <w:pStyle w:val="NoSpacing1"/>
        <w:spacing w:line="276" w:lineRule="auto"/>
        <w:ind w:left="360"/>
        <w:jc w:val="center"/>
        <w:rPr>
          <w:b/>
          <w:sz w:val="22"/>
          <w:szCs w:val="22"/>
        </w:rPr>
      </w:pPr>
      <w:r w:rsidRPr="0004684F">
        <w:rPr>
          <w:b/>
          <w:sz w:val="22"/>
          <w:szCs w:val="22"/>
        </w:rPr>
        <w:t>VENKATA SAI SANTHOSH AVINASH VARMA GADIRAJU</w:t>
      </w:r>
    </w:p>
    <w:p w14:paraId="7FCB4C2E" w14:textId="686FF1D2" w:rsidR="003B2764" w:rsidRPr="0004684F" w:rsidRDefault="003B2764" w:rsidP="003E5F47">
      <w:pPr>
        <w:pStyle w:val="NoSpacing1"/>
        <w:spacing w:line="276" w:lineRule="auto"/>
        <w:ind w:left="360"/>
        <w:jc w:val="center"/>
        <w:rPr>
          <w:b/>
          <w:sz w:val="21"/>
          <w:szCs w:val="21"/>
        </w:rPr>
      </w:pPr>
      <w:r w:rsidRPr="0004684F">
        <w:rPr>
          <w:b/>
          <w:sz w:val="21"/>
          <w:szCs w:val="21"/>
        </w:rPr>
        <w:t>Sr .Net Full Stack Developer</w:t>
      </w:r>
    </w:p>
    <w:p w14:paraId="172157EF" w14:textId="23701CB8" w:rsidR="003B2764" w:rsidRPr="0004684F" w:rsidRDefault="003B2764" w:rsidP="003E5F47">
      <w:pPr>
        <w:pStyle w:val="NoSpacing1"/>
        <w:spacing w:line="276" w:lineRule="auto"/>
        <w:ind w:left="360"/>
        <w:rPr>
          <w:u w:val="single"/>
        </w:rPr>
      </w:pPr>
      <w:r w:rsidRPr="0004684F">
        <w:rPr>
          <w:b/>
        </w:rPr>
        <w:t>E-Mail</w:t>
      </w:r>
      <w:r w:rsidRPr="0004684F">
        <w:t xml:space="preserve">: </w:t>
      </w:r>
      <w:hyperlink r:id="rId6" w:history="1">
        <w:r w:rsidRPr="0004684F">
          <w:rPr>
            <w:rStyle w:val="Hyperlink"/>
          </w:rPr>
          <w:t>venkatagadiraju3@gmail.com</w:t>
        </w:r>
      </w:hyperlink>
    </w:p>
    <w:p w14:paraId="05363731" w14:textId="6C9CC408" w:rsidR="003B2764" w:rsidRPr="0004684F" w:rsidRDefault="003B2764" w:rsidP="003E5F47">
      <w:pPr>
        <w:pStyle w:val="NoSpacing1"/>
        <w:spacing w:line="276" w:lineRule="auto"/>
        <w:ind w:left="360"/>
      </w:pPr>
      <w:r w:rsidRPr="0004684F">
        <w:rPr>
          <w:b/>
        </w:rPr>
        <w:t>Phone</w:t>
      </w:r>
      <w:r w:rsidRPr="0004684F">
        <w:t>: +1 (</w:t>
      </w:r>
      <w:r w:rsidRPr="0004684F">
        <w:rPr>
          <w:u w:val="single"/>
        </w:rPr>
        <w:t>770)-954-5572</w:t>
      </w:r>
    </w:p>
    <w:p w14:paraId="0BF00BC0" w14:textId="47F2F6DD" w:rsidR="003B2764" w:rsidRPr="0004684F" w:rsidRDefault="003B2764" w:rsidP="003E5F47">
      <w:pPr>
        <w:pStyle w:val="NoSpacing1"/>
        <w:pBdr>
          <w:bottom w:val="single" w:sz="18" w:space="1" w:color="auto"/>
        </w:pBdr>
        <w:spacing w:line="276" w:lineRule="auto"/>
        <w:ind w:left="360"/>
      </w:pPr>
      <w:r w:rsidRPr="0004684F">
        <w:rPr>
          <w:b/>
          <w:bCs/>
        </w:rPr>
        <w:t>Linkedin</w:t>
      </w:r>
      <w:r w:rsidR="004E04D3" w:rsidRPr="0004684F">
        <w:rPr>
          <w:b/>
          <w:bCs/>
        </w:rPr>
        <w:t>:</w:t>
      </w:r>
      <w:hyperlink r:id="rId7" w:history="1">
        <w:r w:rsidR="004E04D3" w:rsidRPr="0004684F">
          <w:rPr>
            <w:rStyle w:val="Hyperlink"/>
            <w:b/>
            <w:bCs/>
          </w:rPr>
          <w:t>http://www.linkedin.com/in/avinashgadiraju9596</w:t>
        </w:r>
      </w:hyperlink>
    </w:p>
    <w:p w14:paraId="12FF7A07" w14:textId="77777777" w:rsidR="003B2764" w:rsidRPr="0004684F" w:rsidRDefault="003B2764" w:rsidP="003E5F47">
      <w:pPr>
        <w:pStyle w:val="NoSpacing1"/>
        <w:spacing w:line="276" w:lineRule="auto"/>
        <w:ind w:left="360"/>
        <w:rPr>
          <w:rFonts w:eastAsia="SimSun"/>
          <w:b/>
          <w:bCs/>
          <w:u w:val="single"/>
          <w:lang w:eastAsia="zh-CN" w:bidi="hi-IN"/>
        </w:rPr>
      </w:pPr>
      <w:r w:rsidRPr="0004684F">
        <w:rPr>
          <w:rFonts w:eastAsia="SimSun"/>
          <w:b/>
          <w:bCs/>
          <w:u w:val="single"/>
          <w:lang w:eastAsia="zh-CN" w:bidi="hi-IN"/>
        </w:rPr>
        <w:t>PROFESSIONAL SUMMARY</w:t>
      </w:r>
    </w:p>
    <w:p w14:paraId="6DF917A3"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Over 10+ years of experience in the IT industry with expertise in Windows technologies using .NET (C#.NET) and web technologies, specializing in .NET Core, ASP.NET Web Forms, ASP.NET MVC (ASP.NET MVC 5), and Microsoft Azure Cloud offerings.</w:t>
      </w:r>
    </w:p>
    <w:p w14:paraId="080CB1CB"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Extensive programming experience in the .NET Framework (.NET Framework 4.8), .NET Core (.NET 6), ADO.NET, Microsoft Azure, SQL Server (SQL Server 2019), SQL Azure, and MSSQL.</w:t>
      </w:r>
    </w:p>
    <w:p w14:paraId="6A0D69AC"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Integrated Python scripts and libraries into .NET applications using Python and Python.NET, enabling seamless interoperability and leveraging the strengths of both ecosystems.</w:t>
      </w:r>
    </w:p>
    <w:p w14:paraId="1F9BDCC7"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Proficient in the full software development life cycle (SDLC) implementation, from requirements gathering to production deployment.</w:t>
      </w:r>
    </w:p>
    <w:p w14:paraId="39718A59"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Developed Internet applications utilizing Angular 11, JSON, and React, enhancing frontend interactivity and performance.</w:t>
      </w:r>
    </w:p>
    <w:p w14:paraId="53D539D2"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Skilled in front-end development using HTML5, CSS, and JavaScript frameworks like jQuery and Bootstrap, ensuring responsive design and user experience optimization.</w:t>
      </w:r>
    </w:p>
    <w:p w14:paraId="3617FDB0" w14:textId="6AE025A0"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 xml:space="preserve">Extensive experience in developing, deploying, and managing cloud-based applications on Google Cloud Platform (GCP), including </w:t>
      </w:r>
      <w:r w:rsidR="000274A7" w:rsidRPr="0004684F">
        <w:rPr>
          <w:rFonts w:eastAsia="SimSun"/>
          <w:lang w:eastAsia="zh-CN"/>
        </w:rPr>
        <w:t>Big Query</w:t>
      </w:r>
      <w:r w:rsidRPr="0004684F">
        <w:rPr>
          <w:rFonts w:eastAsia="SimSun"/>
          <w:lang w:eastAsia="zh-CN"/>
        </w:rPr>
        <w:t>, GKE, Cloud Functions, and Cloud SQL, to support enterprise-grade solutions.</w:t>
      </w:r>
    </w:p>
    <w:p w14:paraId="516C1EF4" w14:textId="19E4F9F6"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 xml:space="preserve">Utilized </w:t>
      </w:r>
      <w:r w:rsidR="000274A7" w:rsidRPr="0004684F">
        <w:rPr>
          <w:rFonts w:eastAsia="SimSun"/>
          <w:lang w:eastAsia="zh-CN"/>
        </w:rPr>
        <w:t>Big Query’s</w:t>
      </w:r>
      <w:r w:rsidRPr="0004684F">
        <w:rPr>
          <w:rFonts w:eastAsia="SimSun"/>
          <w:lang w:eastAsia="zh-CN"/>
        </w:rPr>
        <w:t xml:space="preserve"> authentication mechanisms, including service account credentials and OAuth 2.0, to secure access to </w:t>
      </w:r>
      <w:r w:rsidR="000274A7" w:rsidRPr="0004684F">
        <w:rPr>
          <w:rFonts w:eastAsia="SimSun"/>
          <w:lang w:eastAsia="zh-CN"/>
        </w:rPr>
        <w:t>Big Query</w:t>
      </w:r>
      <w:r w:rsidRPr="0004684F">
        <w:rPr>
          <w:rFonts w:eastAsia="SimSun"/>
          <w:lang w:eastAsia="zh-CN"/>
        </w:rPr>
        <w:t xml:space="preserve"> resources from .NET applications and enforce data access controls.</w:t>
      </w:r>
    </w:p>
    <w:p w14:paraId="3BEC6490"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Configured RabbitMQ instances and message queues to facilitate communication and data exchange between distributed system components, improving system reliability.</w:t>
      </w:r>
    </w:p>
    <w:p w14:paraId="76DAADB1"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Managed and configured Boomi API Gateway, ensuring smooth routing and forwarding of API requests to backend services.</w:t>
      </w:r>
    </w:p>
    <w:p w14:paraId="3E466725"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Proficient in designing and optimizing data pipelines using GCP services such as Dataflow, Pub/Sub, and BigQuery, ensuring scalable data analytics and seamless integration for real-time processing.</w:t>
      </w:r>
    </w:p>
    <w:p w14:paraId="2DEFDC6C" w14:textId="1B23DCE0" w:rsidR="003B2764" w:rsidRPr="0004684F" w:rsidRDefault="004E04D3" w:rsidP="00052E50">
      <w:pPr>
        <w:pStyle w:val="NoSpacing1"/>
        <w:numPr>
          <w:ilvl w:val="0"/>
          <w:numId w:val="17"/>
        </w:numPr>
        <w:spacing w:line="276" w:lineRule="auto"/>
        <w:jc w:val="both"/>
        <w:rPr>
          <w:rFonts w:eastAsia="SimSun"/>
          <w:lang w:eastAsia="zh-CN"/>
        </w:rPr>
      </w:pPr>
      <w:r w:rsidRPr="0004684F">
        <w:rPr>
          <w:rFonts w:eastAsia="SimSun"/>
          <w:lang w:eastAsia="zh-CN"/>
        </w:rPr>
        <w:t>I am skilled</w:t>
      </w:r>
      <w:r w:rsidR="003B2764" w:rsidRPr="0004684F">
        <w:rPr>
          <w:rFonts w:eastAsia="SimSun"/>
          <w:lang w:eastAsia="zh-CN"/>
        </w:rPr>
        <w:t xml:space="preserve"> in performance optimization techniques, including database tuning, memory management, and code profiling to enhance application speed and scalability.</w:t>
      </w:r>
    </w:p>
    <w:p w14:paraId="65E7D6E0"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Actively participated in Agile ceremonies (daily stand-ups, sprint planning, reviews, and retrospectives) to enhance collaboration, transparency, and project progress within the team.</w:t>
      </w:r>
    </w:p>
    <w:p w14:paraId="0A2B3FB2"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Developed applications using technologies like LINQ, Windows Communication Foundation (WCF), Silverlight, and Telerik controls to meet business and technical requirements.</w:t>
      </w:r>
    </w:p>
    <w:p w14:paraId="38374DDB"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Implemented reusable control libraries in .NET Core, promoting code reuse and maintaining consistency across applications.</w:t>
      </w:r>
    </w:p>
    <w:p w14:paraId="3CB29B42"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Proficient in load and performance testing for high-availability financial applications, using tools like JMeter and LoadRunner.</w:t>
      </w:r>
    </w:p>
    <w:p w14:paraId="2AFAFE82"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Implemented CI/CD pipelines for Classic ASP.NET applications using modern DevOps practices and tools, automating build and deployment processes.</w:t>
      </w:r>
    </w:p>
    <w:p w14:paraId="7A02784C" w14:textId="6CA3739F"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 xml:space="preserve">Utilized </w:t>
      </w:r>
      <w:r w:rsidR="00FF6BD9" w:rsidRPr="0004684F">
        <w:rPr>
          <w:rFonts w:eastAsia="SimSun"/>
          <w:lang w:eastAsia="zh-CN"/>
        </w:rPr>
        <w:t>Xamarin. Forms</w:t>
      </w:r>
      <w:r w:rsidRPr="0004684F">
        <w:rPr>
          <w:rFonts w:eastAsia="SimSun"/>
          <w:lang w:eastAsia="zh-CN"/>
        </w:rPr>
        <w:t xml:space="preserve"> to create shared UI components and layouts for cross-platform mobile application development.</w:t>
      </w:r>
    </w:p>
    <w:p w14:paraId="4BCDE8DB"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Designed and implemented responsive UI layouts using WPF and ASP.NET MVC, ensuring compatibility across different screen sizes and resolutions.</w:t>
      </w:r>
    </w:p>
    <w:p w14:paraId="356AED1B"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Experience in MVC3 Razor and Entity Framework development, ensuring efficient database interaction and optimized application performance.</w:t>
      </w:r>
    </w:p>
    <w:p w14:paraId="6216EC97"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Implemented AJAX Control Toolkit and AJAX-enabled websites in ASP.NET to improve the user experience by enabling asynchronous updates and faster responses.</w:t>
      </w:r>
    </w:p>
    <w:p w14:paraId="247F3725"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Experience in ASP.NET Web Forms, ASP.NET State Management, ASP.NET Caching, and securing ASP.NET web applications.</w:t>
      </w:r>
    </w:p>
    <w:p w14:paraId="3F735B8F"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Integrated Okta as the identity provider for authentication and authorization in .NET Core applications, ensuring secure access control.</w:t>
      </w:r>
    </w:p>
    <w:p w14:paraId="478C63FA"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Developed and deployed secure web applications on Azure, implementing robust security measures and compliance standards.</w:t>
      </w:r>
    </w:p>
    <w:p w14:paraId="6FE43E4A"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Expertise in integrating .NET Core and Java technologies to deliver scalable, high-performance solutions for enterprises.</w:t>
      </w:r>
    </w:p>
    <w:p w14:paraId="2236A03C"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Extensive experience with ADO.NET objects (SQL Connection, SQL Command, Data Reader, Dataset, and Data Adapter) to interact with relational databases.</w:t>
      </w:r>
    </w:p>
    <w:p w14:paraId="24ADE14F"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lastRenderedPageBreak/>
        <w:t>Ensured adherence to financial regulations and compliance standards such as GDPR, PCI-DSS, SOX, and FISMA.</w:t>
      </w:r>
    </w:p>
    <w:p w14:paraId="3DA9606D"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Expertise in commercial RDBMS such as SQL Server 2008/2005, Oracle 10g/11g, Microsoft Access, and multivalue DBMS like Universe and UniData.</w:t>
      </w:r>
    </w:p>
    <w:p w14:paraId="25E50F70"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Strong database design skills, including views, normalization, stored procedures, triggers, cursors, and functions for optimized data management.</w:t>
      </w:r>
    </w:p>
    <w:p w14:paraId="5F8E0D5C"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Experience with tools such as Visual Studio.Net (2005–2012), FxCop, and StyleCop for code quality and consistency.</w:t>
      </w:r>
    </w:p>
    <w:p w14:paraId="67A35BCF"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Provisioned and configured AWS resources like EC2 instances, S3 buckets, RDS databases, and VPCs to support financial systems and ensure scalable cloud infrastructure.</w:t>
      </w:r>
    </w:p>
    <w:p w14:paraId="010608CB"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Expertise in cloud providers, including Amazon AWS (EC2/S3/VPC/SNS/AMI), Cloud Sigma, and Windows Azure.</w:t>
      </w:r>
    </w:p>
    <w:p w14:paraId="5F8BF922" w14:textId="77777777" w:rsidR="003B2764"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Applied several design patterns such as Singleton, Factory, and Template Method to design robust, reusable, and maintainable systems.</w:t>
      </w:r>
    </w:p>
    <w:p w14:paraId="48F8D085" w14:textId="45FC664A"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Developed scalable web applications using .NET 6 for backend APIs and Angular 14 for dynamic, responsive front-end interfaces.</w:t>
      </w:r>
    </w:p>
    <w:p w14:paraId="035FA822" w14:textId="2733DAA0"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Migrated legacy applications from .NET Framework 4.7 to .NET 6, improving application performance, security, and maintainability.</w:t>
      </w:r>
    </w:p>
    <w:p w14:paraId="33E7E6AB" w14:textId="16A9C5B0"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Designed and implemented RESTful APIs using ASP.NET Core 6, leveraging Entity Framework Core and SQL Server for efficient data handling.</w:t>
      </w:r>
    </w:p>
    <w:p w14:paraId="3D3FC2D5" w14:textId="6ACB5266"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Maintained and enhanced existing enterprise applications built on .NET Framework 4.x, ensuring stability, performance tuning, and adherence to security best practices.</w:t>
      </w:r>
    </w:p>
    <w:p w14:paraId="088F459F" w14:textId="65030DEB"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Built reusable Angular components, services, and modules to enable scalable front-end development aligned with the backend APIs.</w:t>
      </w:r>
    </w:p>
    <w:p w14:paraId="5C1B361C" w14:textId="37776E78"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Integrated client-side Angular applications with server-side .NET 6 APIs using OAuth2 for secure authentication and authorization.</w:t>
      </w:r>
    </w:p>
    <w:p w14:paraId="297E8F8F" w14:textId="1440A676"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Optimized API response times by applying dependency injection, middleware pipelines, and asynchronous programming patterns in .NET 6.</w:t>
      </w:r>
    </w:p>
    <w:p w14:paraId="3E0997DF" w14:textId="45FF21B9"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Enhanced application maintainability by implementing MVC and MVVM architecture patterns in both .NET 4.x Web Applications and Angular frontends.</w:t>
      </w:r>
    </w:p>
    <w:p w14:paraId="4B5EC825" w14:textId="462CB960"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Created unit tests and integration tests using xUnit and Jasmine/Karma for .NET 6 APIs and Angular components, ensuring robust and error-free deployments.</w:t>
      </w:r>
    </w:p>
    <w:p w14:paraId="0A0E1DE2" w14:textId="56B3CF69"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Modernized UI/UX of applications originally built on ASP.NET WebForms (.NET 4.x) by redesigning front-end layers using Angular and Bootstrap frameworks.</w:t>
      </w:r>
    </w:p>
    <w:p w14:paraId="5AFCCFD0" w14:textId="1D84BF89" w:rsidR="008D4099" w:rsidRPr="008D4099" w:rsidRDefault="008D4099" w:rsidP="008D4099">
      <w:pPr>
        <w:pStyle w:val="NoSpacing1"/>
        <w:numPr>
          <w:ilvl w:val="0"/>
          <w:numId w:val="17"/>
        </w:numPr>
        <w:jc w:val="both"/>
        <w:rPr>
          <w:rFonts w:eastAsia="SimSun"/>
          <w:lang w:eastAsia="zh-CN"/>
        </w:rPr>
      </w:pPr>
      <w:r w:rsidRPr="008D4099">
        <w:rPr>
          <w:rFonts w:eastAsia="SimSun"/>
          <w:lang w:eastAsia="zh-CN"/>
        </w:rPr>
        <w:t>Worked in Agile environments, utilizing Azure DevOps and Git for version control and continuous integration/continuous deployment (CI/CD) pipelines.</w:t>
      </w:r>
    </w:p>
    <w:p w14:paraId="1AE67141" w14:textId="2FBD3AA7" w:rsidR="008D4099" w:rsidRPr="0004684F" w:rsidRDefault="008D4099" w:rsidP="008D4099">
      <w:pPr>
        <w:pStyle w:val="NoSpacing1"/>
        <w:numPr>
          <w:ilvl w:val="0"/>
          <w:numId w:val="17"/>
        </w:numPr>
        <w:spacing w:line="276" w:lineRule="auto"/>
        <w:jc w:val="both"/>
        <w:rPr>
          <w:rFonts w:eastAsia="SimSun"/>
          <w:lang w:eastAsia="zh-CN"/>
        </w:rPr>
      </w:pPr>
      <w:r w:rsidRPr="008D4099">
        <w:rPr>
          <w:rFonts w:eastAsia="SimSun"/>
          <w:lang w:eastAsia="zh-CN"/>
        </w:rPr>
        <w:t>Implemented caching, logging (using Serilog/Elasticsearch), and security best practices (JWT, CORS, XSS prevention) in .NET 6 applications.</w:t>
      </w:r>
    </w:p>
    <w:p w14:paraId="17E17FB2"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Implemented security measures (encryption, authentication, authorization) within .NET microservices on Kubernetes, ensuring compliance and data confidentiality.</w:t>
      </w:r>
    </w:p>
    <w:p w14:paraId="40EC95A6"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Designed and implemented CI/CD pipelines for .NET microservices on Kubernetes, using Azure DevOps and Jenkins to automate build, testing, and deployment processes.</w:t>
      </w:r>
    </w:p>
    <w:p w14:paraId="4F35CDCE"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Developed advanced reports, including drill-down, drill-through, and nested reports using SQL Server Reporting Services (SSRS).</w:t>
      </w:r>
    </w:p>
    <w:p w14:paraId="5E254322"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Created TypeScript reusable components and services for REST API consumption using Angular 8, addressing UI issues with front-end technologies such as HTML, CSS, Bootstrap, and AJAX.</w:t>
      </w:r>
    </w:p>
    <w:p w14:paraId="568D4D63" w14:textId="77777777" w:rsidR="003B2764" w:rsidRPr="0004684F" w:rsidRDefault="003B2764" w:rsidP="00052E50">
      <w:pPr>
        <w:pStyle w:val="NoSpacing1"/>
        <w:numPr>
          <w:ilvl w:val="0"/>
          <w:numId w:val="17"/>
        </w:numPr>
        <w:spacing w:line="276" w:lineRule="auto"/>
        <w:jc w:val="both"/>
        <w:rPr>
          <w:rFonts w:eastAsia="SimSun"/>
          <w:lang w:eastAsia="zh-CN"/>
        </w:rPr>
      </w:pPr>
      <w:r w:rsidRPr="0004684F">
        <w:rPr>
          <w:rFonts w:eastAsia="SimSun"/>
          <w:lang w:eastAsia="zh-CN"/>
        </w:rPr>
        <w:t>Experience in SQL Server Integration Services (SSIS) for extracting and transforming data, supporting complex data workflows.</w:t>
      </w:r>
    </w:p>
    <w:p w14:paraId="1A3D1411" w14:textId="12D6A0D6" w:rsidR="00E4552B" w:rsidRPr="0004684F" w:rsidRDefault="00E4552B" w:rsidP="00052E50">
      <w:pPr>
        <w:pStyle w:val="NoSpacing1"/>
        <w:numPr>
          <w:ilvl w:val="0"/>
          <w:numId w:val="17"/>
        </w:numPr>
        <w:spacing w:line="276" w:lineRule="auto"/>
        <w:jc w:val="both"/>
      </w:pPr>
      <w:r w:rsidRPr="0004684F">
        <w:rPr>
          <w:rStyle w:val="Strong"/>
          <w:rFonts w:eastAsiaTheme="majorEastAsia"/>
          <w:b w:val="0"/>
          <w:bCs w:val="0"/>
        </w:rPr>
        <w:t>Integrated Angular 14+ applications with RESTful APIs and GraphQL services</w:t>
      </w:r>
      <w:r w:rsidRPr="0004684F">
        <w:t>, ensuring seamless data exchange.</w:t>
      </w:r>
    </w:p>
    <w:p w14:paraId="5A371479" w14:textId="4EE4FD7E" w:rsidR="00E4552B" w:rsidRPr="0004684F" w:rsidRDefault="00E4552B" w:rsidP="00052E50">
      <w:pPr>
        <w:pStyle w:val="NoSpacing1"/>
        <w:numPr>
          <w:ilvl w:val="0"/>
          <w:numId w:val="17"/>
        </w:numPr>
        <w:spacing w:line="276" w:lineRule="auto"/>
        <w:jc w:val="both"/>
      </w:pPr>
      <w:r w:rsidRPr="0004684F">
        <w:rPr>
          <w:rStyle w:val="Strong"/>
          <w:rFonts w:eastAsiaTheme="majorEastAsia"/>
          <w:b w:val="0"/>
          <w:bCs w:val="0"/>
        </w:rPr>
        <w:t>Utilized Angular 13/14 features like Standalone Components and Signal-based state management</w:t>
      </w:r>
      <w:r w:rsidRPr="0004684F">
        <w:t xml:space="preserve"> for improved modularity.</w:t>
      </w:r>
    </w:p>
    <w:p w14:paraId="00124166" w14:textId="745CA437" w:rsidR="008C51E7" w:rsidRDefault="004E6414" w:rsidP="008C51E7">
      <w:pPr>
        <w:pStyle w:val="NoSpacing1"/>
        <w:numPr>
          <w:ilvl w:val="0"/>
          <w:numId w:val="17"/>
        </w:numPr>
        <w:jc w:val="both"/>
        <w:rPr>
          <w:rFonts w:eastAsiaTheme="majorEastAsia"/>
        </w:rPr>
      </w:pPr>
      <w:r w:rsidRPr="0004684F">
        <w:rPr>
          <w:rFonts w:eastAsiaTheme="majorEastAsia"/>
        </w:rPr>
        <w:t>Reduced manual intervention by implementing Captcha automation solutions while ensuring compliance with security policies.</w:t>
      </w:r>
      <w:r w:rsidR="008C51E7" w:rsidRPr="008C51E7">
        <w:t xml:space="preserve"> </w:t>
      </w:r>
      <w:r w:rsidR="008C51E7" w:rsidRPr="008C51E7">
        <w:rPr>
          <w:rFonts w:eastAsiaTheme="majorEastAsia"/>
        </w:rPr>
        <w:t>Supported ServiceNow integrations by building secure RESTful API endpoints in .NET Core and orchestrating authentication via SSO, OAuth2, and LDAP across enterprise systems.</w:t>
      </w:r>
    </w:p>
    <w:p w14:paraId="58937C5B" w14:textId="77777777" w:rsidR="00C52A4F" w:rsidRDefault="00C52A4F" w:rsidP="00C52A4F">
      <w:pPr>
        <w:pStyle w:val="NoSpacing1"/>
        <w:numPr>
          <w:ilvl w:val="0"/>
          <w:numId w:val="17"/>
        </w:numPr>
        <w:jc w:val="both"/>
        <w:rPr>
          <w:rFonts w:eastAsiaTheme="majorEastAsia"/>
        </w:rPr>
      </w:pPr>
      <w:r w:rsidRPr="00C52A4F">
        <w:rPr>
          <w:rFonts w:eastAsiaTheme="majorEastAsia"/>
        </w:rPr>
        <w:t>“Engineered secure, scalable .NET Core APIs and Angular frontends for financial and healthcare applications integrated with Azure services including Azure Storage, API Gateway, and Azure DevOps.”</w:t>
      </w:r>
    </w:p>
    <w:p w14:paraId="50E5FE2F" w14:textId="198D30BD" w:rsidR="00C52A4F" w:rsidRPr="00C52A4F" w:rsidRDefault="00C52A4F" w:rsidP="00C52A4F">
      <w:pPr>
        <w:pStyle w:val="NoSpacing1"/>
        <w:numPr>
          <w:ilvl w:val="0"/>
          <w:numId w:val="17"/>
        </w:numPr>
        <w:jc w:val="both"/>
        <w:rPr>
          <w:rFonts w:eastAsiaTheme="majorEastAsia"/>
        </w:rPr>
      </w:pPr>
      <w:r w:rsidRPr="00C52A4F">
        <w:rPr>
          <w:rFonts w:eastAsiaTheme="majorEastAsia"/>
        </w:rPr>
        <w:t>“Explored integration of real-time analytics with Azure Event Grid and Stream Analytics for data-driven alerts and IoT-based telemetry.”</w:t>
      </w:r>
    </w:p>
    <w:p w14:paraId="78705361" w14:textId="22553C73" w:rsidR="00C52A4F" w:rsidRPr="008C51E7" w:rsidRDefault="00C52A4F" w:rsidP="00C52A4F">
      <w:pPr>
        <w:pStyle w:val="NoSpacing1"/>
        <w:numPr>
          <w:ilvl w:val="0"/>
          <w:numId w:val="17"/>
        </w:numPr>
        <w:jc w:val="both"/>
        <w:rPr>
          <w:rFonts w:eastAsiaTheme="majorEastAsia"/>
        </w:rPr>
      </w:pPr>
      <w:r w:rsidRPr="00C52A4F">
        <w:rPr>
          <w:rFonts w:eastAsiaTheme="majorEastAsia"/>
        </w:rPr>
        <w:t>“Mentored junior developers and led code reviews, fostering adherence to clean code principles and DevOps best practices.”</w:t>
      </w:r>
    </w:p>
    <w:p w14:paraId="0D61756D" w14:textId="20C2B487" w:rsidR="008C51E7" w:rsidRDefault="008C51E7" w:rsidP="008C51E7">
      <w:pPr>
        <w:pStyle w:val="NoSpacing1"/>
        <w:spacing w:line="276" w:lineRule="auto"/>
        <w:jc w:val="both"/>
        <w:rPr>
          <w:rFonts w:eastAsiaTheme="majorEastAsia"/>
        </w:rPr>
      </w:pPr>
      <w:r>
        <w:rPr>
          <w:rFonts w:eastAsiaTheme="majorEastAsia"/>
        </w:rPr>
        <w:t xml:space="preserve">        </w:t>
      </w:r>
    </w:p>
    <w:p w14:paraId="54D020A7" w14:textId="0A033837" w:rsidR="00E4552B" w:rsidRPr="005B0AEF" w:rsidRDefault="0004684F" w:rsidP="005B0AEF">
      <w:pPr>
        <w:pStyle w:val="NoSpacing1"/>
        <w:spacing w:line="276" w:lineRule="auto"/>
        <w:ind w:left="360"/>
        <w:jc w:val="both"/>
        <w:rPr>
          <w:rFonts w:eastAsiaTheme="majorEastAsia"/>
        </w:rPr>
      </w:pPr>
      <w:r w:rsidRPr="005B0AEF">
        <w:rPr>
          <w:rFonts w:eastAsia="SimSun"/>
          <w:b/>
          <w:bCs/>
          <w:u w:val="single"/>
          <w:lang w:eastAsia="zh-CN"/>
        </w:rPr>
        <w:t>EDUCATION:</w:t>
      </w:r>
    </w:p>
    <w:p w14:paraId="40327CEA" w14:textId="138AFF9C" w:rsidR="003B2764" w:rsidRPr="0004684F" w:rsidRDefault="008D4099" w:rsidP="003E5F47">
      <w:pPr>
        <w:pStyle w:val="NoSpacing1"/>
        <w:spacing w:line="276" w:lineRule="auto"/>
        <w:ind w:left="360"/>
        <w:jc w:val="both"/>
      </w:pPr>
      <w:proofErr w:type="gramStart"/>
      <w:r w:rsidRPr="0004684F">
        <w:t>Masters</w:t>
      </w:r>
      <w:r w:rsidR="00423E13" w:rsidRPr="0004684F">
        <w:t xml:space="preserve"> in computer science</w:t>
      </w:r>
      <w:proofErr w:type="gramEnd"/>
      <w:r w:rsidR="003B2764" w:rsidRPr="0004684F">
        <w:t xml:space="preserve"> from</w:t>
      </w:r>
      <w:r w:rsidR="00146373" w:rsidRPr="0004684F">
        <w:t xml:space="preserve"> Auburn University at Montgomery</w:t>
      </w:r>
      <w:r w:rsidR="003B2764" w:rsidRPr="0004684F">
        <w:t xml:space="preserve"> </w:t>
      </w:r>
      <w:r w:rsidR="00CD0B7C" w:rsidRPr="0004684F">
        <w:t>Dec</w:t>
      </w:r>
      <w:r w:rsidR="003B2764" w:rsidRPr="0004684F">
        <w:t xml:space="preserve"> 201</w:t>
      </w:r>
      <w:r w:rsidR="00CD0B7C" w:rsidRPr="0004684F">
        <w:t>3</w:t>
      </w:r>
    </w:p>
    <w:p w14:paraId="757BD359" w14:textId="77777777" w:rsidR="005B0AEF" w:rsidRDefault="00FF6BD9" w:rsidP="005B0AEF">
      <w:pPr>
        <w:pStyle w:val="NoSpacing1"/>
        <w:spacing w:line="276" w:lineRule="auto"/>
        <w:ind w:left="360"/>
        <w:jc w:val="both"/>
        <w:rPr>
          <w:rFonts w:eastAsia="SimSun"/>
          <w:lang w:eastAsia="zh-CN" w:bidi="hi-IN"/>
        </w:rPr>
      </w:pPr>
      <w:r w:rsidRPr="0004684F">
        <w:t xml:space="preserve">Bachelors in Electronics and Communication engineering from Amrita Viswa Vidyapeetham 2008 </w:t>
      </w:r>
      <w:r w:rsidR="00072230" w:rsidRPr="0004684F">
        <w:t xml:space="preserve">August </w:t>
      </w:r>
      <w:r w:rsidRPr="0004684F">
        <w:t xml:space="preserve">to 2012 </w:t>
      </w:r>
      <w:r w:rsidR="00072230" w:rsidRPr="0004684F">
        <w:t>April</w:t>
      </w:r>
      <w:r w:rsidR="0004684F" w:rsidRPr="0004684F">
        <w:rPr>
          <w:rFonts w:eastAsia="SimSun"/>
          <w:lang w:eastAsia="zh-CN" w:bidi="hi-IN"/>
        </w:rPr>
        <w:t xml:space="preserve">  </w:t>
      </w:r>
    </w:p>
    <w:p w14:paraId="32C213B0" w14:textId="77777777" w:rsidR="005B0AEF" w:rsidRDefault="005B0AEF" w:rsidP="005B0AEF">
      <w:pPr>
        <w:pStyle w:val="NoSpacing1"/>
        <w:spacing w:line="276" w:lineRule="auto"/>
        <w:ind w:left="360"/>
        <w:jc w:val="both"/>
        <w:rPr>
          <w:rFonts w:eastAsia="SimSun"/>
          <w:b/>
          <w:bCs/>
          <w:u w:val="single"/>
          <w:lang w:eastAsia="zh-CN" w:bidi="hi-IN"/>
        </w:rPr>
      </w:pPr>
    </w:p>
    <w:p w14:paraId="235DA04C" w14:textId="77777777" w:rsidR="008C51E7" w:rsidRDefault="008C51E7" w:rsidP="005B0AEF">
      <w:pPr>
        <w:pStyle w:val="NoSpacing1"/>
        <w:spacing w:line="276" w:lineRule="auto"/>
        <w:ind w:left="360"/>
        <w:jc w:val="both"/>
        <w:rPr>
          <w:rFonts w:eastAsia="SimSun"/>
          <w:b/>
          <w:bCs/>
          <w:u w:val="single"/>
          <w:lang w:eastAsia="zh-CN" w:bidi="hi-IN"/>
        </w:rPr>
      </w:pPr>
    </w:p>
    <w:p w14:paraId="49DD18AA" w14:textId="77777777" w:rsidR="008C51E7" w:rsidRDefault="008C51E7" w:rsidP="005B0AEF">
      <w:pPr>
        <w:pStyle w:val="NoSpacing1"/>
        <w:spacing w:line="276" w:lineRule="auto"/>
        <w:ind w:left="360"/>
        <w:jc w:val="both"/>
        <w:rPr>
          <w:rFonts w:eastAsia="SimSun"/>
          <w:b/>
          <w:bCs/>
          <w:u w:val="single"/>
          <w:lang w:eastAsia="zh-CN" w:bidi="hi-IN"/>
        </w:rPr>
      </w:pPr>
    </w:p>
    <w:p w14:paraId="49A07F08" w14:textId="77777777" w:rsidR="008C51E7" w:rsidRDefault="008C51E7" w:rsidP="005B0AEF">
      <w:pPr>
        <w:pStyle w:val="NoSpacing1"/>
        <w:spacing w:line="276" w:lineRule="auto"/>
        <w:ind w:left="360"/>
        <w:jc w:val="both"/>
        <w:rPr>
          <w:rFonts w:eastAsia="SimSun"/>
          <w:b/>
          <w:bCs/>
          <w:u w:val="single"/>
          <w:lang w:eastAsia="zh-CN" w:bidi="hi-IN"/>
        </w:rPr>
      </w:pPr>
    </w:p>
    <w:p w14:paraId="10B61C60" w14:textId="77777777" w:rsidR="008C51E7" w:rsidRDefault="008C51E7" w:rsidP="005B0AEF">
      <w:pPr>
        <w:pStyle w:val="NoSpacing1"/>
        <w:spacing w:line="276" w:lineRule="auto"/>
        <w:ind w:left="360"/>
        <w:jc w:val="both"/>
        <w:rPr>
          <w:rFonts w:eastAsia="SimSun"/>
          <w:b/>
          <w:bCs/>
          <w:u w:val="single"/>
          <w:lang w:eastAsia="zh-CN" w:bidi="hi-IN"/>
        </w:rPr>
      </w:pPr>
    </w:p>
    <w:p w14:paraId="6FEB7C35" w14:textId="77777777" w:rsidR="008C51E7" w:rsidRDefault="008C51E7" w:rsidP="005B0AEF">
      <w:pPr>
        <w:pStyle w:val="NoSpacing1"/>
        <w:spacing w:line="276" w:lineRule="auto"/>
        <w:ind w:left="360"/>
        <w:jc w:val="both"/>
        <w:rPr>
          <w:rFonts w:eastAsia="SimSun"/>
          <w:b/>
          <w:bCs/>
          <w:u w:val="single"/>
          <w:lang w:eastAsia="zh-CN" w:bidi="hi-IN"/>
        </w:rPr>
      </w:pPr>
    </w:p>
    <w:p w14:paraId="4B4F4A7E" w14:textId="77777777" w:rsidR="008C51E7" w:rsidRDefault="008C51E7" w:rsidP="005B0AEF">
      <w:pPr>
        <w:pStyle w:val="NoSpacing1"/>
        <w:spacing w:line="276" w:lineRule="auto"/>
        <w:ind w:left="360"/>
        <w:jc w:val="both"/>
        <w:rPr>
          <w:rFonts w:eastAsia="SimSun"/>
          <w:b/>
          <w:bCs/>
          <w:u w:val="single"/>
          <w:lang w:eastAsia="zh-CN" w:bidi="hi-IN"/>
        </w:rPr>
      </w:pPr>
    </w:p>
    <w:p w14:paraId="6BEEE35D" w14:textId="3808F943" w:rsidR="003B2764" w:rsidRPr="005B0AEF" w:rsidRDefault="003B2764" w:rsidP="005B0AEF">
      <w:pPr>
        <w:pStyle w:val="NoSpacing1"/>
        <w:spacing w:line="276" w:lineRule="auto"/>
        <w:ind w:left="360"/>
        <w:jc w:val="both"/>
      </w:pPr>
      <w:r w:rsidRPr="0004684F">
        <w:rPr>
          <w:rFonts w:eastAsia="SimSun"/>
          <w:b/>
          <w:bCs/>
          <w:u w:val="single"/>
          <w:lang w:eastAsia="zh-CN" w:bidi="hi-IN"/>
        </w:rPr>
        <w:t>TECHNICAL SKILLS</w:t>
      </w:r>
      <w:r w:rsidR="0004684F">
        <w:rPr>
          <w:rFonts w:eastAsia="SimSun"/>
          <w:b/>
          <w:bCs/>
          <w:u w:val="single"/>
          <w:lang w:eastAsia="zh-CN" w:bidi="hi-IN"/>
        </w:rPr>
        <w:t>:</w:t>
      </w:r>
    </w:p>
    <w:tbl>
      <w:tblPr>
        <w:tblW w:w="10350" w:type="dxa"/>
        <w:tblInd w:w="175" w:type="dxa"/>
        <w:tblLayout w:type="fixed"/>
        <w:tblLook w:val="04A0" w:firstRow="1" w:lastRow="0" w:firstColumn="1" w:lastColumn="0" w:noHBand="0" w:noVBand="1"/>
      </w:tblPr>
      <w:tblGrid>
        <w:gridCol w:w="3010"/>
        <w:gridCol w:w="7340"/>
      </w:tblGrid>
      <w:tr w:rsidR="003B2764" w:rsidRPr="0004684F" w14:paraId="6A10E0DC" w14:textId="77777777" w:rsidTr="00D7208F">
        <w:trPr>
          <w:trHeight w:val="130"/>
        </w:trPr>
        <w:tc>
          <w:tcPr>
            <w:tcW w:w="3010" w:type="dxa"/>
            <w:tcBorders>
              <w:top w:val="single" w:sz="4" w:space="0" w:color="000000"/>
              <w:left w:val="single" w:sz="4" w:space="0" w:color="000000"/>
              <w:bottom w:val="single" w:sz="4" w:space="0" w:color="000000"/>
            </w:tcBorders>
            <w:shd w:val="clear" w:color="auto" w:fill="auto"/>
            <w:vAlign w:val="center"/>
          </w:tcPr>
          <w:p w14:paraId="46955621" w14:textId="77777777" w:rsidR="003B2764" w:rsidRPr="0004684F" w:rsidRDefault="003B2764" w:rsidP="003E5F47">
            <w:pPr>
              <w:pStyle w:val="NoSpacing1"/>
              <w:ind w:left="360"/>
            </w:pPr>
            <w:r w:rsidRPr="0004684F">
              <w:t>Programming Languages</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606D4" w14:textId="47564AFA" w:rsidR="003B2764" w:rsidRPr="0004684F" w:rsidRDefault="003B2764" w:rsidP="003E5F47">
            <w:pPr>
              <w:pStyle w:val="NoSpacing1"/>
              <w:spacing w:line="276" w:lineRule="auto"/>
              <w:ind w:left="360"/>
            </w:pPr>
            <w:r w:rsidRPr="0004684F">
              <w:rPr>
                <w:bCs/>
              </w:rPr>
              <w:t>C#.NET, VB.NET, C, C++, Java,</w:t>
            </w:r>
            <w:r w:rsidRPr="0004684F">
              <w:t xml:space="preserve"> PL/SQL, Type Script.</w:t>
            </w:r>
          </w:p>
        </w:tc>
      </w:tr>
      <w:tr w:rsidR="003B2764" w:rsidRPr="0004684F" w14:paraId="15A4FA05" w14:textId="77777777" w:rsidTr="00D7208F">
        <w:trPr>
          <w:trHeight w:val="130"/>
        </w:trPr>
        <w:tc>
          <w:tcPr>
            <w:tcW w:w="3010" w:type="dxa"/>
            <w:tcBorders>
              <w:top w:val="single" w:sz="4" w:space="0" w:color="000000"/>
              <w:left w:val="single" w:sz="4" w:space="0" w:color="000000"/>
              <w:bottom w:val="single" w:sz="4" w:space="0" w:color="000000"/>
            </w:tcBorders>
            <w:shd w:val="clear" w:color="auto" w:fill="auto"/>
            <w:vAlign w:val="center"/>
          </w:tcPr>
          <w:p w14:paraId="248F3CB4" w14:textId="77777777" w:rsidR="003B2764" w:rsidRPr="0004684F" w:rsidRDefault="003B2764" w:rsidP="003E5F47">
            <w:pPr>
              <w:pStyle w:val="NoSpacing1"/>
              <w:ind w:left="360"/>
            </w:pPr>
            <w:r w:rsidRPr="0004684F">
              <w:t>NET platform</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884A2" w14:textId="77777777" w:rsidR="003B2764" w:rsidRPr="0004684F" w:rsidRDefault="003B2764" w:rsidP="003E5F47">
            <w:pPr>
              <w:pStyle w:val="NoSpacing1"/>
              <w:spacing w:line="276" w:lineRule="auto"/>
              <w:ind w:left="360"/>
            </w:pPr>
            <w:r w:rsidRPr="0004684F">
              <w:t xml:space="preserve">.Net Core, C#.NET, ASP.NET Web Forms, ASP.NET MVC, ADO.NET, WCF, Web API, Microservices, WPF, NHibernate, LINQ.   </w:t>
            </w:r>
          </w:p>
        </w:tc>
      </w:tr>
      <w:tr w:rsidR="003B2764" w:rsidRPr="0004684F" w14:paraId="7E5462F2" w14:textId="77777777" w:rsidTr="00D7208F">
        <w:trPr>
          <w:trHeight w:val="166"/>
        </w:trPr>
        <w:tc>
          <w:tcPr>
            <w:tcW w:w="3010" w:type="dxa"/>
            <w:tcBorders>
              <w:top w:val="single" w:sz="4" w:space="0" w:color="000000"/>
              <w:left w:val="single" w:sz="4" w:space="0" w:color="000000"/>
              <w:bottom w:val="single" w:sz="4" w:space="0" w:color="000000"/>
            </w:tcBorders>
            <w:shd w:val="clear" w:color="auto" w:fill="auto"/>
            <w:vAlign w:val="center"/>
          </w:tcPr>
          <w:p w14:paraId="75184A02" w14:textId="77777777" w:rsidR="003B2764" w:rsidRPr="0004684F" w:rsidRDefault="003B2764" w:rsidP="003E5F47">
            <w:pPr>
              <w:pStyle w:val="NoSpacing1"/>
              <w:ind w:left="360"/>
            </w:pPr>
            <w:r w:rsidRPr="0004684F">
              <w:t>Web Technologies</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DC37C5" w14:textId="0C41047F" w:rsidR="003B2764" w:rsidRPr="0004684F" w:rsidRDefault="003B2764" w:rsidP="003E5F47">
            <w:pPr>
              <w:pStyle w:val="NoSpacing1"/>
              <w:spacing w:line="276" w:lineRule="auto"/>
              <w:ind w:left="360"/>
            </w:pPr>
            <w:r w:rsidRPr="0004684F">
              <w:rPr>
                <w:bCs/>
              </w:rPr>
              <w:t>JavaScript, HTML, XML, XSL, jQuery, DHTML, CSS3, and XSL, XHTML, Microsoft AJAX, Html5, Angular 2/7/8/15/16</w:t>
            </w:r>
            <w:r w:rsidR="00FD5C7B" w:rsidRPr="0004684F">
              <w:rPr>
                <w:bCs/>
              </w:rPr>
              <w:t>/18</w:t>
            </w:r>
            <w:r w:rsidRPr="0004684F">
              <w:rPr>
                <w:bCs/>
              </w:rPr>
              <w:t>, React.js</w:t>
            </w:r>
          </w:p>
        </w:tc>
      </w:tr>
      <w:tr w:rsidR="003B2764" w:rsidRPr="0004684F" w14:paraId="1027F6C0" w14:textId="77777777" w:rsidTr="00D7208F">
        <w:trPr>
          <w:trHeight w:val="163"/>
        </w:trPr>
        <w:tc>
          <w:tcPr>
            <w:tcW w:w="3010" w:type="dxa"/>
            <w:tcBorders>
              <w:top w:val="single" w:sz="4" w:space="0" w:color="000000"/>
              <w:left w:val="single" w:sz="4" w:space="0" w:color="000000"/>
              <w:bottom w:val="single" w:sz="4" w:space="0" w:color="000000"/>
            </w:tcBorders>
            <w:shd w:val="clear" w:color="auto" w:fill="auto"/>
            <w:vAlign w:val="center"/>
          </w:tcPr>
          <w:p w14:paraId="0664CAB7" w14:textId="77777777" w:rsidR="003B2764" w:rsidRPr="0004684F" w:rsidRDefault="003B2764" w:rsidP="003E5F47">
            <w:pPr>
              <w:pStyle w:val="NoSpacing1"/>
              <w:ind w:left="360"/>
            </w:pPr>
            <w:r w:rsidRPr="0004684F">
              <w:t>Business &amp; Portal Technologies</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17810" w14:textId="77777777" w:rsidR="003B2764" w:rsidRPr="0004684F" w:rsidRDefault="003B2764" w:rsidP="003E5F47">
            <w:pPr>
              <w:pStyle w:val="NoSpacing1"/>
              <w:spacing w:line="276" w:lineRule="auto"/>
              <w:ind w:left="360"/>
            </w:pPr>
            <w:r w:rsidRPr="0004684F">
              <w:rPr>
                <w:bCs/>
              </w:rPr>
              <w:t>WSS 3.0, SharePoint Server 2007, MS Office 2007.</w:t>
            </w:r>
          </w:p>
        </w:tc>
      </w:tr>
      <w:tr w:rsidR="003B2764" w:rsidRPr="0004684F" w14:paraId="32C9EE03" w14:textId="77777777" w:rsidTr="00D7208F">
        <w:trPr>
          <w:trHeight w:val="156"/>
        </w:trPr>
        <w:tc>
          <w:tcPr>
            <w:tcW w:w="3010" w:type="dxa"/>
            <w:tcBorders>
              <w:top w:val="single" w:sz="4" w:space="0" w:color="000000"/>
              <w:left w:val="single" w:sz="4" w:space="0" w:color="000000"/>
              <w:bottom w:val="single" w:sz="4" w:space="0" w:color="000000"/>
            </w:tcBorders>
            <w:shd w:val="clear" w:color="auto" w:fill="auto"/>
            <w:vAlign w:val="center"/>
          </w:tcPr>
          <w:p w14:paraId="6831DDAB" w14:textId="77777777" w:rsidR="003B2764" w:rsidRPr="0004684F" w:rsidRDefault="003B2764" w:rsidP="003E5F47">
            <w:pPr>
              <w:pStyle w:val="NoSpacing1"/>
              <w:ind w:left="360"/>
            </w:pPr>
            <w:r w:rsidRPr="0004684F">
              <w:t>Databases (RDBMS)</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11D29E" w14:textId="77777777" w:rsidR="003B2764" w:rsidRPr="0004684F" w:rsidRDefault="003B2764" w:rsidP="003E5F47">
            <w:pPr>
              <w:pStyle w:val="NoSpacing1"/>
              <w:spacing w:line="276" w:lineRule="auto"/>
              <w:ind w:left="360"/>
            </w:pPr>
            <w:r w:rsidRPr="0004684F">
              <w:rPr>
                <w:bCs/>
              </w:rPr>
              <w:t>MS-SQL Server 7.0/2000/2005/2008, Oracle 10g, MS Access, MySQL, MongoDB, MSSQL, SSRS, SSIS, MongoDB, DynamoDB, Redis</w:t>
            </w:r>
          </w:p>
        </w:tc>
      </w:tr>
      <w:tr w:rsidR="003B2764" w:rsidRPr="0004684F" w14:paraId="435547A7" w14:textId="77777777" w:rsidTr="00D7208F">
        <w:trPr>
          <w:trHeight w:val="126"/>
        </w:trPr>
        <w:tc>
          <w:tcPr>
            <w:tcW w:w="3010" w:type="dxa"/>
            <w:tcBorders>
              <w:top w:val="single" w:sz="4" w:space="0" w:color="000000"/>
              <w:left w:val="single" w:sz="4" w:space="0" w:color="000000"/>
              <w:bottom w:val="single" w:sz="4" w:space="0" w:color="000000"/>
            </w:tcBorders>
            <w:shd w:val="clear" w:color="auto" w:fill="auto"/>
            <w:vAlign w:val="center"/>
          </w:tcPr>
          <w:p w14:paraId="07BCB12D" w14:textId="77777777" w:rsidR="003B2764" w:rsidRPr="0004684F" w:rsidRDefault="003B2764" w:rsidP="003E5F47">
            <w:pPr>
              <w:pStyle w:val="NoSpacing1"/>
              <w:ind w:left="360"/>
            </w:pPr>
            <w:r w:rsidRPr="0004684F">
              <w:t>Middle Ware</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E5B4C8" w14:textId="77777777" w:rsidR="003B2764" w:rsidRPr="0004684F" w:rsidRDefault="003B2764" w:rsidP="003E5F47">
            <w:pPr>
              <w:pStyle w:val="NoSpacing1"/>
              <w:spacing w:line="276" w:lineRule="auto"/>
              <w:ind w:left="360"/>
            </w:pPr>
            <w:r w:rsidRPr="0004684F">
              <w:rPr>
                <w:bCs/>
              </w:rPr>
              <w:t>COM, DCOM, ActiveX, Remoting.</w:t>
            </w:r>
          </w:p>
        </w:tc>
      </w:tr>
      <w:tr w:rsidR="003B2764" w:rsidRPr="0004684F" w14:paraId="0B5B4285" w14:textId="77777777" w:rsidTr="00D7208F">
        <w:trPr>
          <w:trHeight w:val="81"/>
        </w:trPr>
        <w:tc>
          <w:tcPr>
            <w:tcW w:w="3010" w:type="dxa"/>
            <w:tcBorders>
              <w:top w:val="single" w:sz="4" w:space="0" w:color="000000"/>
              <w:left w:val="single" w:sz="4" w:space="0" w:color="000000"/>
              <w:bottom w:val="single" w:sz="4" w:space="0" w:color="000000"/>
            </w:tcBorders>
            <w:shd w:val="clear" w:color="auto" w:fill="auto"/>
            <w:vAlign w:val="center"/>
          </w:tcPr>
          <w:p w14:paraId="39AABA32" w14:textId="77777777" w:rsidR="003B2764" w:rsidRPr="0004684F" w:rsidRDefault="003B2764" w:rsidP="003E5F47">
            <w:pPr>
              <w:pStyle w:val="NoSpacing1"/>
              <w:ind w:left="360"/>
            </w:pPr>
            <w:r w:rsidRPr="0004684F">
              <w:t>IDE</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B5D28C" w14:textId="77777777" w:rsidR="003B2764" w:rsidRPr="0004684F" w:rsidRDefault="003B2764" w:rsidP="003E5F47">
            <w:pPr>
              <w:pStyle w:val="NoSpacing1"/>
              <w:spacing w:line="276" w:lineRule="auto"/>
              <w:ind w:left="360"/>
            </w:pPr>
            <w:r w:rsidRPr="0004684F">
              <w:rPr>
                <w:bCs/>
              </w:rPr>
              <w:t>Visual Studio.Net, Visual Studio 6.0, Visual InterDev 6.</w:t>
            </w:r>
          </w:p>
        </w:tc>
      </w:tr>
      <w:tr w:rsidR="003B2764" w:rsidRPr="0004684F" w14:paraId="18F76E05"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47138CE2" w14:textId="77777777" w:rsidR="003B2764" w:rsidRPr="0004684F" w:rsidRDefault="003B2764" w:rsidP="003E5F47">
            <w:pPr>
              <w:pStyle w:val="NoSpacing1"/>
              <w:ind w:left="360"/>
            </w:pPr>
            <w:r w:rsidRPr="0004684F">
              <w:t>Reporting Tools</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108627" w14:textId="77777777" w:rsidR="003B2764" w:rsidRPr="0004684F" w:rsidRDefault="003B2764" w:rsidP="003E5F47">
            <w:pPr>
              <w:pStyle w:val="NoSpacing1"/>
              <w:spacing w:line="276" w:lineRule="auto"/>
              <w:ind w:left="360"/>
            </w:pPr>
            <w:r w:rsidRPr="0004684F">
              <w:rPr>
                <w:bCs/>
              </w:rPr>
              <w:t>Crystal Reports 9.0/11.0, Ad Hoc Reporting Model, Dundas Chart, Telerik.</w:t>
            </w:r>
          </w:p>
        </w:tc>
      </w:tr>
      <w:tr w:rsidR="003B2764" w:rsidRPr="0004684F" w14:paraId="3868418F"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67448636" w14:textId="77777777" w:rsidR="003B2764" w:rsidRPr="0004684F" w:rsidRDefault="003B2764" w:rsidP="003E5F47">
            <w:pPr>
              <w:pStyle w:val="NoSpacing1"/>
              <w:ind w:left="360"/>
            </w:pPr>
            <w:r w:rsidRPr="0004684F">
              <w:t>Cloud Technologies</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DC1FF" w14:textId="77777777" w:rsidR="003B2764" w:rsidRPr="0004684F" w:rsidRDefault="003B2764" w:rsidP="003E5F47">
            <w:pPr>
              <w:pStyle w:val="NoSpacing1"/>
              <w:spacing w:line="276" w:lineRule="auto"/>
              <w:ind w:left="360"/>
              <w:rPr>
                <w:bCs/>
              </w:rPr>
            </w:pPr>
            <w:r w:rsidRPr="0004684F">
              <w:t>Microsoft Azure, AWS, AKS, Docker, GCP, Azure Worker, Azure DevOps, EKS, EC2, Terraform.</w:t>
            </w:r>
          </w:p>
        </w:tc>
      </w:tr>
      <w:tr w:rsidR="003B2764" w:rsidRPr="0004684F" w14:paraId="7B2F6552"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tcPr>
          <w:p w14:paraId="12A7D056" w14:textId="77777777" w:rsidR="003B2764" w:rsidRPr="0004684F" w:rsidRDefault="003B2764" w:rsidP="003E5F47">
            <w:pPr>
              <w:pStyle w:val="NoSpacing1"/>
              <w:ind w:left="360"/>
            </w:pPr>
            <w:r w:rsidRPr="0004684F">
              <w:t>Development Tools</w:t>
            </w:r>
          </w:p>
        </w:tc>
        <w:tc>
          <w:tcPr>
            <w:tcW w:w="7340" w:type="dxa"/>
            <w:tcBorders>
              <w:top w:val="single" w:sz="4" w:space="0" w:color="000000"/>
              <w:left w:val="single" w:sz="4" w:space="0" w:color="000000"/>
              <w:bottom w:val="single" w:sz="4" w:space="0" w:color="000000"/>
              <w:right w:val="single" w:sz="4" w:space="0" w:color="000000"/>
            </w:tcBorders>
            <w:shd w:val="clear" w:color="auto" w:fill="auto"/>
          </w:tcPr>
          <w:p w14:paraId="4AF02E5C" w14:textId="77777777" w:rsidR="003B2764" w:rsidRPr="0004684F" w:rsidRDefault="003B2764" w:rsidP="003E5F47">
            <w:pPr>
              <w:pStyle w:val="NoSpacing1"/>
              <w:spacing w:line="276" w:lineRule="auto"/>
              <w:ind w:left="360"/>
            </w:pPr>
            <w:r w:rsidRPr="0004684F">
              <w:t>Jenkins, Kubernetes, CI/CD Pipelines, Xamarin.</w:t>
            </w:r>
          </w:p>
        </w:tc>
      </w:tr>
      <w:tr w:rsidR="003B2764" w:rsidRPr="0004684F" w14:paraId="0510A26E"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644EFC30" w14:textId="77777777" w:rsidR="003B2764" w:rsidRPr="0004684F" w:rsidRDefault="003B2764" w:rsidP="003E5F47">
            <w:pPr>
              <w:pStyle w:val="NoSpacing1"/>
              <w:ind w:left="360"/>
            </w:pPr>
            <w:r w:rsidRPr="0004684F">
              <w:t>Version Control</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DB1F3" w14:textId="77777777" w:rsidR="003B2764" w:rsidRPr="0004684F" w:rsidRDefault="003B2764" w:rsidP="003E5F47">
            <w:pPr>
              <w:pStyle w:val="NoSpacing1"/>
              <w:spacing w:line="276" w:lineRule="auto"/>
              <w:ind w:left="360"/>
            </w:pPr>
            <w:r w:rsidRPr="0004684F">
              <w:t>MS Visual Source Safe 6.0, Team Foundation Server, CVS, VSTS, GIT &amp; Bit Bucket.</w:t>
            </w:r>
          </w:p>
        </w:tc>
      </w:tr>
      <w:tr w:rsidR="003B2764" w:rsidRPr="0004684F" w14:paraId="5E75E006"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6A33FFB2" w14:textId="77777777" w:rsidR="003B2764" w:rsidRPr="0004684F" w:rsidRDefault="003B2764" w:rsidP="003E5F47">
            <w:pPr>
              <w:pStyle w:val="NoSpacing1"/>
              <w:ind w:left="360"/>
            </w:pPr>
            <w:r w:rsidRPr="0004684F">
              <w:t>Networking Protocols</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E5302B" w14:textId="77777777" w:rsidR="003B2764" w:rsidRPr="0004684F" w:rsidRDefault="003B2764" w:rsidP="003E5F47">
            <w:pPr>
              <w:pStyle w:val="NoSpacing1"/>
              <w:spacing w:line="276" w:lineRule="auto"/>
              <w:ind w:left="360"/>
            </w:pPr>
            <w:r w:rsidRPr="0004684F">
              <w:t>SOAP, HTTP and TCP/IP.</w:t>
            </w:r>
          </w:p>
        </w:tc>
      </w:tr>
      <w:tr w:rsidR="003B2764" w:rsidRPr="0004684F" w14:paraId="7CA8F7ED"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6B20306D" w14:textId="77777777" w:rsidR="003B2764" w:rsidRPr="0004684F" w:rsidRDefault="003B2764" w:rsidP="003E5F47">
            <w:pPr>
              <w:pStyle w:val="NoSpacing1"/>
              <w:ind w:left="360"/>
            </w:pPr>
            <w:r w:rsidRPr="0004684F">
              <w:t>Design Tools</w:t>
            </w:r>
          </w:p>
        </w:tc>
        <w:tc>
          <w:tcPr>
            <w:tcW w:w="7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EB52A" w14:textId="77777777" w:rsidR="003B2764" w:rsidRPr="0004684F" w:rsidRDefault="003B2764" w:rsidP="003E5F47">
            <w:pPr>
              <w:pStyle w:val="NoSpacing1"/>
              <w:spacing w:line="276" w:lineRule="auto"/>
              <w:ind w:left="360"/>
            </w:pPr>
            <w:r w:rsidRPr="0004684F">
              <w:rPr>
                <w:bCs/>
              </w:rPr>
              <w:t>VisualStudio.Net, Microsoft Visio.</w:t>
            </w:r>
          </w:p>
        </w:tc>
      </w:tr>
      <w:tr w:rsidR="003B2764" w:rsidRPr="0004684F" w14:paraId="1CCAD26D"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793C3FF9" w14:textId="77777777" w:rsidR="003B2764" w:rsidRPr="0004684F" w:rsidRDefault="003B2764" w:rsidP="003E5F47">
            <w:pPr>
              <w:pStyle w:val="NoSpacing1"/>
              <w:ind w:left="360"/>
            </w:pPr>
            <w:r w:rsidRPr="0004684F">
              <w:t>Operating Systems</w:t>
            </w:r>
          </w:p>
        </w:tc>
        <w:tc>
          <w:tcPr>
            <w:tcW w:w="7340" w:type="dxa"/>
            <w:tcBorders>
              <w:top w:val="single" w:sz="4" w:space="0" w:color="000000"/>
              <w:left w:val="single" w:sz="4" w:space="0" w:color="000000"/>
              <w:bottom w:val="single" w:sz="4" w:space="0" w:color="000000"/>
              <w:right w:val="single" w:sz="4" w:space="0" w:color="000000"/>
            </w:tcBorders>
            <w:shd w:val="clear" w:color="auto" w:fill="auto"/>
          </w:tcPr>
          <w:p w14:paraId="176F1D7C" w14:textId="77777777" w:rsidR="003B2764" w:rsidRPr="0004684F" w:rsidRDefault="003B2764" w:rsidP="003E5F47">
            <w:pPr>
              <w:pStyle w:val="NoSpacing1"/>
              <w:spacing w:line="276" w:lineRule="auto"/>
              <w:ind w:left="360"/>
              <w:rPr>
                <w:u w:val="single"/>
              </w:rPr>
            </w:pPr>
            <w:r w:rsidRPr="0004684F">
              <w:t>Windows Server/XP/NT/7/10/11</w:t>
            </w:r>
          </w:p>
        </w:tc>
      </w:tr>
      <w:tr w:rsidR="003B2764" w:rsidRPr="0004684F" w14:paraId="7AD9C5A6"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2BF751CD" w14:textId="77777777" w:rsidR="003B2764" w:rsidRPr="0004684F" w:rsidRDefault="003B2764" w:rsidP="003E5F47">
            <w:pPr>
              <w:pStyle w:val="NoSpacing1"/>
              <w:ind w:left="360"/>
            </w:pPr>
            <w:r w:rsidRPr="0004684F">
              <w:t>Testing tools</w:t>
            </w:r>
          </w:p>
        </w:tc>
        <w:tc>
          <w:tcPr>
            <w:tcW w:w="7340" w:type="dxa"/>
            <w:tcBorders>
              <w:top w:val="single" w:sz="4" w:space="0" w:color="000000"/>
              <w:left w:val="single" w:sz="4" w:space="0" w:color="000000"/>
              <w:bottom w:val="single" w:sz="4" w:space="0" w:color="000000"/>
              <w:right w:val="single" w:sz="4" w:space="0" w:color="000000"/>
            </w:tcBorders>
            <w:shd w:val="clear" w:color="auto" w:fill="auto"/>
          </w:tcPr>
          <w:p w14:paraId="4A09F3C6" w14:textId="5F4561DF" w:rsidR="003B2764" w:rsidRPr="0004684F" w:rsidRDefault="003B2764" w:rsidP="003E5F47">
            <w:pPr>
              <w:pStyle w:val="NoSpacing1"/>
              <w:spacing w:line="276" w:lineRule="auto"/>
              <w:ind w:left="360"/>
            </w:pPr>
            <w:r w:rsidRPr="0004684F">
              <w:t>XUnit, NUnit, Moq and N Substitute, Selenium.</w:t>
            </w:r>
          </w:p>
        </w:tc>
      </w:tr>
      <w:tr w:rsidR="003B2764" w:rsidRPr="0004684F" w14:paraId="2D78400F"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0F805F87" w14:textId="77777777" w:rsidR="003B2764" w:rsidRPr="0004684F" w:rsidRDefault="003B2764" w:rsidP="003E5F47">
            <w:pPr>
              <w:pStyle w:val="NoSpacing1"/>
              <w:ind w:left="360"/>
            </w:pPr>
            <w:r w:rsidRPr="0004684F">
              <w:t>Methodologies</w:t>
            </w:r>
          </w:p>
        </w:tc>
        <w:tc>
          <w:tcPr>
            <w:tcW w:w="7340" w:type="dxa"/>
            <w:tcBorders>
              <w:top w:val="single" w:sz="4" w:space="0" w:color="000000"/>
              <w:left w:val="single" w:sz="4" w:space="0" w:color="000000"/>
              <w:bottom w:val="single" w:sz="4" w:space="0" w:color="000000"/>
              <w:right w:val="single" w:sz="4" w:space="0" w:color="000000"/>
            </w:tcBorders>
            <w:shd w:val="clear" w:color="auto" w:fill="auto"/>
          </w:tcPr>
          <w:p w14:paraId="4ADD7903" w14:textId="77777777" w:rsidR="003B2764" w:rsidRPr="0004684F" w:rsidRDefault="003B2764" w:rsidP="003E5F47">
            <w:pPr>
              <w:pStyle w:val="NoSpacing1"/>
              <w:spacing w:line="276" w:lineRule="auto"/>
              <w:ind w:left="360"/>
            </w:pPr>
            <w:r w:rsidRPr="0004684F">
              <w:t>Agile.</w:t>
            </w:r>
          </w:p>
        </w:tc>
      </w:tr>
      <w:tr w:rsidR="003B2764" w:rsidRPr="0004684F" w14:paraId="59BEA02E"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793E3C5D" w14:textId="77777777" w:rsidR="003B2764" w:rsidRPr="0004684F" w:rsidRDefault="003B2764" w:rsidP="003E5F47">
            <w:pPr>
              <w:pStyle w:val="NoSpacing1"/>
              <w:ind w:left="360"/>
            </w:pPr>
            <w:r w:rsidRPr="0004684F">
              <w:t>API Testing Tools</w:t>
            </w:r>
          </w:p>
        </w:tc>
        <w:tc>
          <w:tcPr>
            <w:tcW w:w="7340" w:type="dxa"/>
            <w:tcBorders>
              <w:top w:val="single" w:sz="4" w:space="0" w:color="000000"/>
              <w:left w:val="single" w:sz="4" w:space="0" w:color="000000"/>
              <w:bottom w:val="single" w:sz="4" w:space="0" w:color="000000"/>
              <w:right w:val="single" w:sz="4" w:space="0" w:color="000000"/>
            </w:tcBorders>
            <w:shd w:val="clear" w:color="auto" w:fill="auto"/>
          </w:tcPr>
          <w:p w14:paraId="639EAF79" w14:textId="6B996F33" w:rsidR="003B2764" w:rsidRPr="0004684F" w:rsidRDefault="003B2764" w:rsidP="003E5F47">
            <w:pPr>
              <w:pStyle w:val="NoSpacing1"/>
              <w:spacing w:line="276" w:lineRule="auto"/>
              <w:ind w:left="360"/>
            </w:pPr>
            <w:r w:rsidRPr="0004684F">
              <w:t xml:space="preserve">Postman, </w:t>
            </w:r>
            <w:r w:rsidR="00FF6BD9" w:rsidRPr="0004684F">
              <w:t>Swagger UI</w:t>
            </w:r>
            <w:r w:rsidRPr="0004684F">
              <w:t>.</w:t>
            </w:r>
          </w:p>
        </w:tc>
      </w:tr>
      <w:tr w:rsidR="003B2764" w:rsidRPr="0004684F" w14:paraId="35C214A1"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0113DBC8" w14:textId="77777777" w:rsidR="003B2764" w:rsidRPr="0004684F" w:rsidRDefault="003B2764" w:rsidP="003E5F47">
            <w:pPr>
              <w:pStyle w:val="NoSpacing1"/>
              <w:ind w:left="360"/>
            </w:pPr>
            <w:r w:rsidRPr="0004684F">
              <w:t>Web Servers</w:t>
            </w:r>
          </w:p>
        </w:tc>
        <w:tc>
          <w:tcPr>
            <w:tcW w:w="7340" w:type="dxa"/>
            <w:tcBorders>
              <w:top w:val="single" w:sz="4" w:space="0" w:color="000000"/>
              <w:left w:val="single" w:sz="4" w:space="0" w:color="000000"/>
              <w:bottom w:val="single" w:sz="4" w:space="0" w:color="000000"/>
              <w:right w:val="single" w:sz="4" w:space="0" w:color="000000"/>
            </w:tcBorders>
            <w:shd w:val="clear" w:color="auto" w:fill="auto"/>
          </w:tcPr>
          <w:p w14:paraId="71E33DAD" w14:textId="77777777" w:rsidR="003B2764" w:rsidRPr="0004684F" w:rsidRDefault="003B2764" w:rsidP="003E5F47">
            <w:pPr>
              <w:pStyle w:val="NoSpacing1"/>
              <w:spacing w:line="276" w:lineRule="auto"/>
              <w:ind w:left="360"/>
            </w:pPr>
            <w:r w:rsidRPr="0004684F">
              <w:t>IIS (7.0), Nginx, Jetty.</w:t>
            </w:r>
          </w:p>
        </w:tc>
      </w:tr>
      <w:tr w:rsidR="003B2764" w:rsidRPr="0004684F" w14:paraId="649A9129"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719E3063" w14:textId="77777777" w:rsidR="003B2764" w:rsidRPr="0004684F" w:rsidRDefault="003B2764" w:rsidP="003E5F47">
            <w:pPr>
              <w:pStyle w:val="NoSpacing1"/>
              <w:ind w:left="360"/>
            </w:pPr>
            <w:r w:rsidRPr="0004684F">
              <w:t>Messaging PLATFORMS</w:t>
            </w:r>
          </w:p>
        </w:tc>
        <w:tc>
          <w:tcPr>
            <w:tcW w:w="7340" w:type="dxa"/>
            <w:tcBorders>
              <w:top w:val="single" w:sz="4" w:space="0" w:color="000000"/>
              <w:left w:val="single" w:sz="4" w:space="0" w:color="000000"/>
              <w:bottom w:val="single" w:sz="4" w:space="0" w:color="000000"/>
              <w:right w:val="single" w:sz="4" w:space="0" w:color="000000"/>
            </w:tcBorders>
            <w:shd w:val="clear" w:color="auto" w:fill="auto"/>
          </w:tcPr>
          <w:p w14:paraId="5CB3463E" w14:textId="77777777" w:rsidR="003B2764" w:rsidRPr="0004684F" w:rsidRDefault="003B2764" w:rsidP="003E5F47">
            <w:pPr>
              <w:pStyle w:val="NoSpacing1"/>
              <w:spacing w:line="276" w:lineRule="auto"/>
              <w:ind w:left="360"/>
            </w:pPr>
            <w:r w:rsidRPr="0004684F">
              <w:t>Apache Kafka, Signa lR, MSMQ, RabbitMQ.</w:t>
            </w:r>
          </w:p>
        </w:tc>
      </w:tr>
      <w:tr w:rsidR="003B2764" w:rsidRPr="0004684F" w14:paraId="596CBC2C" w14:textId="77777777" w:rsidTr="00D7208F">
        <w:trPr>
          <w:trHeight w:val="146"/>
        </w:trPr>
        <w:tc>
          <w:tcPr>
            <w:tcW w:w="3010" w:type="dxa"/>
            <w:tcBorders>
              <w:top w:val="single" w:sz="4" w:space="0" w:color="000000"/>
              <w:left w:val="single" w:sz="4" w:space="0" w:color="000000"/>
              <w:bottom w:val="single" w:sz="4" w:space="0" w:color="000000"/>
            </w:tcBorders>
            <w:shd w:val="clear" w:color="auto" w:fill="auto"/>
            <w:vAlign w:val="center"/>
          </w:tcPr>
          <w:p w14:paraId="18BFCD87" w14:textId="77777777" w:rsidR="003B2764" w:rsidRPr="0004684F" w:rsidRDefault="003B2764" w:rsidP="003E5F47">
            <w:pPr>
              <w:pStyle w:val="NoSpacing1"/>
              <w:ind w:left="360"/>
            </w:pPr>
            <w:r w:rsidRPr="0004684F">
              <w:t>Others</w:t>
            </w:r>
          </w:p>
        </w:tc>
        <w:tc>
          <w:tcPr>
            <w:tcW w:w="7340" w:type="dxa"/>
            <w:tcBorders>
              <w:top w:val="single" w:sz="4" w:space="0" w:color="000000"/>
              <w:left w:val="single" w:sz="4" w:space="0" w:color="000000"/>
              <w:bottom w:val="single" w:sz="4" w:space="0" w:color="000000"/>
              <w:right w:val="single" w:sz="4" w:space="0" w:color="000000"/>
            </w:tcBorders>
            <w:shd w:val="clear" w:color="auto" w:fill="auto"/>
          </w:tcPr>
          <w:p w14:paraId="113C82A5" w14:textId="77777777" w:rsidR="003B2764" w:rsidRPr="0004684F" w:rsidRDefault="003B2764" w:rsidP="003E5F47">
            <w:pPr>
              <w:pStyle w:val="NoSpacing1"/>
              <w:spacing w:line="276" w:lineRule="auto"/>
              <w:ind w:left="360"/>
            </w:pPr>
            <w:r w:rsidRPr="0004684F">
              <w:t>Agile, Coded UI Automation testing, Entity Framework.</w:t>
            </w:r>
          </w:p>
        </w:tc>
      </w:tr>
    </w:tbl>
    <w:p w14:paraId="3B7BC1B8" w14:textId="77777777" w:rsidR="003B2764" w:rsidRPr="0004684F" w:rsidRDefault="003B2764" w:rsidP="003E5F47">
      <w:pPr>
        <w:pStyle w:val="NoSpacing1"/>
        <w:spacing w:line="276" w:lineRule="auto"/>
        <w:rPr>
          <w:rFonts w:eastAsia="SimSun"/>
          <w:b/>
          <w:bCs/>
          <w:u w:val="single"/>
          <w:lang w:eastAsia="zh-CN" w:bidi="hi-IN"/>
        </w:rPr>
      </w:pPr>
    </w:p>
    <w:p w14:paraId="304E1344" w14:textId="75C1EB48" w:rsidR="003B2764" w:rsidRPr="0004684F" w:rsidRDefault="003B2764" w:rsidP="003E5F47">
      <w:pPr>
        <w:pStyle w:val="NoSpacing1"/>
        <w:spacing w:line="276" w:lineRule="auto"/>
        <w:ind w:left="360"/>
        <w:rPr>
          <w:rFonts w:eastAsia="SimSun"/>
          <w:b/>
          <w:bCs/>
          <w:u w:val="single"/>
          <w:lang w:eastAsia="zh-CN" w:bidi="hi-IN"/>
        </w:rPr>
      </w:pPr>
      <w:r w:rsidRPr="0004684F">
        <w:rPr>
          <w:rFonts w:eastAsia="SimSun"/>
          <w:b/>
          <w:bCs/>
          <w:u w:val="single"/>
          <w:lang w:eastAsia="zh-CN" w:bidi="hi-IN"/>
        </w:rPr>
        <w:t xml:space="preserve">PROFESSIONAL EXPERIENCE </w:t>
      </w:r>
    </w:p>
    <w:p w14:paraId="087299B4" w14:textId="77777777" w:rsidR="00FC3624" w:rsidRPr="0004684F" w:rsidRDefault="00FC3624" w:rsidP="003E5F47">
      <w:pPr>
        <w:pStyle w:val="NoSpacing1"/>
        <w:spacing w:line="276" w:lineRule="auto"/>
        <w:ind w:left="720"/>
        <w:rPr>
          <w:rFonts w:eastAsia="SimSun"/>
          <w:b/>
          <w:bCs/>
          <w:lang w:eastAsia="zh-CN" w:bidi="hi-IN"/>
        </w:rPr>
      </w:pPr>
    </w:p>
    <w:p w14:paraId="6EBDC8B4" w14:textId="3ACA39CF" w:rsidR="00FF26D8" w:rsidRPr="0004684F" w:rsidRDefault="00FF26D8" w:rsidP="003E5F47">
      <w:pPr>
        <w:pStyle w:val="NoSpacing1"/>
        <w:spacing w:line="276" w:lineRule="auto"/>
        <w:ind w:left="360"/>
        <w:rPr>
          <w:rFonts w:eastAsia="SimSun"/>
          <w:b/>
          <w:bCs/>
          <w:lang w:eastAsia="zh-CN" w:bidi="hi-IN"/>
        </w:rPr>
      </w:pPr>
      <w:r w:rsidRPr="0004684F">
        <w:rPr>
          <w:rFonts w:eastAsia="SimSun"/>
          <w:b/>
          <w:bCs/>
          <w:lang w:eastAsia="zh-CN" w:bidi="hi-IN"/>
        </w:rPr>
        <w:t>CLIENT:</w:t>
      </w:r>
      <w:r w:rsidRPr="0004684F">
        <w:rPr>
          <w:b/>
          <w:bCs/>
          <w:color w:val="000000"/>
          <w:lang w:eastAsia="en-GB"/>
        </w:rPr>
        <w:t xml:space="preserve"> Stellantis Financial, Atlanta, GA</w:t>
      </w:r>
      <w:r w:rsidR="00696D13" w:rsidRPr="0004684F">
        <w:rPr>
          <w:b/>
          <w:bCs/>
          <w:color w:val="000000"/>
          <w:lang w:eastAsia="en-GB"/>
        </w:rPr>
        <w:t xml:space="preserve">                                                        </w:t>
      </w:r>
      <w:r w:rsidR="00694AAF" w:rsidRPr="0004684F">
        <w:rPr>
          <w:b/>
          <w:bCs/>
          <w:color w:val="000000"/>
          <w:lang w:eastAsia="en-GB"/>
        </w:rPr>
        <w:t xml:space="preserve">      </w:t>
      </w:r>
      <w:r w:rsidR="00696D13" w:rsidRPr="0004684F">
        <w:rPr>
          <w:rFonts w:eastAsia="SimSun"/>
          <w:b/>
          <w:bCs/>
          <w:lang w:eastAsia="zh-CN" w:bidi="hi-IN"/>
        </w:rPr>
        <w:t>D</w:t>
      </w:r>
      <w:r w:rsidR="00694AAF" w:rsidRPr="0004684F">
        <w:rPr>
          <w:rFonts w:eastAsia="SimSun"/>
          <w:b/>
          <w:bCs/>
          <w:lang w:eastAsia="zh-CN" w:bidi="hi-IN"/>
        </w:rPr>
        <w:t>uration</w:t>
      </w:r>
      <w:r w:rsidR="00696D13" w:rsidRPr="0004684F">
        <w:rPr>
          <w:rFonts w:eastAsia="SimSun"/>
          <w:b/>
          <w:bCs/>
          <w:lang w:eastAsia="zh-CN" w:bidi="hi-IN"/>
        </w:rPr>
        <w:t>:</w:t>
      </w:r>
      <w:r w:rsidR="00694AAF" w:rsidRPr="0004684F">
        <w:rPr>
          <w:rFonts w:eastAsia="SimSun"/>
          <w:b/>
          <w:bCs/>
          <w:lang w:eastAsia="zh-CN" w:bidi="hi-IN"/>
        </w:rPr>
        <w:t xml:space="preserve"> </w:t>
      </w:r>
      <w:r w:rsidR="00696D13" w:rsidRPr="0004684F">
        <w:rPr>
          <w:rFonts w:eastAsia="SimSun"/>
          <w:b/>
          <w:bCs/>
          <w:lang w:eastAsia="zh-CN" w:bidi="hi-IN"/>
        </w:rPr>
        <w:t>SEP2023 TO PRESENT</w:t>
      </w:r>
    </w:p>
    <w:p w14:paraId="6892F5E4" w14:textId="0E88BB9F" w:rsidR="00FF26D8" w:rsidRPr="0004684F" w:rsidRDefault="00FC3624" w:rsidP="003E5F47">
      <w:pPr>
        <w:pStyle w:val="NoSpacing1"/>
        <w:spacing w:line="276" w:lineRule="auto"/>
        <w:ind w:left="360"/>
        <w:rPr>
          <w:rFonts w:eastAsia="SimSun"/>
          <w:b/>
          <w:bCs/>
          <w:lang w:eastAsia="zh-CN" w:bidi="hi-IN"/>
        </w:rPr>
      </w:pPr>
      <w:r w:rsidRPr="0004684F">
        <w:rPr>
          <w:rFonts w:eastAsia="SimSun"/>
          <w:b/>
          <w:bCs/>
          <w:lang w:eastAsia="zh-CN" w:bidi="hi-IN"/>
        </w:rPr>
        <w:t>R</w:t>
      </w:r>
      <w:r w:rsidR="00694AAF" w:rsidRPr="0004684F">
        <w:rPr>
          <w:rFonts w:eastAsia="SimSun"/>
          <w:b/>
          <w:bCs/>
          <w:lang w:eastAsia="zh-CN" w:bidi="hi-IN"/>
        </w:rPr>
        <w:t>ole</w:t>
      </w:r>
      <w:r w:rsidRPr="0004684F">
        <w:rPr>
          <w:rFonts w:eastAsia="SimSun"/>
          <w:b/>
          <w:bCs/>
          <w:lang w:eastAsia="zh-CN" w:bidi="hi-IN"/>
        </w:rPr>
        <w:t>: S</w:t>
      </w:r>
      <w:r w:rsidR="00694AAF" w:rsidRPr="0004684F">
        <w:rPr>
          <w:rFonts w:eastAsia="SimSun"/>
          <w:b/>
          <w:bCs/>
          <w:lang w:eastAsia="zh-CN" w:bidi="hi-IN"/>
        </w:rPr>
        <w:t xml:space="preserve">enior </w:t>
      </w:r>
      <w:r w:rsidR="00694AAF" w:rsidRPr="0004684F">
        <w:rPr>
          <w:b/>
          <w:bCs/>
          <w:color w:val="000000"/>
          <w:lang w:eastAsia="en-GB"/>
        </w:rPr>
        <w:t>Dot Net Full Stack Developer</w:t>
      </w:r>
      <w:r w:rsidR="00FF26D8" w:rsidRPr="0004684F">
        <w:rPr>
          <w:rFonts w:eastAsia="SimSun"/>
          <w:b/>
          <w:bCs/>
          <w:lang w:eastAsia="zh-CN" w:bidi="hi-IN"/>
        </w:rPr>
        <w:t xml:space="preserve">                                                          </w:t>
      </w:r>
      <w:r w:rsidR="00696D13" w:rsidRPr="0004684F">
        <w:rPr>
          <w:rFonts w:eastAsia="SimSun"/>
          <w:b/>
          <w:bCs/>
          <w:lang w:eastAsia="zh-CN" w:bidi="hi-IN"/>
        </w:rPr>
        <w:t xml:space="preserve">                  </w:t>
      </w:r>
    </w:p>
    <w:p w14:paraId="40E369C0" w14:textId="77777777" w:rsidR="00FC3624" w:rsidRPr="0004684F" w:rsidRDefault="00FC3624" w:rsidP="003E5F47">
      <w:pPr>
        <w:pStyle w:val="NoSpacing1"/>
        <w:spacing w:line="276" w:lineRule="auto"/>
        <w:ind w:left="720"/>
        <w:rPr>
          <w:rFonts w:eastAsia="SimSun"/>
          <w:b/>
          <w:bCs/>
          <w:u w:val="single"/>
          <w:lang w:eastAsia="zh-CN" w:bidi="hi-IN"/>
        </w:rPr>
      </w:pPr>
    </w:p>
    <w:p w14:paraId="584D4D9F" w14:textId="7CFA5810" w:rsidR="00E06008" w:rsidRPr="0004684F" w:rsidRDefault="00E06008" w:rsidP="003E5F47">
      <w:pPr>
        <w:pStyle w:val="NoSpacing1"/>
        <w:spacing w:line="276" w:lineRule="auto"/>
        <w:ind w:left="360"/>
        <w:rPr>
          <w:b/>
          <w:bCs/>
        </w:rPr>
      </w:pPr>
      <w:r w:rsidRPr="0004684F">
        <w:rPr>
          <w:b/>
          <w:bCs/>
        </w:rPr>
        <w:t>Project Title</w:t>
      </w:r>
      <w:r w:rsidRPr="0004684F">
        <w:t>:</w:t>
      </w:r>
      <w:r w:rsidRPr="0004684F">
        <w:rPr>
          <w:rFonts w:eastAsiaTheme="minorEastAsia"/>
        </w:rPr>
        <w:t xml:space="preserve"> </w:t>
      </w:r>
      <w:r w:rsidR="001A464C" w:rsidRPr="0004684F">
        <w:rPr>
          <w:b/>
          <w:bCs/>
        </w:rPr>
        <w:t xml:space="preserve">Gen Financial Services Portal </w:t>
      </w:r>
    </w:p>
    <w:p w14:paraId="24E03145" w14:textId="6052563E" w:rsidR="001A464C" w:rsidRPr="0004684F" w:rsidRDefault="00E06008" w:rsidP="003E5F47">
      <w:pPr>
        <w:pStyle w:val="NoSpacing1"/>
        <w:spacing w:line="276" w:lineRule="auto"/>
        <w:ind w:left="360"/>
      </w:pPr>
      <w:r w:rsidRPr="0004684F">
        <w:rPr>
          <w:b/>
          <w:bCs/>
        </w:rPr>
        <w:t xml:space="preserve">Project </w:t>
      </w:r>
      <w:r w:rsidR="00CB581A" w:rsidRPr="0004684F">
        <w:rPr>
          <w:b/>
          <w:bCs/>
        </w:rPr>
        <w:t>Description</w:t>
      </w:r>
      <w:r w:rsidR="00CB581A" w:rsidRPr="0004684F">
        <w:t xml:space="preserve">: </w:t>
      </w:r>
      <w:r w:rsidR="001A464C" w:rsidRPr="0004684F">
        <w:t xml:space="preserve">At Stellantis Financial Services, we built the </w:t>
      </w:r>
      <w:r w:rsidR="001A464C" w:rsidRPr="0004684F">
        <w:rPr>
          <w:rStyle w:val="Strong"/>
          <w:rFonts w:eastAsiaTheme="majorEastAsia"/>
        </w:rPr>
        <w:t>Next-Gen Financial Services Portal</w:t>
      </w:r>
      <w:r w:rsidR="001A464C" w:rsidRPr="0004684F">
        <w:t xml:space="preserve">, a scalable web app for seamless vehicle financing management. Using </w:t>
      </w:r>
      <w:r w:rsidR="001A464C" w:rsidRPr="0004684F">
        <w:rPr>
          <w:rStyle w:val="Strong"/>
          <w:rFonts w:eastAsiaTheme="majorEastAsia"/>
        </w:rPr>
        <w:t>Angular 18</w:t>
      </w:r>
      <w:r w:rsidR="001A464C" w:rsidRPr="0004684F">
        <w:t xml:space="preserve">, we delivered a modern, responsive UI integrated with a </w:t>
      </w:r>
      <w:r w:rsidR="001A464C" w:rsidRPr="0004684F">
        <w:rPr>
          <w:rStyle w:val="Strong"/>
          <w:rFonts w:eastAsiaTheme="majorEastAsia"/>
        </w:rPr>
        <w:t>.NET backend</w:t>
      </w:r>
      <w:r w:rsidR="001A464C" w:rsidRPr="0004684F">
        <w:t xml:space="preserve"> for real-time data processing and secure transactions. This solution enhanced user experience, security, and financial insights.</w:t>
      </w:r>
    </w:p>
    <w:p w14:paraId="12F8629C" w14:textId="77777777" w:rsidR="00CB67B7" w:rsidRPr="0004684F" w:rsidRDefault="00CB67B7" w:rsidP="00CB67B7">
      <w:pPr>
        <w:pStyle w:val="NormalWeb"/>
        <w:numPr>
          <w:ilvl w:val="0"/>
          <w:numId w:val="18"/>
        </w:numPr>
        <w:rPr>
          <w:sz w:val="20"/>
          <w:szCs w:val="20"/>
        </w:rPr>
      </w:pPr>
      <w:r w:rsidRPr="0004684F">
        <w:rPr>
          <w:sz w:val="20"/>
          <w:szCs w:val="20"/>
        </w:rPr>
        <w:t>Applied Agile methodologies including Scrum and Jira for iterative delivery, cross-functional collaboration, and project tracking in financial software development.</w:t>
      </w:r>
    </w:p>
    <w:p w14:paraId="5DEBA35B" w14:textId="77777777" w:rsidR="00CB67B7" w:rsidRPr="0004684F" w:rsidRDefault="00CB67B7" w:rsidP="00CB67B7">
      <w:pPr>
        <w:pStyle w:val="NormalWeb"/>
        <w:numPr>
          <w:ilvl w:val="0"/>
          <w:numId w:val="18"/>
        </w:numPr>
        <w:rPr>
          <w:sz w:val="20"/>
          <w:szCs w:val="20"/>
        </w:rPr>
      </w:pPr>
      <w:r w:rsidRPr="0004684F">
        <w:rPr>
          <w:sz w:val="20"/>
          <w:szCs w:val="20"/>
        </w:rPr>
        <w:t>Designed secure, scalable online banking applications and analytics dashboards using .NET Core, ASP.NET MVC, Blazor, HTML5, CSS, and JavaScript.</w:t>
      </w:r>
    </w:p>
    <w:p w14:paraId="33E6CC1A" w14:textId="77777777" w:rsidR="00CB67B7" w:rsidRPr="0004684F" w:rsidRDefault="00CB67B7" w:rsidP="00CB67B7">
      <w:pPr>
        <w:pStyle w:val="NormalWeb"/>
        <w:numPr>
          <w:ilvl w:val="0"/>
          <w:numId w:val="18"/>
        </w:numPr>
        <w:rPr>
          <w:sz w:val="20"/>
          <w:szCs w:val="20"/>
        </w:rPr>
      </w:pPr>
      <w:r w:rsidRPr="0004684F">
        <w:rPr>
          <w:sz w:val="20"/>
          <w:szCs w:val="20"/>
        </w:rPr>
        <w:t>Built RESTful APIs and gRPC services in .NET Core integrated with SharePoint, Swift, and iOS apps, ensuring real-time synchronization and encrypted data exchange.</w:t>
      </w:r>
    </w:p>
    <w:p w14:paraId="3830C674" w14:textId="77777777" w:rsidR="00CB67B7" w:rsidRPr="0004684F" w:rsidRDefault="00CB67B7" w:rsidP="00CB67B7">
      <w:pPr>
        <w:pStyle w:val="NormalWeb"/>
        <w:numPr>
          <w:ilvl w:val="0"/>
          <w:numId w:val="18"/>
        </w:numPr>
        <w:rPr>
          <w:sz w:val="20"/>
          <w:szCs w:val="20"/>
        </w:rPr>
      </w:pPr>
      <w:r w:rsidRPr="0004684F">
        <w:rPr>
          <w:sz w:val="20"/>
          <w:szCs w:val="20"/>
        </w:rPr>
        <w:t>Implemented microservices architecture using Akka.NET and Microsoft Orleans with Azure integration (Azure Storage, Service Bus, AKS) to enable scalable, high-throughput financial systems.</w:t>
      </w:r>
    </w:p>
    <w:p w14:paraId="423A3525" w14:textId="77777777" w:rsidR="00CB67B7" w:rsidRPr="0004684F" w:rsidRDefault="00CB67B7" w:rsidP="00CB67B7">
      <w:pPr>
        <w:pStyle w:val="NormalWeb"/>
        <w:numPr>
          <w:ilvl w:val="0"/>
          <w:numId w:val="18"/>
        </w:numPr>
        <w:rPr>
          <w:sz w:val="20"/>
          <w:szCs w:val="20"/>
        </w:rPr>
      </w:pPr>
      <w:r w:rsidRPr="0004684F">
        <w:rPr>
          <w:sz w:val="20"/>
          <w:szCs w:val="20"/>
        </w:rPr>
        <w:t>Engineered automated financial reporting solutions using SSIS, Azure Data Factory, and Power BI; migrated legacy reporting tools like Excel and Crystal Reports into centralized, self-service BI platforms.</w:t>
      </w:r>
    </w:p>
    <w:p w14:paraId="4E15A096" w14:textId="77777777" w:rsidR="00CB67B7" w:rsidRPr="0004684F" w:rsidRDefault="00CB67B7" w:rsidP="00CB67B7">
      <w:pPr>
        <w:pStyle w:val="NormalWeb"/>
        <w:numPr>
          <w:ilvl w:val="0"/>
          <w:numId w:val="18"/>
        </w:numPr>
        <w:rPr>
          <w:sz w:val="20"/>
          <w:szCs w:val="20"/>
        </w:rPr>
      </w:pPr>
      <w:r w:rsidRPr="0004684F">
        <w:rPr>
          <w:sz w:val="20"/>
          <w:szCs w:val="20"/>
        </w:rPr>
        <w:t>Developed machine learning models with TensorFlow for forecasting, risk analysis, and algorithmic trading integrated into .NET applications.</w:t>
      </w:r>
    </w:p>
    <w:p w14:paraId="2EBE73A9" w14:textId="77777777" w:rsidR="00CB67B7" w:rsidRPr="0004684F" w:rsidRDefault="00CB67B7" w:rsidP="00CB67B7">
      <w:pPr>
        <w:pStyle w:val="NormalWeb"/>
        <w:numPr>
          <w:ilvl w:val="0"/>
          <w:numId w:val="18"/>
        </w:numPr>
        <w:rPr>
          <w:sz w:val="20"/>
          <w:szCs w:val="20"/>
        </w:rPr>
      </w:pPr>
      <w:r w:rsidRPr="0004684F">
        <w:rPr>
          <w:sz w:val="20"/>
          <w:szCs w:val="20"/>
        </w:rPr>
        <w:lastRenderedPageBreak/>
        <w:t>Designed and optimized backend systems with Entity Framework Core, Dapper, and BigQuery, improving query efficiency and supporting high-volume transactions.</w:t>
      </w:r>
    </w:p>
    <w:p w14:paraId="5B67D3B7" w14:textId="77777777" w:rsidR="00CB67B7" w:rsidRPr="0004684F" w:rsidRDefault="00CB67B7" w:rsidP="00CB67B7">
      <w:pPr>
        <w:pStyle w:val="NormalWeb"/>
        <w:numPr>
          <w:ilvl w:val="0"/>
          <w:numId w:val="18"/>
        </w:numPr>
        <w:rPr>
          <w:sz w:val="20"/>
          <w:szCs w:val="20"/>
        </w:rPr>
      </w:pPr>
      <w:r w:rsidRPr="0004684F">
        <w:rPr>
          <w:sz w:val="20"/>
          <w:szCs w:val="20"/>
        </w:rPr>
        <w:t>Automated scheduling and job orchestration using Quartz Scheduler in CI/CD pipelines with Azure DevOps and GitHub Actions.</w:t>
      </w:r>
    </w:p>
    <w:p w14:paraId="3931EB99" w14:textId="77777777" w:rsidR="00CB67B7" w:rsidRPr="0004684F" w:rsidRDefault="00CB67B7" w:rsidP="00CB67B7">
      <w:pPr>
        <w:pStyle w:val="NormalWeb"/>
        <w:numPr>
          <w:ilvl w:val="0"/>
          <w:numId w:val="18"/>
        </w:numPr>
        <w:rPr>
          <w:sz w:val="20"/>
          <w:szCs w:val="20"/>
        </w:rPr>
      </w:pPr>
      <w:r w:rsidRPr="0004684F">
        <w:rPr>
          <w:sz w:val="20"/>
          <w:szCs w:val="20"/>
        </w:rPr>
        <w:t>Developed multi-threaded .NET Core payment platforms integrated with Java-based SWIFT gateways for unified transaction handling.</w:t>
      </w:r>
    </w:p>
    <w:p w14:paraId="4B28176F" w14:textId="77777777" w:rsidR="00CB67B7" w:rsidRPr="0004684F" w:rsidRDefault="00CB67B7" w:rsidP="00CB67B7">
      <w:pPr>
        <w:pStyle w:val="NormalWeb"/>
        <w:numPr>
          <w:ilvl w:val="0"/>
          <w:numId w:val="18"/>
        </w:numPr>
        <w:rPr>
          <w:sz w:val="20"/>
          <w:szCs w:val="20"/>
        </w:rPr>
      </w:pPr>
      <w:r w:rsidRPr="0004684F">
        <w:rPr>
          <w:sz w:val="20"/>
          <w:szCs w:val="20"/>
        </w:rPr>
        <w:t>Applied DevOps practices using Terraform, Azure Pipelines, Git, and Jenkins for continuous integration, testing, and deployment of .NET Core applications.</w:t>
      </w:r>
    </w:p>
    <w:p w14:paraId="5C17E8C5" w14:textId="77777777" w:rsidR="00CB67B7" w:rsidRPr="0004684F" w:rsidRDefault="00CB67B7" w:rsidP="00CB67B7">
      <w:pPr>
        <w:pStyle w:val="NormalWeb"/>
        <w:numPr>
          <w:ilvl w:val="0"/>
          <w:numId w:val="18"/>
        </w:numPr>
        <w:rPr>
          <w:sz w:val="20"/>
          <w:szCs w:val="20"/>
        </w:rPr>
      </w:pPr>
      <w:r w:rsidRPr="0004684F">
        <w:rPr>
          <w:sz w:val="20"/>
          <w:szCs w:val="20"/>
        </w:rPr>
        <w:t>Migrated and modernized legacy systems from Visual FoxPro to .NET Core, enhancing performance and reducing operational risk.</w:t>
      </w:r>
    </w:p>
    <w:p w14:paraId="1C49B98A" w14:textId="77777777" w:rsidR="00CB67B7" w:rsidRPr="0004684F" w:rsidRDefault="00CB67B7" w:rsidP="00CB67B7">
      <w:pPr>
        <w:pStyle w:val="NormalWeb"/>
        <w:numPr>
          <w:ilvl w:val="0"/>
          <w:numId w:val="18"/>
        </w:numPr>
        <w:rPr>
          <w:sz w:val="20"/>
          <w:szCs w:val="20"/>
        </w:rPr>
      </w:pPr>
      <w:r w:rsidRPr="0004684F">
        <w:rPr>
          <w:sz w:val="20"/>
          <w:szCs w:val="20"/>
        </w:rPr>
        <w:t>Built interactive data visualization and charting tools using Telerik UI for WPF, supporting data-driven financial decision-making.</w:t>
      </w:r>
    </w:p>
    <w:p w14:paraId="535FB328" w14:textId="77777777" w:rsidR="00CB67B7" w:rsidRPr="0004684F" w:rsidRDefault="00CB67B7" w:rsidP="00CB67B7">
      <w:pPr>
        <w:pStyle w:val="NormalWeb"/>
        <w:numPr>
          <w:ilvl w:val="0"/>
          <w:numId w:val="18"/>
        </w:numPr>
        <w:rPr>
          <w:sz w:val="20"/>
          <w:szCs w:val="20"/>
        </w:rPr>
      </w:pPr>
      <w:r w:rsidRPr="0004684F">
        <w:rPr>
          <w:sz w:val="20"/>
          <w:szCs w:val="20"/>
        </w:rPr>
        <w:t>Ensured HIPAA, PCI, and GDPR compliance across production support, API development, and data management workflows.</w:t>
      </w:r>
    </w:p>
    <w:p w14:paraId="1968DF13" w14:textId="77777777" w:rsidR="00CB67B7" w:rsidRPr="0004684F" w:rsidRDefault="00CB67B7" w:rsidP="00CB67B7">
      <w:pPr>
        <w:pStyle w:val="NormalWeb"/>
        <w:numPr>
          <w:ilvl w:val="0"/>
          <w:numId w:val="18"/>
        </w:numPr>
        <w:rPr>
          <w:sz w:val="20"/>
          <w:szCs w:val="20"/>
        </w:rPr>
      </w:pPr>
      <w:r w:rsidRPr="0004684F">
        <w:rPr>
          <w:sz w:val="20"/>
          <w:szCs w:val="20"/>
        </w:rPr>
        <w:t>Conducted Java and .NET memory tuning (e.g., garbage collection, pooling) to reduce latency and improve application responsiveness by 35%.</w:t>
      </w:r>
    </w:p>
    <w:p w14:paraId="674291B3" w14:textId="77777777" w:rsidR="00CB67B7" w:rsidRPr="0004684F" w:rsidRDefault="00CB67B7" w:rsidP="00CB67B7">
      <w:pPr>
        <w:pStyle w:val="NormalWeb"/>
        <w:numPr>
          <w:ilvl w:val="0"/>
          <w:numId w:val="18"/>
        </w:numPr>
        <w:rPr>
          <w:sz w:val="20"/>
          <w:szCs w:val="20"/>
        </w:rPr>
      </w:pPr>
      <w:r w:rsidRPr="0004684F">
        <w:rPr>
          <w:sz w:val="20"/>
          <w:szCs w:val="20"/>
        </w:rPr>
        <w:t>Developed SPFx and React components integrated with .NET APIs, enabling real-time market insights and financial performance visualization.</w:t>
      </w:r>
    </w:p>
    <w:p w14:paraId="7FDC69E6" w14:textId="77777777" w:rsidR="00CB67B7" w:rsidRPr="0004684F" w:rsidRDefault="00CB67B7" w:rsidP="00CB67B7">
      <w:pPr>
        <w:pStyle w:val="NormalWeb"/>
        <w:numPr>
          <w:ilvl w:val="0"/>
          <w:numId w:val="18"/>
        </w:numPr>
        <w:rPr>
          <w:sz w:val="20"/>
          <w:szCs w:val="20"/>
        </w:rPr>
      </w:pPr>
      <w:r w:rsidRPr="0004684F">
        <w:rPr>
          <w:sz w:val="20"/>
          <w:szCs w:val="20"/>
        </w:rPr>
        <w:t>Delivered secure data storage and access control using Azure SQL, Amazon S3, and DynamoDB with versioning and encryption.</w:t>
      </w:r>
    </w:p>
    <w:p w14:paraId="45D78FA5" w14:textId="77777777" w:rsidR="00CB67B7" w:rsidRPr="0004684F" w:rsidRDefault="00CB67B7" w:rsidP="00CB67B7">
      <w:pPr>
        <w:pStyle w:val="NormalWeb"/>
        <w:numPr>
          <w:ilvl w:val="0"/>
          <w:numId w:val="18"/>
        </w:numPr>
        <w:rPr>
          <w:sz w:val="20"/>
          <w:szCs w:val="20"/>
        </w:rPr>
      </w:pPr>
      <w:r w:rsidRPr="0004684F">
        <w:rPr>
          <w:sz w:val="20"/>
          <w:szCs w:val="20"/>
        </w:rPr>
        <w:t>Built event-driven architectures with Azure Event Hubs and Orleans, enabling distributed transaction processing and real-time messaging.</w:t>
      </w:r>
    </w:p>
    <w:p w14:paraId="79AE86C7" w14:textId="77777777" w:rsidR="00CB67B7" w:rsidRPr="0004684F" w:rsidRDefault="00CB67B7" w:rsidP="00CB67B7">
      <w:pPr>
        <w:pStyle w:val="NormalWeb"/>
        <w:numPr>
          <w:ilvl w:val="0"/>
          <w:numId w:val="18"/>
        </w:numPr>
        <w:rPr>
          <w:sz w:val="20"/>
          <w:szCs w:val="20"/>
        </w:rPr>
      </w:pPr>
      <w:r w:rsidRPr="0004684F">
        <w:rPr>
          <w:sz w:val="20"/>
          <w:szCs w:val="20"/>
        </w:rPr>
        <w:t>Authored unit, integration, and test automation frameworks using Jest, NUnit, and Azure Pipelines to ensure code quality and minimize regression.</w:t>
      </w:r>
    </w:p>
    <w:p w14:paraId="37757854" w14:textId="77777777" w:rsidR="00CB67B7" w:rsidRPr="0004684F" w:rsidRDefault="00CB67B7" w:rsidP="00CB67B7">
      <w:pPr>
        <w:pStyle w:val="NormalWeb"/>
        <w:numPr>
          <w:ilvl w:val="0"/>
          <w:numId w:val="18"/>
        </w:numPr>
        <w:rPr>
          <w:sz w:val="20"/>
          <w:szCs w:val="20"/>
        </w:rPr>
      </w:pPr>
      <w:r w:rsidRPr="0004684F">
        <w:rPr>
          <w:sz w:val="20"/>
          <w:szCs w:val="20"/>
        </w:rPr>
        <w:t>Integrated OCR and Captcha-bypass technologies (Tesseract, AWS Textract, 2Captcha) into automation workflows for secure and compliant data handling.</w:t>
      </w:r>
    </w:p>
    <w:p w14:paraId="3096080E" w14:textId="77777777" w:rsidR="00CB67B7" w:rsidRPr="0004684F" w:rsidRDefault="00CB67B7" w:rsidP="00CB67B7">
      <w:pPr>
        <w:pStyle w:val="NormalWeb"/>
        <w:numPr>
          <w:ilvl w:val="0"/>
          <w:numId w:val="18"/>
        </w:numPr>
        <w:rPr>
          <w:sz w:val="20"/>
          <w:szCs w:val="20"/>
        </w:rPr>
      </w:pPr>
      <w:r w:rsidRPr="0004684F">
        <w:rPr>
          <w:sz w:val="20"/>
          <w:szCs w:val="20"/>
        </w:rPr>
        <w:t>Used SignalR for real-time in-app collaboration and Splunk for application monitoring, diagnostics, and log aggregation.</w:t>
      </w:r>
    </w:p>
    <w:p w14:paraId="06BFDD40" w14:textId="77777777" w:rsidR="00CB67B7" w:rsidRPr="0004684F" w:rsidRDefault="00CB67B7" w:rsidP="00CB67B7">
      <w:pPr>
        <w:pStyle w:val="NormalWeb"/>
        <w:numPr>
          <w:ilvl w:val="0"/>
          <w:numId w:val="18"/>
        </w:numPr>
        <w:rPr>
          <w:sz w:val="20"/>
          <w:szCs w:val="20"/>
        </w:rPr>
      </w:pPr>
      <w:r w:rsidRPr="0004684F">
        <w:rPr>
          <w:sz w:val="20"/>
          <w:szCs w:val="20"/>
        </w:rPr>
        <w:t>Developed interactive financial systems with RxJS for reactive programming and Angular for dynamic frontend experiences.</w:t>
      </w:r>
    </w:p>
    <w:p w14:paraId="0997A3C4" w14:textId="77777777" w:rsidR="00CB67B7" w:rsidRPr="0004684F" w:rsidRDefault="00CB67B7" w:rsidP="00CB67B7">
      <w:pPr>
        <w:pStyle w:val="NormalWeb"/>
        <w:numPr>
          <w:ilvl w:val="0"/>
          <w:numId w:val="18"/>
        </w:numPr>
        <w:rPr>
          <w:sz w:val="20"/>
          <w:szCs w:val="20"/>
        </w:rPr>
      </w:pPr>
      <w:r w:rsidRPr="0004684F">
        <w:rPr>
          <w:sz w:val="20"/>
          <w:szCs w:val="20"/>
        </w:rPr>
        <w:t>Created reusable, modular JavaScript components and implemented Git branching strategies (Git Flow, trunk-based development) for efficient team collaboration.</w:t>
      </w:r>
    </w:p>
    <w:p w14:paraId="19723C92" w14:textId="77777777" w:rsidR="00CB67B7" w:rsidRPr="0004684F" w:rsidRDefault="00CB67B7" w:rsidP="00CB67B7">
      <w:pPr>
        <w:pStyle w:val="NormalWeb"/>
        <w:numPr>
          <w:ilvl w:val="0"/>
          <w:numId w:val="18"/>
        </w:numPr>
        <w:rPr>
          <w:sz w:val="20"/>
          <w:szCs w:val="20"/>
        </w:rPr>
      </w:pPr>
      <w:r w:rsidRPr="0004684F">
        <w:rPr>
          <w:sz w:val="20"/>
          <w:szCs w:val="20"/>
        </w:rPr>
        <w:t>Led UAT testing, production support coordination, and hotfix deployments to ensure stable application performance with minimal downtime.</w:t>
      </w:r>
    </w:p>
    <w:p w14:paraId="4E094773" w14:textId="0F599A82" w:rsidR="00F46A56" w:rsidRDefault="00CB67B7" w:rsidP="00F46A56">
      <w:pPr>
        <w:pStyle w:val="NormalWeb"/>
        <w:numPr>
          <w:ilvl w:val="0"/>
          <w:numId w:val="18"/>
        </w:numPr>
        <w:rPr>
          <w:sz w:val="20"/>
          <w:szCs w:val="20"/>
        </w:rPr>
      </w:pPr>
      <w:r w:rsidRPr="0004684F">
        <w:rPr>
          <w:sz w:val="20"/>
          <w:szCs w:val="20"/>
        </w:rPr>
        <w:t>Collaborated with cross-functional teams to troubleshoot, refactor, and optimize backend and frontend services for scalability and reliability.</w:t>
      </w:r>
    </w:p>
    <w:p w14:paraId="60F8A9A9" w14:textId="5B5F30C2" w:rsidR="005B0AEF" w:rsidRPr="005B0AEF" w:rsidRDefault="005B0AEF" w:rsidP="005B0AEF">
      <w:pPr>
        <w:pStyle w:val="ListParagraph"/>
        <w:numPr>
          <w:ilvl w:val="0"/>
          <w:numId w:val="18"/>
        </w:numPr>
        <w:spacing w:before="100" w:beforeAutospacing="1" w:after="100" w:afterAutospacing="1" w:line="240" w:lineRule="auto"/>
        <w:rPr>
          <w:rFonts w:ascii="Times New Roman" w:eastAsia="Times New Roman" w:hAnsi="Times New Roman" w:cs="Times New Roman"/>
          <w:sz w:val="20"/>
          <w:szCs w:val="20"/>
          <w:lang w:val="en-IN" w:eastAsia="en-IN"/>
        </w:rPr>
      </w:pPr>
      <w:r w:rsidRPr="005B0AEF">
        <w:rPr>
          <w:rFonts w:ascii="Times New Roman" w:eastAsia="Times New Roman" w:hAnsi="Times New Roman" w:cs="Times New Roman"/>
          <w:sz w:val="20"/>
          <w:szCs w:val="20"/>
          <w:lang w:val="en-IN" w:eastAsia="en-IN"/>
        </w:rPr>
        <w:t>Architected enterprise-grade APIs using .NET Core with OAuth2 and JWT authentication for secure, role-based access across banking applications.</w:t>
      </w:r>
    </w:p>
    <w:p w14:paraId="3E91A5A4" w14:textId="1EB70858" w:rsidR="005B0AEF" w:rsidRPr="005B0AEF" w:rsidRDefault="005B0AEF" w:rsidP="005B0AEF">
      <w:pPr>
        <w:pStyle w:val="ListParagraph"/>
        <w:numPr>
          <w:ilvl w:val="0"/>
          <w:numId w:val="18"/>
        </w:numPr>
        <w:spacing w:before="100" w:beforeAutospacing="1" w:after="100" w:afterAutospacing="1" w:line="240" w:lineRule="auto"/>
        <w:rPr>
          <w:rFonts w:ascii="Times New Roman" w:eastAsia="Times New Roman" w:hAnsi="Times New Roman" w:cs="Times New Roman"/>
          <w:sz w:val="20"/>
          <w:szCs w:val="20"/>
          <w:lang w:val="en-IN" w:eastAsia="en-IN"/>
        </w:rPr>
      </w:pPr>
      <w:r w:rsidRPr="005B0AEF">
        <w:rPr>
          <w:rFonts w:ascii="Times New Roman" w:eastAsia="Times New Roman" w:hAnsi="Times New Roman" w:cs="Times New Roman"/>
          <w:sz w:val="20"/>
          <w:szCs w:val="20"/>
          <w:lang w:val="en-IN" w:eastAsia="en-IN"/>
        </w:rPr>
        <w:t>Led containerization initiatives using Docker and Azure Kubernetes Service (AKS) for microservices deployment, improving scalability and fault tolerance.</w:t>
      </w:r>
    </w:p>
    <w:p w14:paraId="748C57F8" w14:textId="02CB48CE" w:rsidR="005B0AEF" w:rsidRPr="005B0AEF" w:rsidRDefault="005B0AEF" w:rsidP="005B0AEF">
      <w:pPr>
        <w:pStyle w:val="ListParagraph"/>
        <w:numPr>
          <w:ilvl w:val="0"/>
          <w:numId w:val="18"/>
        </w:numPr>
        <w:spacing w:before="100" w:beforeAutospacing="1" w:after="100" w:afterAutospacing="1" w:line="240" w:lineRule="auto"/>
        <w:rPr>
          <w:rFonts w:ascii="Times New Roman" w:eastAsia="Times New Roman" w:hAnsi="Times New Roman" w:cs="Times New Roman"/>
          <w:sz w:val="20"/>
          <w:szCs w:val="20"/>
          <w:lang w:val="en-IN" w:eastAsia="en-IN"/>
        </w:rPr>
      </w:pPr>
      <w:r w:rsidRPr="005B0AEF">
        <w:rPr>
          <w:rFonts w:ascii="Times New Roman" w:eastAsia="Times New Roman" w:hAnsi="Times New Roman" w:cs="Times New Roman"/>
          <w:sz w:val="20"/>
          <w:szCs w:val="20"/>
          <w:lang w:val="en-IN" w:eastAsia="en-IN"/>
        </w:rPr>
        <w:t>Integrated Redis and Azure Cache for Redis to enhance performance and reduce latency in high-volume financial transactions.</w:t>
      </w:r>
    </w:p>
    <w:p w14:paraId="4717CBAA" w14:textId="23F9E7CC" w:rsidR="005B0AEF" w:rsidRPr="005B0AEF" w:rsidRDefault="005B0AEF" w:rsidP="005B0AEF">
      <w:pPr>
        <w:pStyle w:val="ListParagraph"/>
        <w:numPr>
          <w:ilvl w:val="0"/>
          <w:numId w:val="18"/>
        </w:numPr>
        <w:spacing w:before="100" w:beforeAutospacing="1" w:after="100" w:afterAutospacing="1" w:line="240" w:lineRule="auto"/>
        <w:rPr>
          <w:rFonts w:ascii="Times New Roman" w:eastAsia="Times New Roman" w:hAnsi="Times New Roman" w:cs="Times New Roman"/>
          <w:sz w:val="20"/>
          <w:szCs w:val="20"/>
          <w:lang w:val="en-IN" w:eastAsia="en-IN"/>
        </w:rPr>
      </w:pPr>
      <w:r w:rsidRPr="005B0AEF">
        <w:rPr>
          <w:rFonts w:ascii="Times New Roman" w:eastAsia="Times New Roman" w:hAnsi="Times New Roman" w:cs="Times New Roman"/>
          <w:sz w:val="20"/>
          <w:szCs w:val="20"/>
          <w:lang w:val="en-IN" w:eastAsia="en-IN"/>
        </w:rPr>
        <w:t>Implemented domain-driven design (DDD) principles to structure complex business logic and promote maintainable codebases across distributed systems.</w:t>
      </w:r>
    </w:p>
    <w:p w14:paraId="76ED1B49" w14:textId="7661C631" w:rsidR="005B0AEF" w:rsidRPr="005B0AEF" w:rsidRDefault="005B0AEF" w:rsidP="005B0AEF">
      <w:pPr>
        <w:pStyle w:val="ListParagraph"/>
        <w:numPr>
          <w:ilvl w:val="0"/>
          <w:numId w:val="18"/>
        </w:numPr>
        <w:spacing w:before="100" w:beforeAutospacing="1" w:after="100" w:afterAutospacing="1" w:line="240" w:lineRule="auto"/>
        <w:rPr>
          <w:rFonts w:ascii="Times New Roman" w:eastAsia="Times New Roman" w:hAnsi="Times New Roman" w:cs="Times New Roman"/>
          <w:sz w:val="20"/>
          <w:szCs w:val="20"/>
          <w:lang w:val="en-IN" w:eastAsia="en-IN"/>
        </w:rPr>
      </w:pPr>
      <w:r w:rsidRPr="005B0AEF">
        <w:rPr>
          <w:rFonts w:ascii="Times New Roman" w:eastAsia="Times New Roman" w:hAnsi="Times New Roman" w:cs="Times New Roman"/>
          <w:sz w:val="20"/>
          <w:szCs w:val="20"/>
          <w:lang w:val="en-IN" w:eastAsia="en-IN"/>
        </w:rPr>
        <w:t xml:space="preserve"> Developed custom middleware and HTTP pipelines in ASP.NET Core to manage cross-cutting concerns such as logging, exception handling, and authorization.</w:t>
      </w:r>
    </w:p>
    <w:p w14:paraId="013CBA42" w14:textId="7AE76D5C" w:rsidR="005B0AEF" w:rsidRPr="005B0AEF" w:rsidRDefault="005B0AEF" w:rsidP="005B0AEF">
      <w:pPr>
        <w:pStyle w:val="ListParagraph"/>
        <w:numPr>
          <w:ilvl w:val="0"/>
          <w:numId w:val="18"/>
        </w:numPr>
        <w:spacing w:before="100" w:beforeAutospacing="1" w:after="100" w:afterAutospacing="1" w:line="240" w:lineRule="auto"/>
        <w:rPr>
          <w:rFonts w:ascii="Times New Roman" w:eastAsia="Times New Roman" w:hAnsi="Times New Roman" w:cs="Times New Roman"/>
          <w:sz w:val="20"/>
          <w:szCs w:val="20"/>
          <w:lang w:val="en-IN" w:eastAsia="en-IN"/>
        </w:rPr>
      </w:pPr>
      <w:r w:rsidRPr="005B0AEF">
        <w:rPr>
          <w:rFonts w:ascii="Times New Roman" w:eastAsia="Times New Roman" w:hAnsi="Times New Roman" w:cs="Times New Roman"/>
          <w:sz w:val="20"/>
          <w:szCs w:val="20"/>
          <w:lang w:val="en-IN" w:eastAsia="en-IN"/>
        </w:rPr>
        <w:t xml:space="preserve">Conducted financial data cleansing and enrichment pipelines using Azure Databricks and </w:t>
      </w:r>
      <w:r w:rsidR="008D4099" w:rsidRPr="005B0AEF">
        <w:rPr>
          <w:rFonts w:ascii="Times New Roman" w:eastAsia="Times New Roman" w:hAnsi="Times New Roman" w:cs="Times New Roman"/>
          <w:sz w:val="20"/>
          <w:szCs w:val="20"/>
          <w:lang w:val="en-IN" w:eastAsia="en-IN"/>
        </w:rPr>
        <w:t>Spark</w:t>
      </w:r>
      <w:r w:rsidRPr="005B0AEF">
        <w:rPr>
          <w:rFonts w:ascii="Times New Roman" w:eastAsia="Times New Roman" w:hAnsi="Times New Roman" w:cs="Times New Roman"/>
          <w:sz w:val="20"/>
          <w:szCs w:val="20"/>
          <w:lang w:val="en-IN" w:eastAsia="en-IN"/>
        </w:rPr>
        <w:t>, improving analytics accuracy and compliance reporting.</w:t>
      </w:r>
    </w:p>
    <w:p w14:paraId="11C21779" w14:textId="2127D9FD" w:rsidR="005B0AEF" w:rsidRPr="005B0AEF" w:rsidRDefault="005B0AEF" w:rsidP="005B0AEF">
      <w:pPr>
        <w:pStyle w:val="ListParagraph"/>
        <w:numPr>
          <w:ilvl w:val="0"/>
          <w:numId w:val="18"/>
        </w:numPr>
        <w:spacing w:before="100" w:beforeAutospacing="1" w:after="100" w:afterAutospacing="1" w:line="240" w:lineRule="auto"/>
        <w:rPr>
          <w:rFonts w:ascii="Times New Roman" w:eastAsia="Times New Roman" w:hAnsi="Times New Roman" w:cs="Times New Roman"/>
          <w:sz w:val="20"/>
          <w:szCs w:val="20"/>
          <w:lang w:val="en-IN" w:eastAsia="en-IN"/>
        </w:rPr>
      </w:pPr>
      <w:r w:rsidRPr="005B0AEF">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sz w:val="20"/>
          <w:szCs w:val="20"/>
          <w:lang w:val="en-IN" w:eastAsia="en-IN"/>
        </w:rPr>
        <w:t>I</w:t>
      </w:r>
      <w:r w:rsidRPr="005B0AEF">
        <w:rPr>
          <w:rFonts w:ascii="Times New Roman" w:eastAsia="Times New Roman" w:hAnsi="Times New Roman" w:cs="Times New Roman"/>
          <w:sz w:val="20"/>
          <w:szCs w:val="20"/>
          <w:lang w:val="en-IN" w:eastAsia="en-IN"/>
        </w:rPr>
        <w:t>ntegrated real-time messaging platforms like Apache Kafka and Azure Event Grid to support event sourcing and publish-subscribe patterns.</w:t>
      </w:r>
    </w:p>
    <w:p w14:paraId="41337A78" w14:textId="77777777" w:rsidR="005B0AEF" w:rsidRDefault="005B0AEF" w:rsidP="005B0AEF">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5B0AEF">
        <w:rPr>
          <w:rFonts w:ascii="Times New Roman" w:eastAsia="Times New Roman" w:hAnsi="Times New Roman" w:cs="Times New Roman"/>
          <w:sz w:val="20"/>
          <w:szCs w:val="20"/>
          <w:lang w:val="en-IN" w:eastAsia="en-IN"/>
        </w:rPr>
        <w:t>Collaborated with cybersecurity teams to implement zero-trust security models and multi-factor authentication (MFA) for critical financial applications</w:t>
      </w:r>
      <w:r w:rsidRPr="005B0AEF">
        <w:rPr>
          <w:rFonts w:ascii="Times New Roman" w:eastAsia="Times New Roman" w:hAnsi="Times New Roman" w:cs="Times New Roman"/>
          <w:sz w:val="24"/>
          <w:szCs w:val="24"/>
          <w:lang w:val="en-IN" w:eastAsia="en-IN"/>
        </w:rPr>
        <w:t>.</w:t>
      </w:r>
    </w:p>
    <w:p w14:paraId="3EC25DA6" w14:textId="77777777" w:rsidR="005B0AEF" w:rsidRDefault="005B0AEF" w:rsidP="005B0AEF">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p>
    <w:p w14:paraId="44021E7F" w14:textId="0FEDCA70" w:rsidR="00FC3624" w:rsidRPr="005B0AEF" w:rsidRDefault="003B2764" w:rsidP="005B0AEF">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r w:rsidRPr="005B0AEF">
        <w:rPr>
          <w:b/>
          <w:bCs/>
          <w:sz w:val="20"/>
          <w:szCs w:val="20"/>
        </w:rPr>
        <w:t>Environment:</w:t>
      </w:r>
      <w:r w:rsidRPr="005B0AEF">
        <w:rPr>
          <w:sz w:val="20"/>
          <w:szCs w:val="20"/>
        </w:rPr>
        <w:t xml:space="preserve"> C#, ASP.NET Core 6.0/8.0, SQL server 2019, WinForms, WCF, Rest services, ADO.NET, JavaScript, Web Services, X Path, Azure DevOps, AKS, EF core 6.0, Java, Visual studio 2022, IIS, Rest, EDMX, React, AJAX, </w:t>
      </w:r>
      <w:r w:rsidR="00FF6BD9" w:rsidRPr="005B0AEF">
        <w:rPr>
          <w:sz w:val="20"/>
          <w:szCs w:val="20"/>
        </w:rPr>
        <w:t>Typescript, Splunk</w:t>
      </w:r>
      <w:r w:rsidRPr="005B0AEF">
        <w:rPr>
          <w:sz w:val="20"/>
          <w:szCs w:val="20"/>
        </w:rPr>
        <w:t>, jQuery,HTML5, Angular 1</w:t>
      </w:r>
      <w:r w:rsidR="001C36E4" w:rsidRPr="005B0AEF">
        <w:rPr>
          <w:sz w:val="20"/>
          <w:szCs w:val="20"/>
        </w:rPr>
        <w:t>8</w:t>
      </w:r>
      <w:r w:rsidRPr="005B0AEF">
        <w:rPr>
          <w:sz w:val="20"/>
          <w:szCs w:val="20"/>
        </w:rPr>
        <w:t xml:space="preserve">, Agile, </w:t>
      </w:r>
      <w:r w:rsidR="004E6414" w:rsidRPr="005B0AEF">
        <w:rPr>
          <w:sz w:val="20"/>
          <w:szCs w:val="20"/>
        </w:rPr>
        <w:t>Captcha,</w:t>
      </w:r>
      <w:r w:rsidRPr="005B0AEF">
        <w:rPr>
          <w:sz w:val="20"/>
          <w:szCs w:val="20"/>
        </w:rPr>
        <w:t>AWS EC2, AWS S3,</w:t>
      </w:r>
      <w:r w:rsidRPr="005B0AEF">
        <w:rPr>
          <w:b/>
          <w:bCs/>
          <w:sz w:val="20"/>
          <w:szCs w:val="20"/>
        </w:rPr>
        <w:t xml:space="preserve"> </w:t>
      </w:r>
      <w:r w:rsidRPr="005B0AEF">
        <w:rPr>
          <w:sz w:val="20"/>
          <w:szCs w:val="20"/>
        </w:rPr>
        <w:t>.NET Web Services, Telerik, AJAX, MS Visio, Quartz Scheduler, NUnit, TFS, Power BI, Microsoft Orleans, SVN, LINQ, WCF, Agile Scrum Methodologies, SSIS, SSAS, SSMS, WPF, Bootstrap.</w:t>
      </w:r>
    </w:p>
    <w:p w14:paraId="0B8377C9" w14:textId="77777777" w:rsidR="008D4099" w:rsidRDefault="008D4099" w:rsidP="003E5F47">
      <w:pPr>
        <w:pStyle w:val="NoSpacing1"/>
        <w:spacing w:line="276" w:lineRule="auto"/>
        <w:ind w:left="360"/>
        <w:rPr>
          <w:b/>
          <w:bCs/>
        </w:rPr>
      </w:pPr>
    </w:p>
    <w:p w14:paraId="34D40AFE" w14:textId="77777777" w:rsidR="008D4099" w:rsidRDefault="008D4099" w:rsidP="003E5F47">
      <w:pPr>
        <w:pStyle w:val="NoSpacing1"/>
        <w:spacing w:line="276" w:lineRule="auto"/>
        <w:ind w:left="360"/>
        <w:rPr>
          <w:b/>
          <w:bCs/>
        </w:rPr>
      </w:pPr>
    </w:p>
    <w:p w14:paraId="079A212B" w14:textId="77777777" w:rsidR="008D4099" w:rsidRDefault="008D4099" w:rsidP="003E5F47">
      <w:pPr>
        <w:pStyle w:val="NoSpacing1"/>
        <w:spacing w:line="276" w:lineRule="auto"/>
        <w:ind w:left="360"/>
        <w:rPr>
          <w:b/>
          <w:bCs/>
        </w:rPr>
      </w:pPr>
    </w:p>
    <w:p w14:paraId="28BBD814" w14:textId="77777777" w:rsidR="008D4099" w:rsidRDefault="008D4099" w:rsidP="003E5F47">
      <w:pPr>
        <w:pStyle w:val="NoSpacing1"/>
        <w:spacing w:line="276" w:lineRule="auto"/>
        <w:ind w:left="360"/>
        <w:rPr>
          <w:b/>
          <w:bCs/>
        </w:rPr>
      </w:pPr>
    </w:p>
    <w:p w14:paraId="168B2935" w14:textId="77777777" w:rsidR="008D4099" w:rsidRDefault="008D4099" w:rsidP="003E5F47">
      <w:pPr>
        <w:pStyle w:val="NoSpacing1"/>
        <w:spacing w:line="276" w:lineRule="auto"/>
        <w:ind w:left="360"/>
        <w:rPr>
          <w:b/>
          <w:bCs/>
        </w:rPr>
      </w:pPr>
    </w:p>
    <w:p w14:paraId="0A09F6CA" w14:textId="77777777" w:rsidR="008D4099" w:rsidRDefault="008D4099" w:rsidP="003E5F47">
      <w:pPr>
        <w:pStyle w:val="NoSpacing1"/>
        <w:spacing w:line="276" w:lineRule="auto"/>
        <w:ind w:left="360"/>
        <w:rPr>
          <w:b/>
          <w:bCs/>
        </w:rPr>
      </w:pPr>
    </w:p>
    <w:p w14:paraId="4723426A" w14:textId="73B88D19" w:rsidR="00FF26D8" w:rsidRPr="0004684F" w:rsidRDefault="00FF26D8" w:rsidP="003E5F47">
      <w:pPr>
        <w:pStyle w:val="NoSpacing1"/>
        <w:spacing w:line="276" w:lineRule="auto"/>
        <w:ind w:left="360"/>
        <w:rPr>
          <w:b/>
          <w:bCs/>
          <w:color w:val="000000"/>
          <w:lang w:val="en-GB" w:eastAsia="en-GB"/>
        </w:rPr>
      </w:pPr>
      <w:r w:rsidRPr="0004684F">
        <w:rPr>
          <w:b/>
          <w:bCs/>
        </w:rPr>
        <w:t>C</w:t>
      </w:r>
      <w:r w:rsidR="00694AAF" w:rsidRPr="0004684F">
        <w:rPr>
          <w:b/>
          <w:bCs/>
        </w:rPr>
        <w:t>lient</w:t>
      </w:r>
      <w:r w:rsidRPr="0004684F">
        <w:rPr>
          <w:b/>
          <w:bCs/>
        </w:rPr>
        <w:t>:</w:t>
      </w:r>
      <w:r w:rsidRPr="0004684F">
        <w:rPr>
          <w:b/>
          <w:bCs/>
          <w:color w:val="000000"/>
          <w:lang w:val="en-GB" w:eastAsia="en-GB"/>
        </w:rPr>
        <w:t xml:space="preserve"> Optum Rx,</w:t>
      </w:r>
      <w:r w:rsidRPr="0004684F">
        <w:rPr>
          <w:b/>
          <w:bCs/>
          <w:color w:val="000000"/>
          <w:lang w:eastAsia="en-GB"/>
        </w:rPr>
        <w:t xml:space="preserve"> Eden Prairie, MN</w:t>
      </w:r>
      <w:r w:rsidR="00694AAF" w:rsidRPr="0004684F">
        <w:rPr>
          <w:b/>
          <w:bCs/>
          <w:color w:val="000000"/>
          <w:lang w:eastAsia="en-GB"/>
        </w:rPr>
        <w:t xml:space="preserve">                                                                        Duration</w:t>
      </w:r>
      <w:r w:rsidR="00694AAF" w:rsidRPr="0004684F">
        <w:rPr>
          <w:color w:val="000000"/>
          <w:lang w:eastAsia="en-GB"/>
        </w:rPr>
        <w:t xml:space="preserve">: </w:t>
      </w:r>
      <w:r w:rsidR="00694AAF" w:rsidRPr="0004684F">
        <w:rPr>
          <w:b/>
          <w:bCs/>
          <w:color w:val="000000"/>
          <w:lang w:eastAsia="en-GB"/>
        </w:rPr>
        <w:t xml:space="preserve">Nov </w:t>
      </w:r>
      <w:r w:rsidR="00694AAF" w:rsidRPr="0004684F">
        <w:rPr>
          <w:b/>
          <w:bCs/>
          <w:color w:val="000000"/>
          <w:lang w:val="en-GB" w:eastAsia="en-GB"/>
        </w:rPr>
        <w:t>20</w:t>
      </w:r>
      <w:r w:rsidR="00694AAF" w:rsidRPr="0004684F">
        <w:rPr>
          <w:b/>
          <w:bCs/>
          <w:color w:val="000000"/>
          <w:lang w:eastAsia="en-GB"/>
        </w:rPr>
        <w:t>21</w:t>
      </w:r>
      <w:r w:rsidR="00694AAF" w:rsidRPr="0004684F">
        <w:rPr>
          <w:b/>
          <w:bCs/>
          <w:color w:val="000000"/>
          <w:lang w:val="en-GB" w:eastAsia="en-GB"/>
        </w:rPr>
        <w:t xml:space="preserve"> to</w:t>
      </w:r>
      <w:r w:rsidR="00694AAF" w:rsidRPr="0004684F">
        <w:rPr>
          <w:b/>
          <w:bCs/>
          <w:color w:val="000000"/>
          <w:lang w:eastAsia="en-GB"/>
        </w:rPr>
        <w:t>Aug 2023</w:t>
      </w:r>
    </w:p>
    <w:p w14:paraId="1DD7F25E" w14:textId="05BBEC4C" w:rsidR="00FF26D8" w:rsidRPr="0004684F" w:rsidRDefault="00FF26D8" w:rsidP="003E5F47">
      <w:pPr>
        <w:pStyle w:val="NoSpacing1"/>
        <w:spacing w:line="276" w:lineRule="auto"/>
        <w:ind w:left="360"/>
        <w:rPr>
          <w:b/>
          <w:bCs/>
        </w:rPr>
      </w:pPr>
      <w:r w:rsidRPr="0004684F">
        <w:rPr>
          <w:b/>
          <w:bCs/>
        </w:rPr>
        <w:t>R</w:t>
      </w:r>
      <w:r w:rsidR="00694AAF" w:rsidRPr="0004684F">
        <w:rPr>
          <w:b/>
          <w:bCs/>
        </w:rPr>
        <w:t>ole</w:t>
      </w:r>
      <w:r w:rsidRPr="0004684F">
        <w:rPr>
          <w:b/>
          <w:bCs/>
        </w:rPr>
        <w:t>:</w:t>
      </w:r>
      <w:r w:rsidRPr="0004684F">
        <w:rPr>
          <w:color w:val="000000"/>
          <w:lang w:eastAsia="en-GB"/>
        </w:rPr>
        <w:t xml:space="preserve"> </w:t>
      </w:r>
      <w:r w:rsidR="00694AAF" w:rsidRPr="0004684F">
        <w:rPr>
          <w:b/>
          <w:bCs/>
          <w:color w:val="000000"/>
          <w:lang w:eastAsia="en-GB"/>
        </w:rPr>
        <w:t xml:space="preserve">Dot </w:t>
      </w:r>
      <w:r w:rsidRPr="0004684F">
        <w:rPr>
          <w:b/>
          <w:bCs/>
          <w:color w:val="000000"/>
          <w:lang w:eastAsia="en-GB"/>
        </w:rPr>
        <w:t>N</w:t>
      </w:r>
      <w:r w:rsidR="00694AAF" w:rsidRPr="0004684F">
        <w:rPr>
          <w:b/>
          <w:bCs/>
          <w:color w:val="000000"/>
          <w:lang w:eastAsia="en-GB"/>
        </w:rPr>
        <w:t>et</w:t>
      </w:r>
      <w:r w:rsidRPr="0004684F">
        <w:rPr>
          <w:b/>
          <w:bCs/>
          <w:color w:val="000000"/>
          <w:lang w:eastAsia="en-GB"/>
        </w:rPr>
        <w:t xml:space="preserve"> </w:t>
      </w:r>
      <w:r w:rsidR="00694AAF" w:rsidRPr="0004684F">
        <w:rPr>
          <w:b/>
          <w:bCs/>
          <w:color w:val="000000"/>
          <w:lang w:eastAsia="en-GB"/>
        </w:rPr>
        <w:t>Full</w:t>
      </w:r>
      <w:r w:rsidRPr="0004684F">
        <w:rPr>
          <w:b/>
          <w:bCs/>
          <w:color w:val="000000"/>
          <w:lang w:eastAsia="en-GB"/>
        </w:rPr>
        <w:t xml:space="preserve"> S</w:t>
      </w:r>
      <w:r w:rsidR="00694AAF" w:rsidRPr="0004684F">
        <w:rPr>
          <w:b/>
          <w:bCs/>
          <w:color w:val="000000"/>
          <w:lang w:eastAsia="en-GB"/>
        </w:rPr>
        <w:t>tack</w:t>
      </w:r>
      <w:r w:rsidRPr="0004684F">
        <w:rPr>
          <w:b/>
          <w:bCs/>
          <w:color w:val="000000"/>
          <w:lang w:eastAsia="en-GB"/>
        </w:rPr>
        <w:t xml:space="preserve"> D</w:t>
      </w:r>
      <w:r w:rsidR="00694AAF" w:rsidRPr="0004684F">
        <w:rPr>
          <w:b/>
          <w:bCs/>
          <w:color w:val="000000"/>
          <w:lang w:eastAsia="en-GB"/>
        </w:rPr>
        <w:t>eveloper</w:t>
      </w:r>
      <w:r w:rsidRPr="0004684F">
        <w:rPr>
          <w:b/>
          <w:bCs/>
          <w:color w:val="000000"/>
          <w:lang w:eastAsia="en-GB"/>
        </w:rPr>
        <w:t xml:space="preserve">                                                         </w:t>
      </w:r>
    </w:p>
    <w:p w14:paraId="4066D790" w14:textId="5151F191" w:rsidR="00FC3624" w:rsidRPr="0004684F" w:rsidRDefault="00FC3624" w:rsidP="003E5F47">
      <w:pPr>
        <w:pStyle w:val="NoSpacing1"/>
        <w:spacing w:line="276" w:lineRule="auto"/>
        <w:ind w:left="773"/>
        <w:rPr>
          <w:b/>
          <w:bCs/>
        </w:rPr>
      </w:pPr>
    </w:p>
    <w:p w14:paraId="021F6207" w14:textId="4FAD34EC" w:rsidR="00E36A04" w:rsidRPr="0004684F" w:rsidRDefault="00E36A04" w:rsidP="003E5F47">
      <w:pPr>
        <w:pStyle w:val="NoSpacing1"/>
        <w:spacing w:line="276" w:lineRule="auto"/>
        <w:ind w:left="360"/>
        <w:rPr>
          <w:b/>
          <w:bCs/>
        </w:rPr>
      </w:pPr>
      <w:r w:rsidRPr="0004684F">
        <w:rPr>
          <w:b/>
          <w:bCs/>
        </w:rPr>
        <w:t>Project Title:</w:t>
      </w:r>
      <w:r w:rsidR="00B93B2D" w:rsidRPr="0004684F">
        <w:rPr>
          <w:rFonts w:eastAsiaTheme="minorEastAsia"/>
          <w:b/>
          <w:bCs/>
        </w:rPr>
        <w:t xml:space="preserve"> </w:t>
      </w:r>
      <w:r w:rsidR="001A464C" w:rsidRPr="0004684F">
        <w:rPr>
          <w:b/>
          <w:bCs/>
        </w:rPr>
        <w:t xml:space="preserve">Prescription Management System (IPMS) </w:t>
      </w:r>
    </w:p>
    <w:p w14:paraId="799EC85E" w14:textId="3D246ED7" w:rsidR="00B93B2D" w:rsidRPr="0004684F" w:rsidRDefault="00B93B2D" w:rsidP="003E5F47">
      <w:pPr>
        <w:pStyle w:val="NoSpacing1"/>
        <w:spacing w:line="276" w:lineRule="auto"/>
        <w:ind w:left="360"/>
      </w:pPr>
      <w:r w:rsidRPr="0004684F">
        <w:rPr>
          <w:b/>
          <w:bCs/>
        </w:rPr>
        <w:t>Project Description</w:t>
      </w:r>
      <w:r w:rsidRPr="0004684F">
        <w:t>:</w:t>
      </w:r>
      <w:r w:rsidRPr="0004684F">
        <w:rPr>
          <w:rFonts w:eastAsiaTheme="minorEastAsia"/>
        </w:rPr>
        <w:t xml:space="preserve"> </w:t>
      </w:r>
      <w:r w:rsidR="001A464C" w:rsidRPr="0004684F">
        <w:rPr>
          <w:rFonts w:eastAsiaTheme="minorEastAsia"/>
        </w:rPr>
        <w:t xml:space="preserve">At </w:t>
      </w:r>
      <w:r w:rsidR="001A464C" w:rsidRPr="0004684F">
        <w:rPr>
          <w:rFonts w:eastAsiaTheme="minorEastAsia"/>
          <w:b/>
          <w:bCs/>
        </w:rPr>
        <w:t>Optum Rx</w:t>
      </w:r>
      <w:r w:rsidR="001A464C" w:rsidRPr="0004684F">
        <w:rPr>
          <w:rFonts w:eastAsiaTheme="minorEastAsia"/>
        </w:rPr>
        <w:t xml:space="preserve">, we built the </w:t>
      </w:r>
      <w:r w:rsidR="001A464C" w:rsidRPr="0004684F">
        <w:rPr>
          <w:rFonts w:eastAsiaTheme="minorEastAsia"/>
          <w:b/>
          <w:bCs/>
        </w:rPr>
        <w:t>Intelligent Prescription Management System (IPMS)</w:t>
      </w:r>
      <w:r w:rsidR="001A464C" w:rsidRPr="0004684F">
        <w:rPr>
          <w:rFonts w:eastAsiaTheme="minorEastAsia"/>
        </w:rPr>
        <w:t xml:space="preserve"> to streamline prescription processing and enhance medication adherence. From </w:t>
      </w:r>
      <w:r w:rsidR="001A464C" w:rsidRPr="0004684F">
        <w:rPr>
          <w:rFonts w:eastAsiaTheme="minorEastAsia"/>
          <w:b/>
          <w:bCs/>
        </w:rPr>
        <w:t>2021 to 2023</w:t>
      </w:r>
      <w:r w:rsidR="001A464C" w:rsidRPr="0004684F">
        <w:rPr>
          <w:rFonts w:eastAsiaTheme="minorEastAsia"/>
        </w:rPr>
        <w:t xml:space="preserve">, we leveraged </w:t>
      </w:r>
      <w:r w:rsidR="001A464C" w:rsidRPr="0004684F">
        <w:rPr>
          <w:rFonts w:eastAsiaTheme="minorEastAsia"/>
          <w:b/>
          <w:bCs/>
        </w:rPr>
        <w:t>Angular and .NET</w:t>
      </w:r>
      <w:r w:rsidR="001A464C" w:rsidRPr="0004684F">
        <w:rPr>
          <w:rFonts w:eastAsiaTheme="minorEastAsia"/>
        </w:rPr>
        <w:t xml:space="preserve"> to develop a secure, scalable platform integrating </w:t>
      </w:r>
      <w:r w:rsidR="001A464C" w:rsidRPr="0004684F">
        <w:rPr>
          <w:rFonts w:eastAsiaTheme="minorEastAsia"/>
          <w:b/>
          <w:bCs/>
        </w:rPr>
        <w:t>EHRs, AI-driven recommendations, and real-time insurance validation</w:t>
      </w:r>
      <w:r w:rsidR="001A464C" w:rsidRPr="0004684F">
        <w:rPr>
          <w:rFonts w:eastAsiaTheme="minorEastAsia"/>
        </w:rPr>
        <w:t>. This system improved efficiency, reduced errors, and optimized patient-pharmacy interactions.</w:t>
      </w:r>
    </w:p>
    <w:p w14:paraId="5DB0AD48" w14:textId="7A7B7752" w:rsidR="00CF6CDB" w:rsidRPr="0004684F" w:rsidRDefault="003B2764" w:rsidP="00CF6CDB">
      <w:pPr>
        <w:pStyle w:val="NormalWeb"/>
        <w:numPr>
          <w:ilvl w:val="0"/>
          <w:numId w:val="19"/>
        </w:numPr>
        <w:rPr>
          <w:sz w:val="20"/>
          <w:szCs w:val="20"/>
        </w:rPr>
      </w:pPr>
      <w:r w:rsidRPr="0004684F">
        <w:rPr>
          <w:sz w:val="20"/>
          <w:szCs w:val="20"/>
        </w:rPr>
        <w:t>Followed Agile methodologies as part of the SDLC process,</w:t>
      </w:r>
      <w:r w:rsidR="00CF6CDB" w:rsidRPr="0004684F">
        <w:rPr>
          <w:sz w:val="20"/>
          <w:szCs w:val="20"/>
        </w:rPr>
        <w:t xml:space="preserve"> Applied Agile methodologies including Scrum and Jira for iterative delivery, cross-functional collaboration, and project tracking in financial and healthcare software development.</w:t>
      </w:r>
    </w:p>
    <w:p w14:paraId="5DF47C65" w14:textId="77777777" w:rsidR="00CF6CDB" w:rsidRPr="0004684F" w:rsidRDefault="00CF6CDB" w:rsidP="00CF6CDB">
      <w:pPr>
        <w:pStyle w:val="NormalWeb"/>
        <w:numPr>
          <w:ilvl w:val="0"/>
          <w:numId w:val="19"/>
        </w:numPr>
        <w:rPr>
          <w:sz w:val="20"/>
          <w:szCs w:val="20"/>
        </w:rPr>
      </w:pPr>
      <w:r w:rsidRPr="0004684F">
        <w:rPr>
          <w:sz w:val="20"/>
          <w:szCs w:val="20"/>
        </w:rPr>
        <w:t>Designed and led the architecture of secure, scalable healthcare systems using ASP.NET MVC and .NET Core, ensuring HIPAA compliance.</w:t>
      </w:r>
    </w:p>
    <w:p w14:paraId="07551559" w14:textId="77777777" w:rsidR="00CF6CDB" w:rsidRPr="0004684F" w:rsidRDefault="00CF6CDB" w:rsidP="00CF6CDB">
      <w:pPr>
        <w:pStyle w:val="NormalWeb"/>
        <w:numPr>
          <w:ilvl w:val="0"/>
          <w:numId w:val="19"/>
        </w:numPr>
        <w:rPr>
          <w:sz w:val="20"/>
          <w:szCs w:val="20"/>
        </w:rPr>
      </w:pPr>
      <w:r w:rsidRPr="0004684F">
        <w:rPr>
          <w:sz w:val="20"/>
          <w:szCs w:val="20"/>
        </w:rPr>
        <w:t>Implemented HL7 (v2.x and v3) message parsing and FHIR RESTful APIs in .NET Core, enabling interoperability with EHR systems like EPIC and Cerner.</w:t>
      </w:r>
    </w:p>
    <w:p w14:paraId="6620A4F6" w14:textId="77777777" w:rsidR="00CF6CDB" w:rsidRPr="0004684F" w:rsidRDefault="00CF6CDB" w:rsidP="00CF6CDB">
      <w:pPr>
        <w:pStyle w:val="NormalWeb"/>
        <w:numPr>
          <w:ilvl w:val="0"/>
          <w:numId w:val="19"/>
        </w:numPr>
        <w:rPr>
          <w:sz w:val="20"/>
          <w:szCs w:val="20"/>
        </w:rPr>
      </w:pPr>
      <w:r w:rsidRPr="0004684F">
        <w:rPr>
          <w:sz w:val="20"/>
          <w:szCs w:val="20"/>
        </w:rPr>
        <w:t>Built reusable Blazor components and SPFx web parts with OAuth2 and JWT authentication, improving user experience and compliance in healthcare applications.</w:t>
      </w:r>
    </w:p>
    <w:p w14:paraId="0D6562F6" w14:textId="77777777" w:rsidR="00CF6CDB" w:rsidRPr="0004684F" w:rsidRDefault="00CF6CDB" w:rsidP="00CF6CDB">
      <w:pPr>
        <w:pStyle w:val="NormalWeb"/>
        <w:numPr>
          <w:ilvl w:val="0"/>
          <w:numId w:val="19"/>
        </w:numPr>
        <w:rPr>
          <w:sz w:val="20"/>
          <w:szCs w:val="20"/>
        </w:rPr>
      </w:pPr>
      <w:r w:rsidRPr="0004684F">
        <w:rPr>
          <w:sz w:val="20"/>
          <w:szCs w:val="20"/>
        </w:rPr>
        <w:t>Developed and optimized backend services with .NET Core and Java, including state management and asynchronous operations using NGRX in Angular apps.</w:t>
      </w:r>
    </w:p>
    <w:p w14:paraId="059238EF" w14:textId="77777777" w:rsidR="00CF6CDB" w:rsidRPr="0004684F" w:rsidRDefault="00CF6CDB" w:rsidP="00CF6CDB">
      <w:pPr>
        <w:pStyle w:val="NormalWeb"/>
        <w:numPr>
          <w:ilvl w:val="0"/>
          <w:numId w:val="19"/>
        </w:numPr>
        <w:rPr>
          <w:sz w:val="20"/>
          <w:szCs w:val="20"/>
        </w:rPr>
      </w:pPr>
      <w:r w:rsidRPr="0004684F">
        <w:rPr>
          <w:sz w:val="20"/>
          <w:szCs w:val="20"/>
        </w:rPr>
        <w:t>Engineered RESTful APIs and gRPC services for integration with SharePoint and other systems, enhancing real-time healthcare data exchange.</w:t>
      </w:r>
    </w:p>
    <w:p w14:paraId="559ED9D4" w14:textId="77777777" w:rsidR="00CF6CDB" w:rsidRPr="0004684F" w:rsidRDefault="00CF6CDB" w:rsidP="00CF6CDB">
      <w:pPr>
        <w:pStyle w:val="NormalWeb"/>
        <w:numPr>
          <w:ilvl w:val="0"/>
          <w:numId w:val="19"/>
        </w:numPr>
        <w:rPr>
          <w:sz w:val="20"/>
          <w:szCs w:val="20"/>
        </w:rPr>
      </w:pPr>
      <w:r w:rsidRPr="0004684F">
        <w:rPr>
          <w:sz w:val="20"/>
          <w:szCs w:val="20"/>
        </w:rPr>
        <w:t>Created dynamic healthcare reports and dashboards with Power BI, integrated with SQL Server and Azure Data Lake; automated refreshes using Power BI Gateway.</w:t>
      </w:r>
    </w:p>
    <w:p w14:paraId="4A176BE9" w14:textId="77777777" w:rsidR="00CF6CDB" w:rsidRPr="0004684F" w:rsidRDefault="00CF6CDB" w:rsidP="00CF6CDB">
      <w:pPr>
        <w:pStyle w:val="NormalWeb"/>
        <w:numPr>
          <w:ilvl w:val="0"/>
          <w:numId w:val="19"/>
        </w:numPr>
        <w:rPr>
          <w:sz w:val="20"/>
          <w:szCs w:val="20"/>
        </w:rPr>
      </w:pPr>
      <w:r w:rsidRPr="0004684F">
        <w:rPr>
          <w:sz w:val="20"/>
          <w:szCs w:val="20"/>
        </w:rPr>
        <w:t>Built and configured CI/CD pipelines using Azure DevOps, Jenkins, and GitHub Actions, streamlining the release lifecycle for healthcare systems.</w:t>
      </w:r>
    </w:p>
    <w:p w14:paraId="7F93B7EF" w14:textId="77777777" w:rsidR="00CF6CDB" w:rsidRPr="0004684F" w:rsidRDefault="00CF6CDB" w:rsidP="00CF6CDB">
      <w:pPr>
        <w:pStyle w:val="NormalWeb"/>
        <w:numPr>
          <w:ilvl w:val="0"/>
          <w:numId w:val="19"/>
        </w:numPr>
        <w:rPr>
          <w:sz w:val="20"/>
          <w:szCs w:val="20"/>
        </w:rPr>
      </w:pPr>
      <w:r w:rsidRPr="0004684F">
        <w:rPr>
          <w:sz w:val="20"/>
          <w:szCs w:val="20"/>
        </w:rPr>
        <w:t>Developed secure data workflows using SSIS and Azure Data Factory, ensuring synchronization across EHR, patient management, and billing systems.</w:t>
      </w:r>
    </w:p>
    <w:p w14:paraId="61045A69" w14:textId="77777777" w:rsidR="00CF6CDB" w:rsidRDefault="00CF6CDB" w:rsidP="00CF6CDB">
      <w:pPr>
        <w:pStyle w:val="NormalWeb"/>
        <w:numPr>
          <w:ilvl w:val="0"/>
          <w:numId w:val="19"/>
        </w:numPr>
        <w:rPr>
          <w:sz w:val="20"/>
          <w:szCs w:val="20"/>
        </w:rPr>
      </w:pPr>
      <w:r w:rsidRPr="0004684F">
        <w:rPr>
          <w:sz w:val="20"/>
          <w:szCs w:val="20"/>
        </w:rPr>
        <w:t>Integrated NHibernate data access layers, leveraging LINQ, HQL, and Criteria for advanced healthcare data querying and analytics.</w:t>
      </w:r>
    </w:p>
    <w:p w14:paraId="5BFC6CA1" w14:textId="10641E0D" w:rsidR="004E51F6" w:rsidRPr="004E51F6" w:rsidRDefault="004E51F6" w:rsidP="004E51F6">
      <w:pPr>
        <w:pStyle w:val="NormalWeb"/>
        <w:numPr>
          <w:ilvl w:val="0"/>
          <w:numId w:val="19"/>
        </w:numPr>
        <w:rPr>
          <w:sz w:val="20"/>
          <w:szCs w:val="20"/>
        </w:rPr>
      </w:pPr>
      <w:r w:rsidRPr="004E51F6">
        <w:rPr>
          <w:sz w:val="20"/>
          <w:szCs w:val="20"/>
        </w:rPr>
        <w:t>Implemented Amazon S3 for secure storage and retrieval of prescription documents, patient medical images, and audit logs, applying server-side encryption (SSE) for HIPAA compliance</w:t>
      </w:r>
    </w:p>
    <w:p w14:paraId="2125FCEF" w14:textId="7CB2BC6C" w:rsidR="004E51F6" w:rsidRPr="004E51F6" w:rsidRDefault="004E51F6" w:rsidP="004E51F6">
      <w:pPr>
        <w:pStyle w:val="NormalWeb"/>
        <w:numPr>
          <w:ilvl w:val="0"/>
          <w:numId w:val="19"/>
        </w:numPr>
        <w:rPr>
          <w:sz w:val="20"/>
          <w:szCs w:val="20"/>
        </w:rPr>
      </w:pPr>
      <w:r w:rsidRPr="004E51F6">
        <w:rPr>
          <w:sz w:val="20"/>
          <w:szCs w:val="20"/>
        </w:rPr>
        <w:t>Leveraged AWS Lambda for serverless processing of prescription orders, insurance verification workflows, and automated notifications to patients and pharmacies.</w:t>
      </w:r>
    </w:p>
    <w:p w14:paraId="74AF36C8" w14:textId="63701A37" w:rsidR="004E51F6" w:rsidRPr="004E51F6" w:rsidRDefault="004E51F6" w:rsidP="004E51F6">
      <w:pPr>
        <w:pStyle w:val="NormalWeb"/>
        <w:numPr>
          <w:ilvl w:val="0"/>
          <w:numId w:val="19"/>
        </w:numPr>
        <w:rPr>
          <w:sz w:val="20"/>
          <w:szCs w:val="20"/>
        </w:rPr>
      </w:pPr>
      <w:r w:rsidRPr="004E51F6">
        <w:rPr>
          <w:sz w:val="20"/>
          <w:szCs w:val="20"/>
        </w:rPr>
        <w:t>Integrated Amazon SNS and SES for sending real-time alerts, prescription refill reminders, and status updates to patients and healthcare providers.</w:t>
      </w:r>
    </w:p>
    <w:p w14:paraId="7F0D6175" w14:textId="77777777" w:rsidR="00CF6CDB" w:rsidRPr="0004684F" w:rsidRDefault="00CF6CDB" w:rsidP="00CF6CDB">
      <w:pPr>
        <w:pStyle w:val="NormalWeb"/>
        <w:numPr>
          <w:ilvl w:val="0"/>
          <w:numId w:val="19"/>
        </w:numPr>
        <w:rPr>
          <w:sz w:val="20"/>
          <w:szCs w:val="20"/>
        </w:rPr>
      </w:pPr>
      <w:r w:rsidRPr="0004684F">
        <w:rPr>
          <w:sz w:val="20"/>
          <w:szCs w:val="20"/>
        </w:rPr>
        <w:t>Utilized Azure services for hosting, CDN integration, and authentication with Azure AD for enterprise-grade security.</w:t>
      </w:r>
    </w:p>
    <w:p w14:paraId="3F60B440" w14:textId="77777777" w:rsidR="00CF6CDB" w:rsidRPr="0004684F" w:rsidRDefault="00CF6CDB" w:rsidP="00CF6CDB">
      <w:pPr>
        <w:pStyle w:val="NormalWeb"/>
        <w:numPr>
          <w:ilvl w:val="0"/>
          <w:numId w:val="19"/>
        </w:numPr>
        <w:rPr>
          <w:sz w:val="20"/>
          <w:szCs w:val="20"/>
        </w:rPr>
      </w:pPr>
      <w:r w:rsidRPr="0004684F">
        <w:rPr>
          <w:sz w:val="20"/>
          <w:szCs w:val="20"/>
        </w:rPr>
        <w:t>Implemented performance tuning, including Java GC optimization, .NET memory management, and Quartz Scheduler configuration for job orchestration.</w:t>
      </w:r>
    </w:p>
    <w:p w14:paraId="7BEFC0B5" w14:textId="77777777" w:rsidR="00CF6CDB" w:rsidRPr="0004684F" w:rsidRDefault="00CF6CDB" w:rsidP="00CF6CDB">
      <w:pPr>
        <w:pStyle w:val="NormalWeb"/>
        <w:numPr>
          <w:ilvl w:val="0"/>
          <w:numId w:val="19"/>
        </w:numPr>
        <w:rPr>
          <w:sz w:val="20"/>
          <w:szCs w:val="20"/>
        </w:rPr>
      </w:pPr>
      <w:r w:rsidRPr="0004684F">
        <w:rPr>
          <w:sz w:val="20"/>
          <w:szCs w:val="20"/>
        </w:rPr>
        <w:t>Conducted UAT and production deployments using TFS, ensuring smooth transitions and minimal disruptions.</w:t>
      </w:r>
    </w:p>
    <w:p w14:paraId="37C0C834" w14:textId="77777777" w:rsidR="00CF6CDB" w:rsidRPr="0004684F" w:rsidRDefault="00CF6CDB" w:rsidP="00CF6CDB">
      <w:pPr>
        <w:pStyle w:val="NormalWeb"/>
        <w:numPr>
          <w:ilvl w:val="0"/>
          <w:numId w:val="19"/>
        </w:numPr>
        <w:rPr>
          <w:sz w:val="20"/>
          <w:szCs w:val="20"/>
        </w:rPr>
      </w:pPr>
      <w:r w:rsidRPr="0004684F">
        <w:rPr>
          <w:sz w:val="20"/>
          <w:szCs w:val="20"/>
        </w:rPr>
        <w:t>Created reusable UI components and web controls using AngularJS, Bootstrap, HTML5, and CSS3, improving UI consistency and maintainability.</w:t>
      </w:r>
    </w:p>
    <w:p w14:paraId="79CD54D2" w14:textId="77777777" w:rsidR="00CF6CDB" w:rsidRPr="0004684F" w:rsidRDefault="00CF6CDB" w:rsidP="00CF6CDB">
      <w:pPr>
        <w:pStyle w:val="NormalWeb"/>
        <w:numPr>
          <w:ilvl w:val="0"/>
          <w:numId w:val="19"/>
        </w:numPr>
        <w:rPr>
          <w:sz w:val="20"/>
          <w:szCs w:val="20"/>
        </w:rPr>
      </w:pPr>
      <w:r w:rsidRPr="0004684F">
        <w:rPr>
          <w:sz w:val="20"/>
          <w:szCs w:val="20"/>
        </w:rPr>
        <w:t>Leveraged SignalR for real-time collaboration features in healthcare platforms and integrated logging with Splunk for centralized monitoring.</w:t>
      </w:r>
    </w:p>
    <w:p w14:paraId="553BE5A3" w14:textId="77777777" w:rsidR="00CF6CDB" w:rsidRPr="0004684F" w:rsidRDefault="00CF6CDB" w:rsidP="00CF6CDB">
      <w:pPr>
        <w:pStyle w:val="NormalWeb"/>
        <w:numPr>
          <w:ilvl w:val="0"/>
          <w:numId w:val="19"/>
        </w:numPr>
        <w:rPr>
          <w:sz w:val="20"/>
          <w:szCs w:val="20"/>
        </w:rPr>
      </w:pPr>
      <w:r w:rsidRPr="0004684F">
        <w:rPr>
          <w:sz w:val="20"/>
          <w:szCs w:val="20"/>
        </w:rPr>
        <w:t>Applied object-oriented programming principles to design modular and maintainable C# components, reducing technical debt.</w:t>
      </w:r>
    </w:p>
    <w:p w14:paraId="75E58709" w14:textId="77777777" w:rsidR="00CF6CDB" w:rsidRPr="0004684F" w:rsidRDefault="00CF6CDB" w:rsidP="00CF6CDB">
      <w:pPr>
        <w:pStyle w:val="NormalWeb"/>
        <w:numPr>
          <w:ilvl w:val="0"/>
          <w:numId w:val="19"/>
        </w:numPr>
        <w:rPr>
          <w:sz w:val="20"/>
          <w:szCs w:val="20"/>
        </w:rPr>
      </w:pPr>
      <w:r w:rsidRPr="0004684F">
        <w:rPr>
          <w:sz w:val="20"/>
          <w:szCs w:val="20"/>
        </w:rPr>
        <w:t>Ensured regulatory compliance across data integration and reporting processes using encryption, access controls, and audit logging.</w:t>
      </w:r>
    </w:p>
    <w:p w14:paraId="017A68E6" w14:textId="77777777" w:rsidR="00CF6CDB" w:rsidRPr="0004684F" w:rsidRDefault="00CF6CDB" w:rsidP="00CF6CDB">
      <w:pPr>
        <w:pStyle w:val="NormalWeb"/>
        <w:numPr>
          <w:ilvl w:val="0"/>
          <w:numId w:val="19"/>
        </w:numPr>
        <w:rPr>
          <w:sz w:val="20"/>
          <w:szCs w:val="20"/>
        </w:rPr>
      </w:pPr>
      <w:r w:rsidRPr="0004684F">
        <w:rPr>
          <w:sz w:val="20"/>
          <w:szCs w:val="20"/>
        </w:rPr>
        <w:t>Integrated Java-based EHR systems with .NET healthcare platforms for seamless patient data exchange, insurance processing, and claim management.</w:t>
      </w:r>
    </w:p>
    <w:p w14:paraId="5016E026" w14:textId="77777777" w:rsidR="00CF6CDB" w:rsidRPr="0004684F" w:rsidRDefault="00CF6CDB" w:rsidP="00CF6CDB">
      <w:pPr>
        <w:pStyle w:val="NormalWeb"/>
        <w:numPr>
          <w:ilvl w:val="0"/>
          <w:numId w:val="19"/>
        </w:numPr>
        <w:rPr>
          <w:sz w:val="20"/>
          <w:szCs w:val="20"/>
        </w:rPr>
      </w:pPr>
      <w:r w:rsidRPr="0004684F">
        <w:rPr>
          <w:sz w:val="20"/>
          <w:szCs w:val="20"/>
        </w:rPr>
        <w:t>Delivered scalable three-tier healthcare web applications using LINQ with generic collections to improve performance and maintainability.</w:t>
      </w:r>
    </w:p>
    <w:p w14:paraId="3CD3C350" w14:textId="77777777" w:rsidR="00CF6CDB" w:rsidRPr="0004684F" w:rsidRDefault="00CF6CDB" w:rsidP="00CF6CDB">
      <w:pPr>
        <w:pStyle w:val="NormalWeb"/>
        <w:numPr>
          <w:ilvl w:val="0"/>
          <w:numId w:val="19"/>
        </w:numPr>
        <w:rPr>
          <w:sz w:val="20"/>
          <w:szCs w:val="20"/>
        </w:rPr>
      </w:pPr>
      <w:r w:rsidRPr="0004684F">
        <w:rPr>
          <w:sz w:val="20"/>
          <w:szCs w:val="20"/>
        </w:rPr>
        <w:t>Recognized for detail-oriented problem-solving, fast-paced delivery under tight deadlines, and collaborative development across large teams.</w:t>
      </w:r>
    </w:p>
    <w:p w14:paraId="112FAF38" w14:textId="72CF2D5D" w:rsidR="00F46A56" w:rsidRPr="00CF3CE6" w:rsidRDefault="003B2764" w:rsidP="00CF3CE6">
      <w:pPr>
        <w:pStyle w:val="NormalWeb"/>
        <w:ind w:left="720"/>
        <w:rPr>
          <w:sz w:val="20"/>
          <w:szCs w:val="20"/>
        </w:rPr>
      </w:pPr>
      <w:r w:rsidRPr="0004684F">
        <w:rPr>
          <w:b/>
          <w:bCs/>
          <w:sz w:val="20"/>
          <w:szCs w:val="20"/>
        </w:rPr>
        <w:t>Environment:</w:t>
      </w:r>
      <w:r w:rsidRPr="0004684F">
        <w:rPr>
          <w:sz w:val="20"/>
          <w:szCs w:val="20"/>
        </w:rPr>
        <w:t> ASP.NET MVC, C#, Agile, Angular 8/9, Web API, Mobile Applications (Android and IOS), SQL Server, Mongo DB, Web Services, Kendo UI, MVVM, Java, AJAX Control Toolkit, JavaScript, jQuery, Power BI, Node.JS, HTML, IIS, Azure, Telerik, TeamCity Windows, Microsoft Visio, Visual Studio, .Net Framework,Splunk, Microsoft Reporting Services (SSRS), Quartz Scheduler, Clear Case, TypeScript, Hibernate,</w:t>
      </w:r>
      <w:ins w:id="0" w:author="santosh O" w:date="2024-02-26T16:03:00Z">
        <w:r w:rsidRPr="0004684F">
          <w:rPr>
            <w:sz w:val="20"/>
            <w:szCs w:val="20"/>
          </w:rPr>
          <w:t xml:space="preserve"> </w:t>
        </w:r>
      </w:ins>
      <w:r w:rsidR="004E51F6">
        <w:rPr>
          <w:sz w:val="20"/>
          <w:szCs w:val="20"/>
        </w:rPr>
        <w:t>Aws,</w:t>
      </w:r>
      <w:r w:rsidRPr="0004684F">
        <w:rPr>
          <w:sz w:val="20"/>
          <w:szCs w:val="20"/>
        </w:rPr>
        <w:t xml:space="preserve">CI/CD Pipelines. </w:t>
      </w:r>
    </w:p>
    <w:p w14:paraId="43DFD534" w14:textId="77777777" w:rsidR="005B0AEF" w:rsidRDefault="005B0AEF" w:rsidP="003E5F47">
      <w:pPr>
        <w:pStyle w:val="NoSpacing1"/>
        <w:spacing w:line="276" w:lineRule="auto"/>
        <w:ind w:left="360"/>
        <w:rPr>
          <w:b/>
          <w:bCs/>
        </w:rPr>
      </w:pPr>
    </w:p>
    <w:p w14:paraId="79CB93E9" w14:textId="77777777" w:rsidR="005B0AEF" w:rsidRDefault="005B0AEF" w:rsidP="003E5F47">
      <w:pPr>
        <w:pStyle w:val="NoSpacing1"/>
        <w:spacing w:line="276" w:lineRule="auto"/>
        <w:ind w:left="360"/>
        <w:rPr>
          <w:b/>
          <w:bCs/>
        </w:rPr>
      </w:pPr>
    </w:p>
    <w:p w14:paraId="1D0E7E0B" w14:textId="77777777" w:rsidR="004E51F6" w:rsidRDefault="004E51F6" w:rsidP="003E5F47">
      <w:pPr>
        <w:pStyle w:val="NoSpacing1"/>
        <w:spacing w:line="276" w:lineRule="auto"/>
        <w:ind w:left="360"/>
        <w:rPr>
          <w:b/>
          <w:bCs/>
        </w:rPr>
      </w:pPr>
    </w:p>
    <w:p w14:paraId="5DB75185" w14:textId="110C39B5" w:rsidR="0056162C" w:rsidRPr="0004684F" w:rsidRDefault="0056162C" w:rsidP="003E5F47">
      <w:pPr>
        <w:pStyle w:val="NoSpacing1"/>
        <w:spacing w:line="276" w:lineRule="auto"/>
        <w:ind w:left="360"/>
        <w:rPr>
          <w:b/>
          <w:bCs/>
          <w:color w:val="000000"/>
          <w:lang w:val="en-GB" w:eastAsia="en-GB"/>
        </w:rPr>
      </w:pPr>
      <w:r w:rsidRPr="0004684F">
        <w:rPr>
          <w:b/>
          <w:bCs/>
        </w:rPr>
        <w:lastRenderedPageBreak/>
        <w:t>C</w:t>
      </w:r>
      <w:r w:rsidR="00694AAF" w:rsidRPr="0004684F">
        <w:rPr>
          <w:b/>
          <w:bCs/>
        </w:rPr>
        <w:t>lient</w:t>
      </w:r>
      <w:r w:rsidRPr="0004684F">
        <w:rPr>
          <w:b/>
          <w:bCs/>
        </w:rPr>
        <w:t>:</w:t>
      </w:r>
      <w:r w:rsidRPr="0004684F">
        <w:rPr>
          <w:b/>
          <w:bCs/>
          <w:color w:val="000000"/>
          <w:lang w:val="en-GB" w:eastAsia="en-GB"/>
        </w:rPr>
        <w:t xml:space="preserve"> Wolters Kluwer, </w:t>
      </w:r>
      <w:r w:rsidRPr="0004684F">
        <w:rPr>
          <w:b/>
          <w:bCs/>
          <w:color w:val="000000"/>
          <w:lang w:eastAsia="en-GB"/>
        </w:rPr>
        <w:t>Coppell, TX</w:t>
      </w:r>
      <w:r w:rsidR="00696D13" w:rsidRPr="0004684F">
        <w:rPr>
          <w:b/>
          <w:bCs/>
          <w:color w:val="000000"/>
          <w:lang w:eastAsia="en-GB"/>
        </w:rPr>
        <w:t xml:space="preserve">                                                               </w:t>
      </w:r>
      <w:r w:rsidR="00694AAF" w:rsidRPr="0004684F">
        <w:rPr>
          <w:b/>
          <w:bCs/>
          <w:color w:val="000000"/>
          <w:lang w:eastAsia="en-GB"/>
        </w:rPr>
        <w:t xml:space="preserve">         </w:t>
      </w:r>
      <w:r w:rsidR="00696D13" w:rsidRPr="0004684F">
        <w:rPr>
          <w:b/>
          <w:bCs/>
          <w:color w:val="000000"/>
          <w:lang w:eastAsia="en-GB"/>
        </w:rPr>
        <w:t xml:space="preserve"> D</w:t>
      </w:r>
      <w:r w:rsidR="00694AAF" w:rsidRPr="0004684F">
        <w:rPr>
          <w:b/>
          <w:bCs/>
          <w:color w:val="000000"/>
          <w:lang w:eastAsia="en-GB"/>
        </w:rPr>
        <w:t>uration</w:t>
      </w:r>
      <w:r w:rsidR="00696D13" w:rsidRPr="0004684F">
        <w:rPr>
          <w:b/>
          <w:bCs/>
          <w:color w:val="000000"/>
          <w:lang w:eastAsia="en-GB"/>
        </w:rPr>
        <w:t>: Jan</w:t>
      </w:r>
      <w:r w:rsidR="00F46A56" w:rsidRPr="0004684F">
        <w:rPr>
          <w:b/>
          <w:bCs/>
          <w:color w:val="000000"/>
          <w:lang w:eastAsia="en-GB"/>
        </w:rPr>
        <w:t xml:space="preserve"> </w:t>
      </w:r>
      <w:r w:rsidR="00696D13" w:rsidRPr="0004684F">
        <w:rPr>
          <w:b/>
          <w:bCs/>
          <w:color w:val="000000"/>
          <w:lang w:eastAsia="en-GB"/>
        </w:rPr>
        <w:t>2020 to Oct 2021</w:t>
      </w:r>
      <w:r w:rsidRPr="0004684F">
        <w:rPr>
          <w:b/>
          <w:bCs/>
          <w:color w:val="000000"/>
          <w:lang w:eastAsia="en-GB"/>
        </w:rPr>
        <w:t> </w:t>
      </w:r>
    </w:p>
    <w:p w14:paraId="240D1FF2" w14:textId="2A8F6EF1" w:rsidR="00CD0B7C" w:rsidRPr="0004684F" w:rsidRDefault="0056162C" w:rsidP="003E5F47">
      <w:pPr>
        <w:pStyle w:val="NoSpacing1"/>
        <w:spacing w:line="276" w:lineRule="auto"/>
        <w:ind w:left="360"/>
        <w:rPr>
          <w:lang w:eastAsia="en-IN"/>
        </w:rPr>
      </w:pPr>
      <w:r w:rsidRPr="0004684F">
        <w:rPr>
          <w:b/>
          <w:bCs/>
        </w:rPr>
        <w:t>R</w:t>
      </w:r>
      <w:r w:rsidR="00694AAF" w:rsidRPr="0004684F">
        <w:rPr>
          <w:b/>
          <w:bCs/>
        </w:rPr>
        <w:t>ole</w:t>
      </w:r>
      <w:r w:rsidRPr="0004684F">
        <w:rPr>
          <w:b/>
          <w:bCs/>
        </w:rPr>
        <w:t>:</w:t>
      </w:r>
      <w:r w:rsidRPr="0004684F">
        <w:rPr>
          <w:b/>
          <w:bCs/>
          <w:color w:val="000000"/>
          <w:lang w:eastAsia="en-GB"/>
        </w:rPr>
        <w:t xml:space="preserve"> </w:t>
      </w:r>
      <w:r w:rsidR="00694AAF" w:rsidRPr="0004684F">
        <w:rPr>
          <w:b/>
          <w:bCs/>
          <w:color w:val="000000"/>
          <w:lang w:eastAsia="en-GB"/>
        </w:rPr>
        <w:t xml:space="preserve">Senior </w:t>
      </w:r>
      <w:r w:rsidR="00694AAF" w:rsidRPr="0004684F">
        <w:rPr>
          <w:b/>
          <w:bCs/>
          <w:color w:val="000000"/>
          <w:lang w:val="en-GB" w:eastAsia="en-GB"/>
        </w:rPr>
        <w:t xml:space="preserve">Dot </w:t>
      </w:r>
      <w:r w:rsidRPr="0004684F">
        <w:rPr>
          <w:b/>
          <w:bCs/>
          <w:color w:val="000000"/>
          <w:lang w:val="en-GB" w:eastAsia="en-GB"/>
        </w:rPr>
        <w:t>N</w:t>
      </w:r>
      <w:r w:rsidR="00694AAF" w:rsidRPr="0004684F">
        <w:rPr>
          <w:b/>
          <w:bCs/>
          <w:color w:val="000000"/>
          <w:lang w:val="en-GB" w:eastAsia="en-GB"/>
        </w:rPr>
        <w:t>et</w:t>
      </w:r>
      <w:r w:rsidRPr="0004684F">
        <w:rPr>
          <w:b/>
          <w:bCs/>
          <w:color w:val="000000"/>
          <w:lang w:val="en-GB" w:eastAsia="en-GB"/>
        </w:rPr>
        <w:t xml:space="preserve"> Developer</w:t>
      </w:r>
      <w:r w:rsidRPr="0004684F">
        <w:rPr>
          <w:b/>
          <w:bCs/>
          <w:color w:val="000000"/>
          <w:lang w:eastAsia="en-GB"/>
        </w:rPr>
        <w:t xml:space="preserve">                                                                                              </w:t>
      </w:r>
    </w:p>
    <w:p w14:paraId="487F78C5" w14:textId="42D41521" w:rsidR="00FC3624" w:rsidRPr="0004684F" w:rsidRDefault="00FC3624" w:rsidP="003E5F47">
      <w:pPr>
        <w:pStyle w:val="NoSpacing1"/>
        <w:spacing w:line="276" w:lineRule="auto"/>
        <w:ind w:left="773"/>
        <w:rPr>
          <w:b/>
          <w:bCs/>
        </w:rPr>
      </w:pPr>
    </w:p>
    <w:p w14:paraId="580BB545" w14:textId="5D3B7332" w:rsidR="00B93B2D" w:rsidRPr="0004684F" w:rsidRDefault="00B93B2D" w:rsidP="003E5F47">
      <w:pPr>
        <w:pStyle w:val="NoSpacing1"/>
        <w:spacing w:line="276" w:lineRule="auto"/>
        <w:ind w:left="360"/>
      </w:pPr>
      <w:r w:rsidRPr="0004684F">
        <w:rPr>
          <w:b/>
          <w:bCs/>
        </w:rPr>
        <w:t>Project Title:</w:t>
      </w:r>
      <w:r w:rsidR="0019703F" w:rsidRPr="0004684F">
        <w:rPr>
          <w:rFonts w:eastAsiaTheme="minorEastAsia"/>
          <w:b/>
          <w:bCs/>
        </w:rPr>
        <w:t xml:space="preserve"> </w:t>
      </w:r>
      <w:r w:rsidR="0019703F" w:rsidRPr="0004684F">
        <w:rPr>
          <w:b/>
          <w:bCs/>
        </w:rPr>
        <w:t>Automated Infrastructure Deployment &amp; Monitoring Solution</w:t>
      </w:r>
    </w:p>
    <w:p w14:paraId="1826DEFE" w14:textId="4967386E" w:rsidR="00B93B2D" w:rsidRPr="0004684F" w:rsidRDefault="00B93B2D" w:rsidP="003E5F47">
      <w:pPr>
        <w:pStyle w:val="NoSpacing1"/>
        <w:spacing w:line="276" w:lineRule="auto"/>
        <w:ind w:left="360"/>
      </w:pPr>
      <w:r w:rsidRPr="0004684F">
        <w:rPr>
          <w:b/>
          <w:bCs/>
        </w:rPr>
        <w:t>Project Description</w:t>
      </w:r>
      <w:r w:rsidRPr="0004684F">
        <w:t>:</w:t>
      </w:r>
      <w:r w:rsidR="0019703F" w:rsidRPr="0004684F">
        <w:rPr>
          <w:rFonts w:eastAsiaTheme="minorEastAsia"/>
        </w:rPr>
        <w:t xml:space="preserve"> </w:t>
      </w:r>
      <w:r w:rsidR="0019703F" w:rsidRPr="0004684F">
        <w:t xml:space="preserve">Migrated applications to </w:t>
      </w:r>
      <w:r w:rsidR="0019703F" w:rsidRPr="0004684F">
        <w:rPr>
          <w:b/>
          <w:bCs/>
        </w:rPr>
        <w:t>AngularJS,</w:t>
      </w:r>
      <w:r w:rsidR="0019703F" w:rsidRPr="0004684F">
        <w:t xml:space="preserve"> enhancing performance through code refactoring and optimized module management. Implemented Terraform for infrastructure automation in </w:t>
      </w:r>
      <w:r w:rsidR="0019703F" w:rsidRPr="0004684F">
        <w:rPr>
          <w:b/>
          <w:bCs/>
        </w:rPr>
        <w:t>Azure Cloud</w:t>
      </w:r>
      <w:r w:rsidR="0019703F" w:rsidRPr="0004684F">
        <w:t xml:space="preserve">, reducing manual provisioning time by 40%. Developed automated monitoring tools and </w:t>
      </w:r>
      <w:r w:rsidR="0019703F" w:rsidRPr="0004684F">
        <w:rPr>
          <w:b/>
          <w:bCs/>
        </w:rPr>
        <w:t>configured API Gateway</w:t>
      </w:r>
      <w:r w:rsidR="0019703F" w:rsidRPr="0004684F">
        <w:t xml:space="preserve"> services to ensure secure, real-time communication between microservices.</w:t>
      </w:r>
    </w:p>
    <w:p w14:paraId="60CEF8F7"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Developed and secured RESTful APIs and gRPC services using .NET Core and Amazon API Gateway, ensuring seamless interaction with SharePoint and other healthcare systems.</w:t>
      </w:r>
    </w:p>
    <w:p w14:paraId="7F32187C"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Proficient in C#.NET, AngularJS, Web API, JSON, Bootstrap, JavaScript, CSS3, and NoSQL databases like DynamoDB.</w:t>
      </w:r>
    </w:p>
    <w:p w14:paraId="3FE23772"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Delivered scalable microservices using REST, AWS, and Microservices architecture for identity and data exchange platforms.</w:t>
      </w:r>
    </w:p>
    <w:p w14:paraId="6475E78E"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Led the migration and upgrade of applications to AngularJS, resolving compatibility issues and optimizing performance through code refactoring and enhanced module management.</w:t>
      </w:r>
    </w:p>
    <w:p w14:paraId="1A4115F2"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Implemented advanced UI features such as filtering, sorting, and pagination using Telerik Grid, improving user experience in data-heavy applications.</w:t>
      </w:r>
    </w:p>
    <w:p w14:paraId="4DF392D8" w14:textId="77777777" w:rsidR="00CF6CDB"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Designed and developed reusable, modular JavaScript components to promote code consistency and reusability across applications.</w:t>
      </w:r>
    </w:p>
    <w:p w14:paraId="775D94F9" w14:textId="2E4D9FC2" w:rsidR="004E51F6" w:rsidRPr="004E51F6" w:rsidRDefault="004E51F6" w:rsidP="004E51F6">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4E51F6">
        <w:rPr>
          <w:rFonts w:ascii="Times New Roman" w:eastAsia="Times New Roman" w:hAnsi="Times New Roman" w:cs="Times New Roman"/>
          <w:sz w:val="20"/>
          <w:szCs w:val="20"/>
          <w:lang w:val="en-IN" w:eastAsia="en-IN"/>
        </w:rPr>
        <w:t>Designed interactive charts and reports using libraries like NGX-Charts, D3.js, and Chart.js to provide insights into CPU usage, memory consumption, and deployment success rates.</w:t>
      </w:r>
    </w:p>
    <w:p w14:paraId="2B1F365A" w14:textId="122870F7" w:rsidR="004E51F6" w:rsidRPr="004E51F6" w:rsidRDefault="004E51F6" w:rsidP="004E51F6">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4E51F6">
        <w:rPr>
          <w:rFonts w:ascii="Times New Roman" w:eastAsia="Times New Roman" w:hAnsi="Times New Roman" w:cs="Times New Roman"/>
          <w:sz w:val="20"/>
          <w:szCs w:val="20"/>
          <w:lang w:val="en-IN" w:eastAsia="en-IN"/>
        </w:rPr>
        <w:t>Implemented live notifications and alerts within the Angular app using WebSockets and RxJS for real-time updates on infrastructure events (e.g., deployment failures, scaling events)</w:t>
      </w:r>
    </w:p>
    <w:p w14:paraId="72192015" w14:textId="6F893708" w:rsidR="004E51F6" w:rsidRPr="004E51F6" w:rsidRDefault="004E51F6" w:rsidP="004E51F6">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4E51F6">
        <w:rPr>
          <w:rFonts w:ascii="Times New Roman" w:eastAsia="Times New Roman" w:hAnsi="Times New Roman" w:cs="Times New Roman"/>
          <w:sz w:val="20"/>
          <w:szCs w:val="20"/>
          <w:lang w:val="en-IN" w:eastAsia="en-IN"/>
        </w:rPr>
        <w:t>Configured role-based access controls (RBAC) in the Angular UI, ensuring that only authorized users could trigger deployments, view critical monitoring data, or access administrative features.</w:t>
      </w:r>
    </w:p>
    <w:p w14:paraId="14554F93"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Utilized Azure Data Factory for seamless data integration and migration across on-premises and cloud environments.</w:t>
      </w:r>
    </w:p>
    <w:p w14:paraId="27DA6B7B"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Configured distributed Elasticsearch clusters with cross-cluster replication, ensuring high availability and disaster recovery for mission-critical healthcare applications.</w:t>
      </w:r>
    </w:p>
    <w:p w14:paraId="015A268D"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Developed automated monitoring tools and performed file system audits to enhance system performance and ensure service continuity.</w:t>
      </w:r>
    </w:p>
    <w:p w14:paraId="7A85B308"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Delivered a market data normalization framework for a financial institution, supporting consistent analytics across equities, FX, and derivatives.</w:t>
      </w:r>
    </w:p>
    <w:p w14:paraId="76322281"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Collaborated with compliance teams to align data usage with licensing and regulatory standards.</w:t>
      </w:r>
    </w:p>
    <w:p w14:paraId="7C62AA1E" w14:textId="36AC6144"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 xml:space="preserve">Integrated ASP.NET </w:t>
      </w:r>
      <w:r w:rsidR="00807B33" w:rsidRPr="0004684F">
        <w:rPr>
          <w:rFonts w:ascii="Times New Roman" w:eastAsia="Times New Roman" w:hAnsi="Times New Roman" w:cs="Times New Roman"/>
          <w:sz w:val="20"/>
          <w:szCs w:val="20"/>
          <w:lang w:val="en-IN" w:eastAsia="en-IN"/>
        </w:rPr>
        <w:t>Web Forms</w:t>
      </w:r>
      <w:r w:rsidRPr="0004684F">
        <w:rPr>
          <w:rFonts w:ascii="Times New Roman" w:eastAsia="Times New Roman" w:hAnsi="Times New Roman" w:cs="Times New Roman"/>
          <w:sz w:val="20"/>
          <w:szCs w:val="20"/>
          <w:lang w:val="en-IN" w:eastAsia="en-IN"/>
        </w:rPr>
        <w:t xml:space="preserve"> with SQL Server, Oracle, and XML using ADO.NET and LINQ for enterprise-level applications.</w:t>
      </w:r>
    </w:p>
    <w:p w14:paraId="70253975"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Skilled in writing unit, integration, and automation test cases to ensure application quality.</w:t>
      </w:r>
    </w:p>
    <w:p w14:paraId="5F1A2162"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Hands-on experience with Visual Studio 2017, .NET Core, .NET 3.5/4.0, Git, Angular 12/14, Azure DevOps, Azure Cloud, Terraform, and TFS.</w:t>
      </w:r>
    </w:p>
    <w:p w14:paraId="087F8B64"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Actively involved in deployment activities across QA, Dev, and Prod environments.</w:t>
      </w:r>
    </w:p>
    <w:p w14:paraId="20132630"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Integrated Confluence with project management tools to streamline documentation and improve team collaboration.</w:t>
      </w:r>
    </w:p>
    <w:p w14:paraId="4398B67C" w14:textId="77777777" w:rsidR="00CF6CDB" w:rsidRPr="0004684F" w:rsidRDefault="00CF6CDB" w:rsidP="00CF6CDB">
      <w:pPr>
        <w:numPr>
          <w:ilvl w:val="0"/>
          <w:numId w:val="20"/>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Strong problem-solving abilities, detail-oriented, and capable of delivering high-quality solutions under tight deadlines.</w:t>
      </w:r>
    </w:p>
    <w:p w14:paraId="2FB7080A" w14:textId="388F3100" w:rsidR="00696D13" w:rsidRPr="00CF3CE6" w:rsidRDefault="00CD0B7C" w:rsidP="00CF3CE6">
      <w:pPr>
        <w:pStyle w:val="ListParagraph"/>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hAnsi="Times New Roman" w:cs="Times New Roman"/>
          <w:b/>
          <w:sz w:val="20"/>
          <w:szCs w:val="20"/>
        </w:rPr>
        <w:t>Environment</w:t>
      </w:r>
      <w:r w:rsidRPr="0004684F">
        <w:rPr>
          <w:rFonts w:ascii="Times New Roman" w:hAnsi="Times New Roman" w:cs="Times New Roman"/>
          <w:sz w:val="20"/>
          <w:szCs w:val="20"/>
        </w:rPr>
        <w:t xml:space="preserve">: </w:t>
      </w:r>
      <w:r w:rsidRPr="0004684F">
        <w:rPr>
          <w:rStyle w:val="Strong"/>
          <w:rFonts w:ascii="Times New Roman" w:hAnsi="Times New Roman" w:cs="Times New Roman"/>
          <w:b w:val="0"/>
          <w:bCs w:val="0"/>
          <w:sz w:val="20"/>
          <w:szCs w:val="20"/>
        </w:rPr>
        <w:t xml:space="preserve">VS 2012, .NET 3.5/4.0, .Net Core, C#.Net, Oracle 12C, </w:t>
      </w:r>
      <w:r w:rsidR="00807B33" w:rsidRPr="0004684F">
        <w:rPr>
          <w:rStyle w:val="Strong"/>
          <w:rFonts w:ascii="Times New Roman" w:hAnsi="Times New Roman" w:cs="Times New Roman"/>
          <w:b w:val="0"/>
          <w:bCs w:val="0"/>
          <w:sz w:val="20"/>
          <w:szCs w:val="20"/>
        </w:rPr>
        <w:t xml:space="preserve">HTTP, </w:t>
      </w:r>
      <w:r w:rsidR="004E51F6" w:rsidRPr="0004684F">
        <w:rPr>
          <w:rStyle w:val="Strong"/>
          <w:rFonts w:ascii="Times New Roman" w:hAnsi="Times New Roman" w:cs="Times New Roman"/>
          <w:b w:val="0"/>
          <w:bCs w:val="0"/>
          <w:sz w:val="20"/>
          <w:szCs w:val="20"/>
        </w:rPr>
        <w:t xml:space="preserve">TSQL, </w:t>
      </w:r>
      <w:proofErr w:type="spellStart"/>
      <w:proofErr w:type="gramStart"/>
      <w:r w:rsidR="004E51F6" w:rsidRPr="0004684F">
        <w:rPr>
          <w:rStyle w:val="Strong"/>
          <w:rFonts w:ascii="Times New Roman" w:hAnsi="Times New Roman" w:cs="Times New Roman"/>
          <w:b w:val="0"/>
          <w:bCs w:val="0"/>
          <w:sz w:val="20"/>
          <w:szCs w:val="20"/>
        </w:rPr>
        <w:t>SSIS</w:t>
      </w:r>
      <w:r w:rsidRPr="0004684F">
        <w:rPr>
          <w:rStyle w:val="Strong"/>
          <w:rFonts w:ascii="Times New Roman" w:hAnsi="Times New Roman" w:cs="Times New Roman"/>
          <w:b w:val="0"/>
          <w:bCs w:val="0"/>
          <w:sz w:val="20"/>
          <w:szCs w:val="20"/>
        </w:rPr>
        <w:t>,</w:t>
      </w:r>
      <w:r w:rsidR="00807B33" w:rsidRPr="0004684F">
        <w:rPr>
          <w:rStyle w:val="Strong"/>
          <w:rFonts w:ascii="Times New Roman" w:hAnsi="Times New Roman" w:cs="Times New Roman"/>
          <w:b w:val="0"/>
          <w:bCs w:val="0"/>
          <w:sz w:val="20"/>
          <w:szCs w:val="20"/>
        </w:rPr>
        <w:t>Kubernets</w:t>
      </w:r>
      <w:proofErr w:type="spellEnd"/>
      <w:proofErr w:type="gramEnd"/>
      <w:r w:rsidR="00807B33" w:rsidRPr="0004684F">
        <w:rPr>
          <w:rStyle w:val="Strong"/>
          <w:rFonts w:ascii="Times New Roman" w:hAnsi="Times New Roman" w:cs="Times New Roman"/>
          <w:b w:val="0"/>
          <w:bCs w:val="0"/>
          <w:sz w:val="20"/>
          <w:szCs w:val="20"/>
        </w:rPr>
        <w:t>, Web API</w:t>
      </w:r>
      <w:r w:rsidRPr="0004684F">
        <w:rPr>
          <w:rStyle w:val="Strong"/>
          <w:rFonts w:ascii="Times New Roman" w:hAnsi="Times New Roman" w:cs="Times New Roman"/>
          <w:b w:val="0"/>
          <w:bCs w:val="0"/>
          <w:sz w:val="20"/>
          <w:szCs w:val="20"/>
        </w:rPr>
        <w:t xml:space="preserve">, Angular JS, SQL Server, </w:t>
      </w:r>
      <w:proofErr w:type="gramStart"/>
      <w:r w:rsidRPr="0004684F">
        <w:rPr>
          <w:rStyle w:val="Strong"/>
          <w:rFonts w:ascii="Times New Roman" w:hAnsi="Times New Roman" w:cs="Times New Roman"/>
          <w:b w:val="0"/>
          <w:bCs w:val="0"/>
          <w:sz w:val="20"/>
          <w:szCs w:val="20"/>
        </w:rPr>
        <w:t>TDD,  Azure</w:t>
      </w:r>
      <w:proofErr w:type="gramEnd"/>
      <w:r w:rsidRPr="0004684F">
        <w:rPr>
          <w:rStyle w:val="Strong"/>
          <w:rFonts w:ascii="Times New Roman" w:hAnsi="Times New Roman" w:cs="Times New Roman"/>
          <w:b w:val="0"/>
          <w:bCs w:val="0"/>
          <w:sz w:val="20"/>
          <w:szCs w:val="20"/>
        </w:rPr>
        <w:t xml:space="preserve"> Dev Ops, Azure Cloud, </w:t>
      </w:r>
      <w:r w:rsidR="00807B33" w:rsidRPr="0004684F">
        <w:rPr>
          <w:rStyle w:val="Strong"/>
          <w:rFonts w:ascii="Times New Roman" w:hAnsi="Times New Roman" w:cs="Times New Roman"/>
          <w:b w:val="0"/>
          <w:bCs w:val="0"/>
          <w:sz w:val="20"/>
          <w:szCs w:val="20"/>
        </w:rPr>
        <w:t>Blazor, AngularJS, Terraform</w:t>
      </w:r>
      <w:r w:rsidRPr="0004684F">
        <w:rPr>
          <w:rStyle w:val="Strong"/>
          <w:rFonts w:ascii="Times New Roman" w:hAnsi="Times New Roman" w:cs="Times New Roman"/>
          <w:b w:val="0"/>
          <w:bCs w:val="0"/>
          <w:sz w:val="20"/>
          <w:szCs w:val="20"/>
        </w:rPr>
        <w:t xml:space="preserve"> &amp;</w:t>
      </w:r>
      <w:proofErr w:type="gramStart"/>
      <w:r w:rsidRPr="0004684F">
        <w:rPr>
          <w:rStyle w:val="Strong"/>
          <w:rFonts w:ascii="Times New Roman" w:hAnsi="Times New Roman" w:cs="Times New Roman"/>
          <w:b w:val="0"/>
          <w:bCs w:val="0"/>
          <w:sz w:val="20"/>
          <w:szCs w:val="20"/>
        </w:rPr>
        <w:t>EF,PowerShell</w:t>
      </w:r>
      <w:proofErr w:type="gramEnd"/>
      <w:r w:rsidRPr="0004684F">
        <w:rPr>
          <w:rStyle w:val="Strong"/>
          <w:rFonts w:ascii="Times New Roman" w:hAnsi="Times New Roman" w:cs="Times New Roman"/>
          <w:b w:val="0"/>
          <w:bCs w:val="0"/>
          <w:sz w:val="20"/>
          <w:szCs w:val="20"/>
        </w:rPr>
        <w:t>,</w:t>
      </w:r>
      <w:r w:rsidR="005B0AEF" w:rsidRPr="0004684F">
        <w:rPr>
          <w:rStyle w:val="Strong"/>
          <w:rFonts w:ascii="Times New Roman" w:hAnsi="Times New Roman" w:cs="Times New Roman"/>
          <w:b w:val="0"/>
          <w:bCs w:val="0"/>
          <w:sz w:val="20"/>
          <w:szCs w:val="20"/>
        </w:rPr>
        <w:t>JMeter, Python</w:t>
      </w:r>
      <w:r w:rsidRPr="0004684F">
        <w:rPr>
          <w:rStyle w:val="Strong"/>
          <w:rFonts w:ascii="Times New Roman" w:hAnsi="Times New Roman" w:cs="Times New Roman"/>
          <w:b w:val="0"/>
          <w:bCs w:val="0"/>
          <w:sz w:val="20"/>
          <w:szCs w:val="20"/>
        </w:rPr>
        <w:t xml:space="preserve"> </w:t>
      </w:r>
      <w:r w:rsidR="000274A7" w:rsidRPr="0004684F">
        <w:rPr>
          <w:rStyle w:val="Strong"/>
          <w:rFonts w:ascii="Times New Roman" w:hAnsi="Times New Roman" w:cs="Times New Roman"/>
          <w:b w:val="0"/>
          <w:bCs w:val="0"/>
          <w:sz w:val="20"/>
          <w:szCs w:val="20"/>
        </w:rPr>
        <w:t>2.7, Power</w:t>
      </w:r>
      <w:r w:rsidRPr="0004684F">
        <w:rPr>
          <w:rStyle w:val="Strong"/>
          <w:rFonts w:ascii="Times New Roman" w:hAnsi="Times New Roman" w:cs="Times New Roman"/>
          <w:b w:val="0"/>
          <w:bCs w:val="0"/>
          <w:sz w:val="20"/>
          <w:szCs w:val="20"/>
        </w:rPr>
        <w:t xml:space="preserve"> BI.</w:t>
      </w:r>
    </w:p>
    <w:p w14:paraId="444B77B2" w14:textId="25B4B174" w:rsidR="0056162C" w:rsidRPr="0004684F" w:rsidRDefault="0056162C" w:rsidP="003E5F47">
      <w:pPr>
        <w:pStyle w:val="NoSpacing1"/>
        <w:spacing w:line="276" w:lineRule="auto"/>
        <w:ind w:left="360"/>
        <w:rPr>
          <w:b/>
          <w:bCs/>
          <w:color w:val="000000"/>
          <w:lang w:val="en-GB" w:eastAsia="en-GB"/>
        </w:rPr>
      </w:pPr>
      <w:r w:rsidRPr="0004684F">
        <w:rPr>
          <w:b/>
          <w:bCs/>
        </w:rPr>
        <w:t>C</w:t>
      </w:r>
      <w:r w:rsidR="00694AAF" w:rsidRPr="0004684F">
        <w:rPr>
          <w:b/>
          <w:bCs/>
        </w:rPr>
        <w:t>lient</w:t>
      </w:r>
      <w:r w:rsidRPr="0004684F">
        <w:rPr>
          <w:b/>
          <w:bCs/>
        </w:rPr>
        <w:t>:</w:t>
      </w:r>
      <w:r w:rsidRPr="0004684F">
        <w:rPr>
          <w:b/>
          <w:bCs/>
          <w:color w:val="000000"/>
          <w:lang w:val="en-GB" w:eastAsia="en-GB"/>
        </w:rPr>
        <w:t xml:space="preserve"> State of </w:t>
      </w:r>
      <w:r w:rsidRPr="0004684F">
        <w:rPr>
          <w:b/>
          <w:bCs/>
          <w:color w:val="000000"/>
          <w:lang w:eastAsia="en-GB"/>
        </w:rPr>
        <w:t>Michigan</w:t>
      </w:r>
      <w:r w:rsidRPr="0004684F">
        <w:rPr>
          <w:b/>
          <w:bCs/>
          <w:color w:val="000000"/>
          <w:lang w:val="en-GB" w:eastAsia="en-GB"/>
        </w:rPr>
        <w:t xml:space="preserve">, </w:t>
      </w:r>
      <w:r w:rsidRPr="0004684F">
        <w:rPr>
          <w:b/>
          <w:bCs/>
          <w:color w:val="000000"/>
          <w:lang w:eastAsia="en-GB"/>
        </w:rPr>
        <w:t>Lansing</w:t>
      </w:r>
      <w:r w:rsidRPr="0004684F">
        <w:rPr>
          <w:b/>
          <w:bCs/>
          <w:color w:val="000000"/>
          <w:lang w:val="en-GB" w:eastAsia="en-GB"/>
        </w:rPr>
        <w:t>, M</w:t>
      </w:r>
      <w:r w:rsidRPr="0004684F">
        <w:rPr>
          <w:b/>
          <w:bCs/>
          <w:color w:val="000000"/>
          <w:lang w:eastAsia="en-GB"/>
        </w:rPr>
        <w:t>I</w:t>
      </w:r>
      <w:r w:rsidR="00696D13" w:rsidRPr="0004684F">
        <w:rPr>
          <w:b/>
          <w:bCs/>
          <w:color w:val="000000"/>
          <w:lang w:eastAsia="en-GB"/>
        </w:rPr>
        <w:t xml:space="preserve">                                                             </w:t>
      </w:r>
      <w:r w:rsidR="00694AAF" w:rsidRPr="0004684F">
        <w:rPr>
          <w:b/>
          <w:bCs/>
          <w:color w:val="000000"/>
          <w:lang w:eastAsia="en-GB"/>
        </w:rPr>
        <w:t xml:space="preserve">             </w:t>
      </w:r>
      <w:r w:rsidR="00696D13" w:rsidRPr="0004684F">
        <w:rPr>
          <w:b/>
          <w:bCs/>
          <w:color w:val="000000"/>
          <w:lang w:eastAsia="en-GB"/>
        </w:rPr>
        <w:t>D</w:t>
      </w:r>
      <w:r w:rsidR="00694AAF" w:rsidRPr="0004684F">
        <w:rPr>
          <w:b/>
          <w:bCs/>
          <w:color w:val="000000"/>
          <w:lang w:eastAsia="en-GB"/>
        </w:rPr>
        <w:t>uration</w:t>
      </w:r>
      <w:r w:rsidR="00696D13" w:rsidRPr="0004684F">
        <w:rPr>
          <w:b/>
          <w:bCs/>
          <w:color w:val="000000"/>
          <w:lang w:eastAsia="en-GB"/>
        </w:rPr>
        <w:t>:</w:t>
      </w:r>
      <w:r w:rsidR="00694AAF" w:rsidRPr="0004684F">
        <w:rPr>
          <w:b/>
          <w:bCs/>
          <w:color w:val="000000"/>
          <w:lang w:eastAsia="en-GB"/>
        </w:rPr>
        <w:t xml:space="preserve"> </w:t>
      </w:r>
      <w:r w:rsidR="00696D13" w:rsidRPr="0004684F">
        <w:rPr>
          <w:b/>
          <w:bCs/>
          <w:color w:val="000000"/>
          <w:lang w:eastAsia="en-GB"/>
        </w:rPr>
        <w:t>Feb</w:t>
      </w:r>
      <w:r w:rsidR="00696D13" w:rsidRPr="0004684F">
        <w:rPr>
          <w:b/>
          <w:bCs/>
          <w:color w:val="000000"/>
          <w:lang w:val="en-GB" w:eastAsia="en-GB"/>
        </w:rPr>
        <w:t xml:space="preserve"> 20</w:t>
      </w:r>
      <w:r w:rsidR="00696D13" w:rsidRPr="0004684F">
        <w:rPr>
          <w:b/>
          <w:bCs/>
          <w:color w:val="000000"/>
          <w:lang w:eastAsia="en-GB"/>
        </w:rPr>
        <w:t xml:space="preserve">17 </w:t>
      </w:r>
      <w:r w:rsidR="00696D13" w:rsidRPr="0004684F">
        <w:rPr>
          <w:b/>
          <w:bCs/>
          <w:color w:val="000000"/>
          <w:lang w:val="en-GB" w:eastAsia="en-GB"/>
        </w:rPr>
        <w:t xml:space="preserve">to </w:t>
      </w:r>
      <w:r w:rsidR="00696D13" w:rsidRPr="0004684F">
        <w:rPr>
          <w:b/>
          <w:bCs/>
          <w:color w:val="000000"/>
          <w:lang w:eastAsia="en-GB"/>
        </w:rPr>
        <w:t xml:space="preserve">Dec 2019                                                                                            </w:t>
      </w:r>
    </w:p>
    <w:p w14:paraId="7CD09DA4" w14:textId="77777777" w:rsidR="00D7208F" w:rsidRDefault="0056162C" w:rsidP="003E5F47">
      <w:pPr>
        <w:pStyle w:val="NoSpacing1"/>
        <w:spacing w:line="276" w:lineRule="auto"/>
        <w:ind w:left="360"/>
        <w:rPr>
          <w:b/>
          <w:bCs/>
          <w:color w:val="000000"/>
          <w:lang w:eastAsia="en-GB"/>
        </w:rPr>
      </w:pPr>
      <w:r w:rsidRPr="0004684F">
        <w:rPr>
          <w:b/>
          <w:bCs/>
        </w:rPr>
        <w:t>R</w:t>
      </w:r>
      <w:r w:rsidR="00694AAF" w:rsidRPr="0004684F">
        <w:rPr>
          <w:b/>
          <w:bCs/>
        </w:rPr>
        <w:t>ole</w:t>
      </w:r>
      <w:r w:rsidRPr="0004684F">
        <w:rPr>
          <w:b/>
          <w:bCs/>
        </w:rPr>
        <w:t>:</w:t>
      </w:r>
      <w:r w:rsidRPr="0004684F">
        <w:rPr>
          <w:b/>
          <w:bCs/>
          <w:color w:val="000000"/>
          <w:lang w:eastAsia="en-GB"/>
        </w:rPr>
        <w:t xml:space="preserve"> </w:t>
      </w:r>
      <w:r w:rsidRPr="0004684F">
        <w:rPr>
          <w:b/>
          <w:bCs/>
          <w:color w:val="000000"/>
          <w:lang w:val="en-GB" w:eastAsia="en-GB"/>
        </w:rPr>
        <w:t>.Net Developer</w:t>
      </w:r>
      <w:r w:rsidRPr="0004684F">
        <w:rPr>
          <w:b/>
          <w:bCs/>
          <w:color w:val="000000"/>
          <w:lang w:eastAsia="en-GB"/>
        </w:rPr>
        <w:t xml:space="preserve">       </w:t>
      </w:r>
    </w:p>
    <w:p w14:paraId="2AC6B4A6" w14:textId="68F43CE2" w:rsidR="00CD0B7C" w:rsidRPr="0004684F" w:rsidRDefault="0056162C" w:rsidP="003E5F47">
      <w:pPr>
        <w:pStyle w:val="NoSpacing1"/>
        <w:spacing w:line="276" w:lineRule="auto"/>
        <w:ind w:left="360"/>
        <w:rPr>
          <w:lang w:eastAsia="en-IN"/>
        </w:rPr>
      </w:pPr>
      <w:r w:rsidRPr="0004684F">
        <w:rPr>
          <w:b/>
          <w:bCs/>
          <w:color w:val="000000"/>
          <w:lang w:eastAsia="en-GB"/>
        </w:rPr>
        <w:t xml:space="preserve">                                                                                 </w:t>
      </w:r>
    </w:p>
    <w:p w14:paraId="69ED1897" w14:textId="0117488F" w:rsidR="0019703F" w:rsidRPr="0004684F" w:rsidRDefault="00A62ADB" w:rsidP="00A62ADB">
      <w:pPr>
        <w:pStyle w:val="NoSpacing1"/>
        <w:spacing w:line="276" w:lineRule="auto"/>
        <w:rPr>
          <w:b/>
          <w:bCs/>
        </w:rPr>
      </w:pPr>
      <w:r w:rsidRPr="0004684F">
        <w:rPr>
          <w:b/>
          <w:bCs/>
        </w:rPr>
        <w:t xml:space="preserve">        </w:t>
      </w:r>
      <w:r w:rsidR="0019703F" w:rsidRPr="0004684F">
        <w:rPr>
          <w:b/>
          <w:bCs/>
        </w:rPr>
        <w:t>Project Title:</w:t>
      </w:r>
      <w:r w:rsidR="0019703F" w:rsidRPr="0004684F">
        <w:rPr>
          <w:rFonts w:eastAsiaTheme="minorEastAsia"/>
          <w:b/>
          <w:bCs/>
        </w:rPr>
        <w:t xml:space="preserve"> </w:t>
      </w:r>
      <w:r w:rsidR="0019703F" w:rsidRPr="0004684F">
        <w:rPr>
          <w:b/>
          <w:bCs/>
        </w:rPr>
        <w:t>Digital Banking Experience Enhancement</w:t>
      </w:r>
    </w:p>
    <w:p w14:paraId="4ED09C0F" w14:textId="791A481C"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Developed Single Page Applications (SPA) using Angular 8, implementing generic services and reusable components to improve maintainability and scalability.</w:t>
      </w:r>
    </w:p>
    <w:p w14:paraId="6CBDCA2C" w14:textId="77777777"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Built dynamic, responsive web pages using ASP.NET, HTML, and CSS to ensure seamless user experiences across devices. Designed and developed web applications using ASP.NET MVC, .NET Core, C#, and SQL Server, focusing on robust backend integration and efficient database management.</w:t>
      </w:r>
    </w:p>
    <w:p w14:paraId="6FBA0BC9" w14:textId="7A9622B1"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Created reusable Angular templates and components, utilizing Angular directives (e.g., ng-show, ng-repeat) and routing to ensure clean, maintainable architecture.</w:t>
      </w:r>
    </w:p>
    <w:p w14:paraId="1FB10378" w14:textId="26438CB2"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 xml:space="preserve">Integrated NPM and Node.js to manage dependencies and optimize the development </w:t>
      </w:r>
      <w:proofErr w:type="spellStart"/>
      <w:proofErr w:type="gramStart"/>
      <w:r w:rsidRPr="0004684F">
        <w:rPr>
          <w:rFonts w:ascii="Times New Roman" w:eastAsia="Times New Roman" w:hAnsi="Times New Roman" w:cs="Times New Roman"/>
          <w:sz w:val="20"/>
          <w:szCs w:val="20"/>
          <w:lang w:val="en-IN" w:eastAsia="en-IN"/>
        </w:rPr>
        <w:t>workflow.Engineered</w:t>
      </w:r>
      <w:proofErr w:type="spellEnd"/>
      <w:proofErr w:type="gramEnd"/>
      <w:r w:rsidRPr="0004684F">
        <w:rPr>
          <w:rFonts w:ascii="Times New Roman" w:eastAsia="Times New Roman" w:hAnsi="Times New Roman" w:cs="Times New Roman"/>
          <w:sz w:val="20"/>
          <w:szCs w:val="20"/>
          <w:lang w:val="en-IN" w:eastAsia="en-IN"/>
        </w:rPr>
        <w:t xml:space="preserve"> scalable, cloud-based applications using Google Cloud Platform (GCP), contributing to state-wide digital transformation efforts.</w:t>
      </w:r>
    </w:p>
    <w:p w14:paraId="7C74E529" w14:textId="7607B20F"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lastRenderedPageBreak/>
        <w:t xml:space="preserve">Utilized GCP Datastore for managing unstructured data in citizen-centric applications with NoSQL </w:t>
      </w:r>
      <w:proofErr w:type="spellStart"/>
      <w:proofErr w:type="gramStart"/>
      <w:r w:rsidRPr="0004684F">
        <w:rPr>
          <w:rFonts w:ascii="Times New Roman" w:eastAsia="Times New Roman" w:hAnsi="Times New Roman" w:cs="Times New Roman"/>
          <w:sz w:val="20"/>
          <w:szCs w:val="20"/>
          <w:lang w:val="en-IN" w:eastAsia="en-IN"/>
        </w:rPr>
        <w:t>solutions.Conducted</w:t>
      </w:r>
      <w:proofErr w:type="spellEnd"/>
      <w:proofErr w:type="gramEnd"/>
      <w:r w:rsidRPr="0004684F">
        <w:rPr>
          <w:rFonts w:ascii="Times New Roman" w:eastAsia="Times New Roman" w:hAnsi="Times New Roman" w:cs="Times New Roman"/>
          <w:sz w:val="20"/>
          <w:szCs w:val="20"/>
          <w:lang w:val="en-IN" w:eastAsia="en-IN"/>
        </w:rPr>
        <w:t xml:space="preserve"> GCP cost optimization using Billing Reports and resource management tools to control expenses and enhance operational efficiency.</w:t>
      </w:r>
    </w:p>
    <w:p w14:paraId="290B26DE" w14:textId="6C068E9E"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 xml:space="preserve">Deployed Firebase for real-time backend support in mobile citizen engagement applications, integrating seamlessly with GCP services. Implemented robust logging and monitoring using </w:t>
      </w:r>
      <w:proofErr w:type="spellStart"/>
      <w:r w:rsidRPr="0004684F">
        <w:rPr>
          <w:rFonts w:ascii="Times New Roman" w:eastAsia="Times New Roman" w:hAnsi="Times New Roman" w:cs="Times New Roman"/>
          <w:sz w:val="20"/>
          <w:szCs w:val="20"/>
          <w:lang w:val="en-IN" w:eastAsia="en-IN"/>
        </w:rPr>
        <w:t>SeriLog</w:t>
      </w:r>
      <w:proofErr w:type="spellEnd"/>
      <w:r w:rsidRPr="0004684F">
        <w:rPr>
          <w:rFonts w:ascii="Times New Roman" w:eastAsia="Times New Roman" w:hAnsi="Times New Roman" w:cs="Times New Roman"/>
          <w:sz w:val="20"/>
          <w:szCs w:val="20"/>
          <w:lang w:val="en-IN" w:eastAsia="en-IN"/>
        </w:rPr>
        <w:t xml:space="preserve">, Application Insights, and </w:t>
      </w:r>
      <w:proofErr w:type="spellStart"/>
      <w:r w:rsidRPr="0004684F">
        <w:rPr>
          <w:rFonts w:ascii="Times New Roman" w:eastAsia="Times New Roman" w:hAnsi="Times New Roman" w:cs="Times New Roman"/>
          <w:sz w:val="20"/>
          <w:szCs w:val="20"/>
          <w:lang w:val="en-IN" w:eastAsia="en-IN"/>
        </w:rPr>
        <w:t>NLog</w:t>
      </w:r>
      <w:proofErr w:type="spellEnd"/>
      <w:r w:rsidRPr="0004684F">
        <w:rPr>
          <w:rFonts w:ascii="Times New Roman" w:eastAsia="Times New Roman" w:hAnsi="Times New Roman" w:cs="Times New Roman"/>
          <w:sz w:val="20"/>
          <w:szCs w:val="20"/>
          <w:lang w:val="en-IN" w:eastAsia="en-IN"/>
        </w:rPr>
        <w:t xml:space="preserve"> to ensure real-time diagnostics and proactive issue resolution.</w:t>
      </w:r>
    </w:p>
    <w:p w14:paraId="1EE48E76" w14:textId="317CDC2E"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 xml:space="preserve">Designed RESTful APIs in collaboration with backend teams, enabling smooth integration and secure data transactions via </w:t>
      </w:r>
      <w:r w:rsidR="00E44F69" w:rsidRPr="0004684F">
        <w:rPr>
          <w:rFonts w:ascii="Times New Roman" w:eastAsia="Times New Roman" w:hAnsi="Times New Roman" w:cs="Times New Roman"/>
          <w:sz w:val="20"/>
          <w:szCs w:val="20"/>
          <w:lang w:val="en-IN" w:eastAsia="en-IN"/>
        </w:rPr>
        <w:t>AJAX. Employed</w:t>
      </w:r>
      <w:r w:rsidRPr="0004684F">
        <w:rPr>
          <w:rFonts w:ascii="Times New Roman" w:eastAsia="Times New Roman" w:hAnsi="Times New Roman" w:cs="Times New Roman"/>
          <w:sz w:val="20"/>
          <w:szCs w:val="20"/>
          <w:lang w:val="en-IN" w:eastAsia="en-IN"/>
        </w:rPr>
        <w:t xml:space="preserve"> error handling strategies across ASP.NET applications to improve fault tolerance and user experience.</w:t>
      </w:r>
    </w:p>
    <w:p w14:paraId="4139F99E" w14:textId="3533C324"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Delivered user training and technical support, including walkthroughs of dashboards and data visualizations, and troubleshooting AJAX issues.</w:t>
      </w:r>
    </w:p>
    <w:p w14:paraId="6829F771" w14:textId="0D0F4DD8"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Developed microservices using the MEAN stack (MongoDB, Express.js, Angular, Node.js) with Elasticsearch, deployed on private cloud infrastructure for high scalability and performance.</w:t>
      </w:r>
    </w:p>
    <w:p w14:paraId="3D701B54" w14:textId="5CE64D5E"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 xml:space="preserve">Implemented CI/CD pipelines with Jenkins, TeamCity, and Azure DevOps to automate build, test, and deployment processes for .NET </w:t>
      </w:r>
      <w:r w:rsidR="00E44F69" w:rsidRPr="0004684F">
        <w:rPr>
          <w:rFonts w:ascii="Times New Roman" w:eastAsia="Times New Roman" w:hAnsi="Times New Roman" w:cs="Times New Roman"/>
          <w:sz w:val="20"/>
          <w:szCs w:val="20"/>
          <w:lang w:val="en-IN" w:eastAsia="en-IN"/>
        </w:rPr>
        <w:t>applications. Configured</w:t>
      </w:r>
      <w:r w:rsidRPr="0004684F">
        <w:rPr>
          <w:rFonts w:ascii="Times New Roman" w:eastAsia="Times New Roman" w:hAnsi="Times New Roman" w:cs="Times New Roman"/>
          <w:sz w:val="20"/>
          <w:szCs w:val="20"/>
          <w:lang w:val="en-IN" w:eastAsia="en-IN"/>
        </w:rPr>
        <w:t xml:space="preserve"> Google Cloud Resource Manager to maintain efficient organization and access control across multiple state agencies.</w:t>
      </w:r>
    </w:p>
    <w:p w14:paraId="4501EFE2" w14:textId="52077A46"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 xml:space="preserve">Managed database transactions using Hibernate, handling session management and efficient execution of CRUD </w:t>
      </w:r>
      <w:r w:rsidR="00E44F69" w:rsidRPr="0004684F">
        <w:rPr>
          <w:rFonts w:ascii="Times New Roman" w:eastAsia="Times New Roman" w:hAnsi="Times New Roman" w:cs="Times New Roman"/>
          <w:sz w:val="20"/>
          <w:szCs w:val="20"/>
          <w:lang w:val="en-IN" w:eastAsia="en-IN"/>
        </w:rPr>
        <w:t>operations. Conducted</w:t>
      </w:r>
      <w:r w:rsidRPr="0004684F">
        <w:rPr>
          <w:rFonts w:ascii="Times New Roman" w:eastAsia="Times New Roman" w:hAnsi="Times New Roman" w:cs="Times New Roman"/>
          <w:sz w:val="20"/>
          <w:szCs w:val="20"/>
          <w:lang w:val="en-IN" w:eastAsia="en-IN"/>
        </w:rPr>
        <w:t xml:space="preserve"> functional testing and debugging of web services using SOAPUI, ensuring API reliability and integrity.</w:t>
      </w:r>
    </w:p>
    <w:p w14:paraId="453F1055" w14:textId="0D38B6E2" w:rsidR="00F46A56" w:rsidRPr="0004684F" w:rsidRDefault="00F46A56" w:rsidP="00F46A56">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 xml:space="preserve">Applied CSS animations, transitions, and transforms to enhance interactivity and improve user </w:t>
      </w:r>
      <w:proofErr w:type="spellStart"/>
      <w:proofErr w:type="gramStart"/>
      <w:r w:rsidRPr="0004684F">
        <w:rPr>
          <w:rFonts w:ascii="Times New Roman" w:eastAsia="Times New Roman" w:hAnsi="Times New Roman" w:cs="Times New Roman"/>
          <w:sz w:val="20"/>
          <w:szCs w:val="20"/>
          <w:lang w:val="en-IN" w:eastAsia="en-IN"/>
        </w:rPr>
        <w:t>engagement.Managed</w:t>
      </w:r>
      <w:proofErr w:type="spellEnd"/>
      <w:proofErr w:type="gramEnd"/>
      <w:r w:rsidRPr="0004684F">
        <w:rPr>
          <w:rFonts w:ascii="Times New Roman" w:eastAsia="Times New Roman" w:hAnsi="Times New Roman" w:cs="Times New Roman"/>
          <w:sz w:val="20"/>
          <w:szCs w:val="20"/>
          <w:lang w:val="en-IN" w:eastAsia="en-IN"/>
        </w:rPr>
        <w:t xml:space="preserve"> Jira boards (Scrum/Kanban) to track progress, dependencies, and impediments, ensuring transparency and timely delivery of project milestones.</w:t>
      </w:r>
    </w:p>
    <w:p w14:paraId="46B0D138" w14:textId="77777777" w:rsidR="0004684F" w:rsidRPr="0004684F" w:rsidRDefault="00F46A56" w:rsidP="0004684F">
      <w:pPr>
        <w:pStyle w:val="ListParagraph"/>
        <w:numPr>
          <w:ilvl w:val="0"/>
          <w:numId w:val="21"/>
        </w:numPr>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eastAsia="Times New Roman" w:hAnsi="Times New Roman" w:cs="Times New Roman"/>
          <w:sz w:val="20"/>
          <w:szCs w:val="20"/>
          <w:lang w:val="en-IN" w:eastAsia="en-IN"/>
        </w:rPr>
        <w:t xml:space="preserve">Implemented server-side scripting with PHP, ASP.NET, and Node.js to process client requests and support dynamic content </w:t>
      </w:r>
      <w:r w:rsidR="00E44F69" w:rsidRPr="0004684F">
        <w:rPr>
          <w:rFonts w:ascii="Times New Roman" w:eastAsia="Times New Roman" w:hAnsi="Times New Roman" w:cs="Times New Roman"/>
          <w:sz w:val="20"/>
          <w:szCs w:val="20"/>
          <w:lang w:val="en-IN" w:eastAsia="en-IN"/>
        </w:rPr>
        <w:t>rendering. Set</w:t>
      </w:r>
      <w:r w:rsidRPr="0004684F">
        <w:rPr>
          <w:rFonts w:ascii="Times New Roman" w:eastAsia="Times New Roman" w:hAnsi="Times New Roman" w:cs="Times New Roman"/>
          <w:sz w:val="20"/>
          <w:szCs w:val="20"/>
          <w:lang w:val="en-IN" w:eastAsia="en-IN"/>
        </w:rPr>
        <w:t xml:space="preserve"> up automated rollback mechanisms in CI/CD pipelines to ensure application stability during deployment failures or performance regressions.</w:t>
      </w:r>
    </w:p>
    <w:p w14:paraId="11C78B45" w14:textId="77777777" w:rsidR="0004684F" w:rsidRPr="0004684F" w:rsidRDefault="0004684F" w:rsidP="0004684F">
      <w:pPr>
        <w:pStyle w:val="ListParagraph"/>
        <w:spacing w:before="100" w:beforeAutospacing="1" w:after="100" w:afterAutospacing="1" w:line="240" w:lineRule="auto"/>
        <w:rPr>
          <w:rFonts w:ascii="Times New Roman" w:eastAsia="Times New Roman" w:hAnsi="Times New Roman" w:cs="Times New Roman"/>
          <w:sz w:val="20"/>
          <w:szCs w:val="20"/>
          <w:lang w:val="en-IN" w:eastAsia="en-IN"/>
        </w:rPr>
      </w:pPr>
    </w:p>
    <w:p w14:paraId="1F2B9C03" w14:textId="75C42B45" w:rsidR="00696D13" w:rsidRPr="00D7208F" w:rsidRDefault="003B2764" w:rsidP="00D7208F">
      <w:pPr>
        <w:pStyle w:val="ListParagraph"/>
        <w:spacing w:before="100" w:beforeAutospacing="1" w:after="100" w:afterAutospacing="1" w:line="240" w:lineRule="auto"/>
        <w:rPr>
          <w:rFonts w:ascii="Times New Roman" w:eastAsia="Times New Roman" w:hAnsi="Times New Roman" w:cs="Times New Roman"/>
          <w:sz w:val="20"/>
          <w:szCs w:val="20"/>
          <w:lang w:val="en-IN" w:eastAsia="en-IN"/>
        </w:rPr>
      </w:pPr>
      <w:r w:rsidRPr="0004684F">
        <w:rPr>
          <w:rFonts w:ascii="Times New Roman" w:hAnsi="Times New Roman" w:cs="Times New Roman"/>
          <w:b/>
          <w:sz w:val="20"/>
          <w:szCs w:val="20"/>
        </w:rPr>
        <w:t>Environment</w:t>
      </w:r>
      <w:r w:rsidRPr="0004684F">
        <w:rPr>
          <w:rFonts w:ascii="Times New Roman" w:hAnsi="Times New Roman" w:cs="Times New Roman"/>
          <w:b/>
          <w:sz w:val="20"/>
          <w:szCs w:val="20"/>
          <w:u w:val="single"/>
        </w:rPr>
        <w:t>:</w:t>
      </w:r>
      <w:r w:rsidRPr="0004684F">
        <w:rPr>
          <w:rFonts w:ascii="Times New Roman" w:hAnsi="Times New Roman" w:cs="Times New Roman"/>
          <w:b/>
          <w:sz w:val="20"/>
          <w:szCs w:val="20"/>
        </w:rPr>
        <w:t xml:space="preserve"> </w:t>
      </w:r>
      <w:r w:rsidRPr="0004684F">
        <w:rPr>
          <w:rFonts w:ascii="Times New Roman" w:hAnsi="Times New Roman" w:cs="Times New Roman"/>
          <w:sz w:val="20"/>
          <w:szCs w:val="20"/>
        </w:rPr>
        <w:t xml:space="preserve">.NET, Visual Studio, ASP.NET MVC, WPF, WCF, LINQ, Webservices, Vue.js, OOP, </w:t>
      </w:r>
      <w:r w:rsidR="00416CA9" w:rsidRPr="0004684F">
        <w:rPr>
          <w:rFonts w:ascii="Times New Roman" w:hAnsi="Times New Roman" w:cs="Times New Roman"/>
          <w:sz w:val="20"/>
          <w:szCs w:val="20"/>
        </w:rPr>
        <w:t>HTML, JavaScript</w:t>
      </w:r>
      <w:r w:rsidRPr="0004684F">
        <w:rPr>
          <w:rFonts w:ascii="Times New Roman" w:hAnsi="Times New Roman" w:cs="Times New Roman"/>
          <w:sz w:val="20"/>
          <w:szCs w:val="20"/>
        </w:rPr>
        <w:t xml:space="preserve">, WinForms, Dependency Injection, C#, Azure DevOps, Azure AD, Azure APP Services, GCP, Excel, XML, XPath, CSS, MS SQL </w:t>
      </w:r>
      <w:r w:rsidR="0004684F" w:rsidRPr="0004684F">
        <w:rPr>
          <w:rFonts w:ascii="Times New Roman" w:hAnsi="Times New Roman" w:cs="Times New Roman"/>
          <w:sz w:val="20"/>
          <w:szCs w:val="20"/>
        </w:rPr>
        <w:t>Server</w:t>
      </w:r>
      <w:r w:rsidR="0004684F" w:rsidRPr="0004684F">
        <w:rPr>
          <w:rStyle w:val="Strong"/>
          <w:rFonts w:ascii="Times New Roman" w:eastAsiaTheme="majorEastAsia" w:hAnsi="Times New Roman" w:cs="Times New Roman"/>
          <w:color w:val="0D0D0D"/>
          <w:sz w:val="20"/>
          <w:szCs w:val="20"/>
          <w:bdr w:val="single" w:sz="2" w:space="0" w:color="E3E3E3"/>
          <w:shd w:val="clear" w:color="auto" w:fill="FFFFFF"/>
        </w:rPr>
        <w:t>,</w:t>
      </w:r>
      <w:r w:rsidR="0004684F" w:rsidRPr="0004684F">
        <w:rPr>
          <w:rFonts w:ascii="Times New Roman" w:hAnsi="Times New Roman" w:cs="Times New Roman"/>
          <w:sz w:val="20"/>
          <w:szCs w:val="20"/>
        </w:rPr>
        <w:t xml:space="preserve"> ASP</w:t>
      </w:r>
      <w:r w:rsidRPr="0004684F">
        <w:rPr>
          <w:rFonts w:ascii="Times New Roman" w:hAnsi="Times New Roman" w:cs="Times New Roman"/>
          <w:sz w:val="20"/>
          <w:szCs w:val="20"/>
        </w:rPr>
        <w:t>. Net using VB .NET and,</w:t>
      </w:r>
      <w:r w:rsidRPr="0004684F">
        <w:rPr>
          <w:rStyle w:val="Strong"/>
          <w:rFonts w:ascii="Times New Roman" w:eastAsiaTheme="majorEastAsia" w:hAnsi="Times New Roman" w:cs="Times New Roman"/>
          <w:color w:val="0D0D0D"/>
          <w:sz w:val="20"/>
          <w:szCs w:val="20"/>
          <w:shd w:val="clear" w:color="auto" w:fill="FFFFFF"/>
        </w:rPr>
        <w:t xml:space="preserve"> </w:t>
      </w:r>
      <w:r w:rsidRPr="0004684F">
        <w:rPr>
          <w:rStyle w:val="Strong"/>
          <w:rFonts w:ascii="Times New Roman" w:eastAsiaTheme="majorEastAsia" w:hAnsi="Times New Roman" w:cs="Times New Roman"/>
          <w:b w:val="0"/>
          <w:bCs w:val="0"/>
          <w:color w:val="0D0D0D"/>
          <w:sz w:val="20"/>
          <w:szCs w:val="20"/>
          <w:shd w:val="clear" w:color="auto" w:fill="FFFFFF"/>
        </w:rPr>
        <w:t xml:space="preserve">Rest Sharp, </w:t>
      </w:r>
      <w:proofErr w:type="spellStart"/>
      <w:r w:rsidRPr="0004684F">
        <w:rPr>
          <w:rStyle w:val="Strong"/>
          <w:rFonts w:ascii="Times New Roman" w:eastAsiaTheme="majorEastAsia" w:hAnsi="Times New Roman" w:cs="Times New Roman"/>
          <w:b w:val="0"/>
          <w:bCs w:val="0"/>
          <w:color w:val="0D0D0D"/>
          <w:sz w:val="20"/>
          <w:szCs w:val="20"/>
          <w:shd w:val="clear" w:color="auto" w:fill="FFFFFF"/>
        </w:rPr>
        <w:t>NUnit</w:t>
      </w:r>
      <w:proofErr w:type="spellEnd"/>
      <w:r w:rsidRPr="0004684F">
        <w:rPr>
          <w:rStyle w:val="Strong"/>
          <w:rFonts w:ascii="Times New Roman" w:eastAsiaTheme="majorEastAsia" w:hAnsi="Times New Roman" w:cs="Times New Roman"/>
          <w:b w:val="0"/>
          <w:bCs w:val="0"/>
          <w:color w:val="0D0D0D"/>
          <w:sz w:val="20"/>
          <w:szCs w:val="20"/>
          <w:shd w:val="clear" w:color="auto" w:fill="FFFFFF"/>
        </w:rPr>
        <w:t xml:space="preserve"> / </w:t>
      </w:r>
      <w:r w:rsidR="00E44F69" w:rsidRPr="0004684F">
        <w:rPr>
          <w:rStyle w:val="Strong"/>
          <w:rFonts w:ascii="Times New Roman" w:eastAsiaTheme="majorEastAsia" w:hAnsi="Times New Roman" w:cs="Times New Roman"/>
          <w:b w:val="0"/>
          <w:bCs w:val="0"/>
          <w:color w:val="0D0D0D"/>
          <w:sz w:val="20"/>
          <w:szCs w:val="20"/>
          <w:shd w:val="clear" w:color="auto" w:fill="FFFFFF"/>
        </w:rPr>
        <w:t>xUnit</w:t>
      </w:r>
      <w:r w:rsidR="00E44F69" w:rsidRPr="0004684F">
        <w:rPr>
          <w:rFonts w:ascii="Times New Roman" w:hAnsi="Times New Roman" w:cs="Times New Roman"/>
          <w:b/>
          <w:bCs/>
          <w:sz w:val="20"/>
          <w:szCs w:val="20"/>
          <w:shd w:val="clear" w:color="auto" w:fill="FFFFFF"/>
        </w:rPr>
        <w:t>,</w:t>
      </w:r>
      <w:r w:rsidRPr="0004684F">
        <w:rPr>
          <w:rFonts w:ascii="Times New Roman" w:hAnsi="Times New Roman" w:cs="Times New Roman"/>
          <w:sz w:val="20"/>
          <w:szCs w:val="20"/>
          <w:shd w:val="clear" w:color="auto" w:fill="FFFFFF"/>
        </w:rPr>
        <w:t xml:space="preserve"> TFS, PL/SQL, D3.js, PowerShell, Automation Testing, SQL Server 2012, Windows.</w:t>
      </w:r>
      <w:bookmarkStart w:id="1" w:name="_Hlk193888053"/>
    </w:p>
    <w:p w14:paraId="66F3B20A" w14:textId="02AAAE7A" w:rsidR="0056162C" w:rsidRPr="0004684F" w:rsidRDefault="00694AAF" w:rsidP="003E5F47">
      <w:pPr>
        <w:pStyle w:val="NoSpacing1"/>
        <w:spacing w:line="276" w:lineRule="auto"/>
        <w:ind w:left="360"/>
        <w:rPr>
          <w:shd w:val="clear" w:color="auto" w:fill="FFFFFF"/>
        </w:rPr>
      </w:pPr>
      <w:r w:rsidRPr="0004684F">
        <w:rPr>
          <w:b/>
          <w:bCs/>
        </w:rPr>
        <w:t>Client</w:t>
      </w:r>
      <w:r w:rsidR="0056162C" w:rsidRPr="0004684F">
        <w:rPr>
          <w:b/>
          <w:bCs/>
        </w:rPr>
        <w:t>:</w:t>
      </w:r>
      <w:r w:rsidR="0056162C" w:rsidRPr="0004684F">
        <w:rPr>
          <w:b/>
          <w:bCs/>
          <w:color w:val="000000"/>
          <w:lang w:val="en-GB" w:eastAsia="en-GB"/>
        </w:rPr>
        <w:t xml:space="preserve"> </w:t>
      </w:r>
      <w:r w:rsidR="00807B33" w:rsidRPr="0004684F">
        <w:rPr>
          <w:b/>
          <w:bCs/>
          <w:color w:val="000000"/>
          <w:lang w:val="en-GB" w:eastAsia="en-GB"/>
        </w:rPr>
        <w:t xml:space="preserve">Kroger, </w:t>
      </w:r>
      <w:r w:rsidR="000274A7" w:rsidRPr="0004684F">
        <w:rPr>
          <w:b/>
          <w:bCs/>
          <w:color w:val="000000"/>
          <w:lang w:val="en-GB" w:eastAsia="en-GB"/>
        </w:rPr>
        <w:t>Cincinnati, OH</w:t>
      </w:r>
      <w:r w:rsidR="000A06AB" w:rsidRPr="0004684F">
        <w:rPr>
          <w:b/>
          <w:bCs/>
          <w:color w:val="000000"/>
          <w:lang w:val="en-GB" w:eastAsia="en-GB"/>
        </w:rPr>
        <w:t xml:space="preserve"> </w:t>
      </w:r>
      <w:r w:rsidR="00807B33" w:rsidRPr="0004684F">
        <w:rPr>
          <w:b/>
          <w:bCs/>
          <w:color w:val="000000"/>
          <w:lang w:val="en-GB" w:eastAsia="en-GB"/>
        </w:rPr>
        <w:t xml:space="preserve">                                                                         </w:t>
      </w:r>
      <w:r w:rsidR="00D7208F">
        <w:rPr>
          <w:b/>
          <w:bCs/>
          <w:color w:val="000000"/>
          <w:lang w:val="en-GB" w:eastAsia="en-GB"/>
        </w:rPr>
        <w:t xml:space="preserve">              </w:t>
      </w:r>
      <w:r w:rsidR="00696D13" w:rsidRPr="0004684F">
        <w:rPr>
          <w:b/>
          <w:bCs/>
          <w:color w:val="000000"/>
          <w:lang w:eastAsia="en-GB"/>
        </w:rPr>
        <w:t>Duration: Oct</w:t>
      </w:r>
      <w:r w:rsidR="00696D13" w:rsidRPr="0004684F">
        <w:rPr>
          <w:b/>
          <w:bCs/>
          <w:color w:val="000000"/>
          <w:lang w:val="en-GB" w:eastAsia="en-GB"/>
        </w:rPr>
        <w:t xml:space="preserve"> 201</w:t>
      </w:r>
      <w:r w:rsidR="00696D13" w:rsidRPr="0004684F">
        <w:rPr>
          <w:b/>
          <w:bCs/>
          <w:color w:val="000000"/>
          <w:lang w:eastAsia="en-GB"/>
        </w:rPr>
        <w:t>5</w:t>
      </w:r>
      <w:r w:rsidR="00696D13" w:rsidRPr="0004684F">
        <w:rPr>
          <w:b/>
          <w:bCs/>
          <w:color w:val="000000"/>
          <w:lang w:val="en-GB" w:eastAsia="en-GB"/>
        </w:rPr>
        <w:t xml:space="preserve"> to </w:t>
      </w:r>
      <w:r w:rsidR="00696D13" w:rsidRPr="0004684F">
        <w:rPr>
          <w:b/>
          <w:bCs/>
          <w:color w:val="000000"/>
          <w:lang w:eastAsia="en-GB"/>
        </w:rPr>
        <w:t>Jan 2017</w:t>
      </w:r>
    </w:p>
    <w:p w14:paraId="40924924" w14:textId="20812EE5" w:rsidR="0056162C" w:rsidRPr="0004684F" w:rsidRDefault="0056162C" w:rsidP="003E5F47">
      <w:pPr>
        <w:pStyle w:val="NoSpacing1"/>
        <w:spacing w:line="276" w:lineRule="auto"/>
        <w:ind w:left="360"/>
        <w:rPr>
          <w:shd w:val="clear" w:color="auto" w:fill="FFFFFF"/>
        </w:rPr>
      </w:pPr>
      <w:r w:rsidRPr="0004684F">
        <w:rPr>
          <w:b/>
          <w:bCs/>
        </w:rPr>
        <w:t>R</w:t>
      </w:r>
      <w:r w:rsidR="00694AAF" w:rsidRPr="0004684F">
        <w:rPr>
          <w:b/>
          <w:bCs/>
        </w:rPr>
        <w:t>ole</w:t>
      </w:r>
      <w:r w:rsidRPr="0004684F">
        <w:rPr>
          <w:b/>
          <w:bCs/>
        </w:rPr>
        <w:t>:</w:t>
      </w:r>
      <w:r w:rsidRPr="0004684F">
        <w:rPr>
          <w:b/>
          <w:bCs/>
          <w:color w:val="000000"/>
          <w:lang w:eastAsia="en-GB"/>
        </w:rPr>
        <w:t xml:space="preserve"> </w:t>
      </w:r>
      <w:r w:rsidRPr="0004684F">
        <w:rPr>
          <w:b/>
          <w:bCs/>
          <w:color w:val="000000"/>
          <w:lang w:val="en-GB" w:eastAsia="en-GB"/>
        </w:rPr>
        <w:t>.Net Developer</w:t>
      </w:r>
      <w:r w:rsidRPr="0004684F">
        <w:rPr>
          <w:b/>
          <w:bCs/>
          <w:color w:val="000000"/>
          <w:lang w:eastAsia="en-GB"/>
        </w:rPr>
        <w:t xml:space="preserve">                                                                                        </w:t>
      </w:r>
      <w:bookmarkEnd w:id="1"/>
    </w:p>
    <w:p w14:paraId="4E4108D7" w14:textId="77777777" w:rsidR="00FC3624" w:rsidRPr="0004684F" w:rsidRDefault="00FC3624" w:rsidP="003E5F47">
      <w:pPr>
        <w:pStyle w:val="NoSpacing1"/>
        <w:spacing w:line="276" w:lineRule="auto"/>
        <w:ind w:left="720"/>
        <w:rPr>
          <w:b/>
          <w:bCs/>
        </w:rPr>
      </w:pPr>
    </w:p>
    <w:p w14:paraId="06160C65" w14:textId="2C54DA22" w:rsidR="00936E11" w:rsidRDefault="00936E11" w:rsidP="003E5F47">
      <w:pPr>
        <w:pStyle w:val="NoSpacing1"/>
        <w:spacing w:line="276" w:lineRule="auto"/>
        <w:ind w:left="360"/>
        <w:rPr>
          <w:rStyle w:val="Emphasis"/>
          <w:rFonts w:eastAsiaTheme="majorEastAsia"/>
          <w:b/>
          <w:bCs/>
        </w:rPr>
      </w:pPr>
      <w:r w:rsidRPr="0004684F">
        <w:rPr>
          <w:b/>
          <w:bCs/>
        </w:rPr>
        <w:t>Project Title</w:t>
      </w:r>
      <w:r w:rsidRPr="0004684F">
        <w:rPr>
          <w:b/>
          <w:bCs/>
          <w:i/>
          <w:iCs/>
        </w:rPr>
        <w:t>:</w:t>
      </w:r>
      <w:r w:rsidRPr="0004684F">
        <w:rPr>
          <w:rStyle w:val="Heading1Char"/>
          <w:rFonts w:ascii="Times New Roman" w:hAnsi="Times New Roman" w:cs="Times New Roman"/>
          <w:b/>
          <w:bCs/>
          <w:i/>
          <w:iCs/>
          <w:sz w:val="20"/>
          <w:szCs w:val="20"/>
        </w:rPr>
        <w:t xml:space="preserve"> </w:t>
      </w:r>
      <w:r w:rsidR="00146373" w:rsidRPr="0004684F">
        <w:rPr>
          <w:rStyle w:val="Emphasis"/>
          <w:rFonts w:eastAsiaTheme="majorEastAsia"/>
          <w:b/>
          <w:bCs/>
          <w:i w:val="0"/>
          <w:iCs w:val="0"/>
        </w:rPr>
        <w:t>Retail order management systems (Roms</w:t>
      </w:r>
      <w:r w:rsidR="00146373" w:rsidRPr="0004684F">
        <w:rPr>
          <w:rStyle w:val="Emphasis"/>
          <w:rFonts w:eastAsiaTheme="majorEastAsia"/>
          <w:b/>
          <w:bCs/>
        </w:rPr>
        <w:t>)</w:t>
      </w:r>
    </w:p>
    <w:p w14:paraId="308E6AE4" w14:textId="77777777" w:rsidR="00D7208F" w:rsidRPr="0004684F" w:rsidRDefault="00D7208F" w:rsidP="003E5F47">
      <w:pPr>
        <w:pStyle w:val="NoSpacing1"/>
        <w:spacing w:line="276" w:lineRule="auto"/>
        <w:ind w:left="360"/>
        <w:rPr>
          <w:b/>
          <w:bCs/>
        </w:rPr>
      </w:pPr>
    </w:p>
    <w:p w14:paraId="2F71A39D" w14:textId="475AEBD4" w:rsidR="003B2764" w:rsidRPr="0004684F" w:rsidRDefault="003B2764" w:rsidP="00A62ADB">
      <w:pPr>
        <w:pStyle w:val="NoSpacing1"/>
        <w:numPr>
          <w:ilvl w:val="0"/>
          <w:numId w:val="11"/>
        </w:numPr>
        <w:spacing w:line="276" w:lineRule="auto"/>
      </w:pPr>
      <w:r w:rsidRPr="0004684F">
        <w:t>Involved in Requirements Collection, Design &amp; Analysis of the Customer Specifications, Development and Customization of the Application.</w:t>
      </w:r>
    </w:p>
    <w:p w14:paraId="359E9314" w14:textId="77777777" w:rsidR="003B2764" w:rsidRPr="0004684F" w:rsidRDefault="003B2764" w:rsidP="00A62ADB">
      <w:pPr>
        <w:pStyle w:val="NoSpacing1"/>
        <w:numPr>
          <w:ilvl w:val="0"/>
          <w:numId w:val="11"/>
        </w:numPr>
        <w:spacing w:line="276" w:lineRule="auto"/>
      </w:pPr>
      <w:r w:rsidRPr="0004684F">
        <w:t>Actively participated in Agile Scrum teams, contributing to the design and development of applications using MVC frameworks, Angular.js, and .NET technologies.</w:t>
      </w:r>
    </w:p>
    <w:p w14:paraId="1F7D4653" w14:textId="77777777" w:rsidR="003B2764" w:rsidRPr="0004684F" w:rsidRDefault="003B2764" w:rsidP="00A62ADB">
      <w:pPr>
        <w:pStyle w:val="NoSpacing1"/>
        <w:numPr>
          <w:ilvl w:val="0"/>
          <w:numId w:val="11"/>
        </w:numPr>
        <w:spacing w:line="276" w:lineRule="auto"/>
      </w:pPr>
      <w:r w:rsidRPr="0004684F">
        <w:t>Developed responsive and reusable UI components using ASP.NET, HTML5, Bootstrap, and Knockout.JS. Applied master pages, themes, and skins to ensure a consistent look and feel across the ASP.NET web application.</w:t>
      </w:r>
    </w:p>
    <w:p w14:paraId="23FFB2C0" w14:textId="77777777" w:rsidR="003B2764" w:rsidRPr="0004684F" w:rsidRDefault="003B2764" w:rsidP="00A62ADB">
      <w:pPr>
        <w:pStyle w:val="NoSpacing1"/>
        <w:numPr>
          <w:ilvl w:val="0"/>
          <w:numId w:val="11"/>
        </w:numPr>
        <w:spacing w:line="276" w:lineRule="auto"/>
      </w:pPr>
      <w:r w:rsidRPr="0004684F">
        <w:t>Designed and implemented robust ASP.NET MVC applications using C#.NET, integrating third-party systems such as payment gateways and inventory databases to streamline operations and enhance customer experiences.</w:t>
      </w:r>
    </w:p>
    <w:p w14:paraId="23792600" w14:textId="357AA83E" w:rsidR="003B2764" w:rsidRPr="0004684F" w:rsidRDefault="003B2764" w:rsidP="00A62ADB">
      <w:pPr>
        <w:pStyle w:val="NoSpacing1"/>
        <w:numPr>
          <w:ilvl w:val="0"/>
          <w:numId w:val="11"/>
        </w:numPr>
        <w:spacing w:line="276" w:lineRule="auto"/>
      </w:pPr>
      <w:r w:rsidRPr="0004684F">
        <w:t xml:space="preserve">Hands-on experience with Microsoft Azure and GCP platforms, including GCS, GCP Dataproc, Cloud Functions, and Azure Data Factory. Utilized Git for version control on </w:t>
      </w:r>
      <w:r w:rsidR="00807B33" w:rsidRPr="0004684F">
        <w:t>Azure and</w:t>
      </w:r>
      <w:r w:rsidRPr="0004684F">
        <w:t xml:space="preserve"> developed pipelines for data movement between GCP and Azure.</w:t>
      </w:r>
    </w:p>
    <w:p w14:paraId="79B394F4" w14:textId="77777777" w:rsidR="003B2764" w:rsidRPr="0004684F" w:rsidRDefault="003B2764" w:rsidP="00A62ADB">
      <w:pPr>
        <w:pStyle w:val="NoSpacing1"/>
        <w:numPr>
          <w:ilvl w:val="0"/>
          <w:numId w:val="11"/>
        </w:numPr>
        <w:spacing w:line="276" w:lineRule="auto"/>
      </w:pPr>
      <w:r w:rsidRPr="0004684F">
        <w:t>Implemented secure authentication and authorization mechanisms using ASP.NET forms authentication and Windows Communication Foundation (WCF). Ensured compliance with industry regulations such as PCI-DSS and GDPR.</w:t>
      </w:r>
    </w:p>
    <w:p w14:paraId="7966555D" w14:textId="77777777" w:rsidR="003B2764" w:rsidRPr="0004684F" w:rsidRDefault="003B2764" w:rsidP="00A62ADB">
      <w:pPr>
        <w:pStyle w:val="NoSpacing1"/>
        <w:numPr>
          <w:ilvl w:val="0"/>
          <w:numId w:val="11"/>
        </w:numPr>
        <w:spacing w:line="276" w:lineRule="auto"/>
      </w:pPr>
      <w:r w:rsidRPr="0004684F">
        <w:t>Developed and integrated SOA architecture using WCF, optimizing the communication between distributed applications and services.</w:t>
      </w:r>
    </w:p>
    <w:p w14:paraId="65E5D362" w14:textId="77777777" w:rsidR="003B2764" w:rsidRPr="0004684F" w:rsidRDefault="003B2764" w:rsidP="00A62ADB">
      <w:pPr>
        <w:pStyle w:val="NoSpacing1"/>
        <w:numPr>
          <w:ilvl w:val="0"/>
          <w:numId w:val="11"/>
        </w:numPr>
        <w:spacing w:line="276" w:lineRule="auto"/>
      </w:pPr>
      <w:r w:rsidRPr="0004684F">
        <w:t>Implemented cloud infrastructure solutions using Google Cloud Platform (GCP), ensuring scalability and high availability for retail applications.</w:t>
      </w:r>
    </w:p>
    <w:p w14:paraId="3CEB4785" w14:textId="77777777" w:rsidR="003B2764" w:rsidRPr="0004684F" w:rsidRDefault="003B2764" w:rsidP="00A62ADB">
      <w:pPr>
        <w:pStyle w:val="NoSpacing1"/>
        <w:numPr>
          <w:ilvl w:val="0"/>
          <w:numId w:val="11"/>
        </w:numPr>
        <w:spacing w:line="276" w:lineRule="auto"/>
      </w:pPr>
      <w:r w:rsidRPr="0004684F">
        <w:t>Conducted thorough testing of ASP.NET applications, including unit, integration, and user acceptance testing, to ensure software quality and reliability. Provided ongoing support and maintenance, including troubleshooting and applying patches.</w:t>
      </w:r>
    </w:p>
    <w:p w14:paraId="292388E4" w14:textId="14C62FFB" w:rsidR="003B2764" w:rsidRPr="0004684F" w:rsidRDefault="003B2764" w:rsidP="00A62ADB">
      <w:pPr>
        <w:pStyle w:val="NoSpacing1"/>
        <w:numPr>
          <w:ilvl w:val="0"/>
          <w:numId w:val="11"/>
        </w:numPr>
        <w:spacing w:line="276" w:lineRule="auto"/>
      </w:pPr>
      <w:r w:rsidRPr="0004684F">
        <w:t xml:space="preserve">Created and managed reports using SSRS </w:t>
      </w:r>
      <w:r w:rsidR="00807B33" w:rsidRPr="0004684F">
        <w:t>2008 and</w:t>
      </w:r>
      <w:r w:rsidRPr="0004684F">
        <w:t xml:space="preserve"> developed generic classes for business logic and data access layers using C#.NET. Leveraged GCP stack driver services for logging and debugging.</w:t>
      </w:r>
    </w:p>
    <w:p w14:paraId="30913278" w14:textId="77777777" w:rsidR="00D7208F" w:rsidRDefault="003B2764" w:rsidP="00D7208F">
      <w:pPr>
        <w:pStyle w:val="NoSpacing1"/>
        <w:numPr>
          <w:ilvl w:val="0"/>
          <w:numId w:val="11"/>
        </w:numPr>
        <w:spacing w:line="276" w:lineRule="auto"/>
        <w:jc w:val="both"/>
      </w:pPr>
      <w:r w:rsidRPr="0004684F">
        <w:t>Built a robust front-end interface using HTML/CSS/JavaScript/Bootstrap on top of .NET MVC. Developed the back-office support interface collaboratively in an Agile team environment.</w:t>
      </w:r>
    </w:p>
    <w:p w14:paraId="28CDEE89" w14:textId="77777777" w:rsidR="00D7208F" w:rsidRDefault="00D7208F" w:rsidP="00D7208F">
      <w:pPr>
        <w:pStyle w:val="NoSpacing1"/>
        <w:spacing w:line="276" w:lineRule="auto"/>
        <w:ind w:left="720"/>
        <w:jc w:val="both"/>
      </w:pPr>
    </w:p>
    <w:p w14:paraId="7590F442" w14:textId="4D49F1CC" w:rsidR="003B2764" w:rsidRPr="0004684F" w:rsidRDefault="003B2764" w:rsidP="00D7208F">
      <w:pPr>
        <w:pStyle w:val="NoSpacing1"/>
        <w:spacing w:line="276" w:lineRule="auto"/>
        <w:ind w:left="720"/>
        <w:jc w:val="both"/>
      </w:pPr>
      <w:r w:rsidRPr="00D7208F">
        <w:rPr>
          <w:b/>
          <w:bCs/>
        </w:rPr>
        <w:lastRenderedPageBreak/>
        <w:t xml:space="preserve">Environment: </w:t>
      </w:r>
      <w:r w:rsidRPr="0004684F">
        <w:t xml:space="preserve">.Net Framework 3.0, Azure </w:t>
      </w:r>
      <w:r w:rsidRPr="00D7208F">
        <w:rPr>
          <w:bCs/>
        </w:rPr>
        <w:t>DevOps</w:t>
      </w:r>
      <w:r w:rsidRPr="0004684F">
        <w:t xml:space="preserve">, ASP.Net 2.0/3.0, VB.Net ADO.Net, SOAP, HTTP, ASP.NET, Xml, XSLT, JavaScript, AngularJS, </w:t>
      </w:r>
      <w:r w:rsidRPr="00D7208F">
        <w:rPr>
          <w:bCs/>
        </w:rPr>
        <w:t>MVVM</w:t>
      </w:r>
      <w:r w:rsidRPr="0004684F">
        <w:t xml:space="preserve"> IIS 6.0, Entity Framework, Tableau, HTML, </w:t>
      </w:r>
      <w:r w:rsidR="00FF6BD9" w:rsidRPr="0004684F">
        <w:t>DHTML, GCP</w:t>
      </w:r>
      <w:r w:rsidRPr="0004684F">
        <w:t xml:space="preserve">, </w:t>
      </w:r>
      <w:r w:rsidRPr="00D7208F">
        <w:rPr>
          <w:bCs/>
        </w:rPr>
        <w:t>Bootstrap</w:t>
      </w:r>
      <w:r w:rsidRPr="0004684F">
        <w:t xml:space="preserve"> CSS, Ajax </w:t>
      </w:r>
      <w:r w:rsidRPr="00D7208F">
        <w:rPr>
          <w:bCs/>
        </w:rPr>
        <w:t>Toolkit</w:t>
      </w:r>
      <w:r w:rsidRPr="0004684F">
        <w:t xml:space="preserve">, C#, SQL Server 2008, T-SQL, </w:t>
      </w:r>
      <w:r w:rsidRPr="00D7208F">
        <w:rPr>
          <w:bCs/>
        </w:rPr>
        <w:t>AJAX</w:t>
      </w:r>
      <w:r w:rsidRPr="0004684F">
        <w:t xml:space="preserve">, Visual Studio 2010, SSRS, </w:t>
      </w:r>
      <w:r w:rsidRPr="00D7208F">
        <w:rPr>
          <w:bCs/>
        </w:rPr>
        <w:t>Azure</w:t>
      </w:r>
      <w:r w:rsidRPr="0004684F">
        <w:t xml:space="preserve"> </w:t>
      </w:r>
      <w:r w:rsidRPr="00D7208F">
        <w:rPr>
          <w:bCs/>
        </w:rPr>
        <w:t>DevOps</w:t>
      </w:r>
      <w:r w:rsidRPr="0004684F">
        <w:t>.</w:t>
      </w:r>
    </w:p>
    <w:p w14:paraId="54F76F9A" w14:textId="77777777" w:rsidR="003B2764" w:rsidRPr="0004684F" w:rsidRDefault="003B2764" w:rsidP="003E5F47">
      <w:pPr>
        <w:pStyle w:val="NoSpacing1"/>
        <w:spacing w:line="276" w:lineRule="auto"/>
      </w:pPr>
    </w:p>
    <w:p w14:paraId="166DD112" w14:textId="77777777" w:rsidR="004E51F6" w:rsidRDefault="004E51F6" w:rsidP="003E5F47">
      <w:pPr>
        <w:pStyle w:val="NoSpacing1"/>
        <w:spacing w:line="276" w:lineRule="auto"/>
        <w:ind w:left="360"/>
        <w:rPr>
          <w:b/>
          <w:bCs/>
        </w:rPr>
      </w:pPr>
    </w:p>
    <w:p w14:paraId="515FF15F" w14:textId="500622B1" w:rsidR="0056162C" w:rsidRPr="0004684F" w:rsidRDefault="0056162C" w:rsidP="003E5F47">
      <w:pPr>
        <w:pStyle w:val="NoSpacing1"/>
        <w:spacing w:line="276" w:lineRule="auto"/>
        <w:ind w:left="360"/>
        <w:rPr>
          <w:b/>
          <w:bCs/>
          <w:color w:val="000000"/>
          <w:lang w:val="en-GB" w:eastAsia="en-GB"/>
        </w:rPr>
      </w:pPr>
      <w:r w:rsidRPr="0004684F">
        <w:rPr>
          <w:b/>
          <w:bCs/>
        </w:rPr>
        <w:t>C</w:t>
      </w:r>
      <w:r w:rsidR="00694AAF" w:rsidRPr="0004684F">
        <w:rPr>
          <w:b/>
          <w:bCs/>
        </w:rPr>
        <w:t>lient</w:t>
      </w:r>
      <w:r w:rsidRPr="0004684F">
        <w:rPr>
          <w:b/>
          <w:bCs/>
        </w:rPr>
        <w:t>:</w:t>
      </w:r>
      <w:r w:rsidRPr="0004684F">
        <w:rPr>
          <w:b/>
          <w:bCs/>
          <w:color w:val="000000"/>
          <w:lang w:val="en-GB" w:eastAsia="en-GB"/>
        </w:rPr>
        <w:t xml:space="preserve"> </w:t>
      </w:r>
      <w:r w:rsidR="00FC3624" w:rsidRPr="0004684F">
        <w:rPr>
          <w:b/>
          <w:bCs/>
          <w:color w:val="000000"/>
          <w:lang w:eastAsia="en-GB"/>
        </w:rPr>
        <w:t xml:space="preserve">Blue Shield </w:t>
      </w:r>
      <w:r w:rsidR="00696D13" w:rsidRPr="0004684F">
        <w:rPr>
          <w:b/>
          <w:bCs/>
          <w:color w:val="000000"/>
          <w:lang w:eastAsia="en-GB"/>
        </w:rPr>
        <w:t>o</w:t>
      </w:r>
      <w:r w:rsidR="00FC3624" w:rsidRPr="0004684F">
        <w:rPr>
          <w:b/>
          <w:bCs/>
          <w:color w:val="000000"/>
          <w:lang w:eastAsia="en-GB"/>
        </w:rPr>
        <w:t>f Kansas City</w:t>
      </w:r>
      <w:r w:rsidR="00FC3624" w:rsidRPr="0004684F">
        <w:rPr>
          <w:b/>
          <w:bCs/>
          <w:color w:val="000000"/>
          <w:lang w:val="en-GB" w:eastAsia="en-GB"/>
        </w:rPr>
        <w:t xml:space="preserve">, </w:t>
      </w:r>
      <w:r w:rsidR="00FC3624" w:rsidRPr="0004684F">
        <w:rPr>
          <w:b/>
          <w:bCs/>
          <w:color w:val="000000"/>
          <w:lang w:eastAsia="en-GB"/>
        </w:rPr>
        <w:t>Kansas</w:t>
      </w:r>
      <w:r w:rsidR="00FC3624" w:rsidRPr="0004684F">
        <w:rPr>
          <w:b/>
          <w:bCs/>
          <w:color w:val="000000"/>
          <w:lang w:val="en-GB" w:eastAsia="en-GB"/>
        </w:rPr>
        <w:t xml:space="preserve">, </w:t>
      </w:r>
      <w:r w:rsidR="00FC3624" w:rsidRPr="0004684F">
        <w:rPr>
          <w:b/>
          <w:bCs/>
          <w:color w:val="000000"/>
          <w:lang w:eastAsia="en-GB"/>
        </w:rPr>
        <w:t>MO</w:t>
      </w:r>
      <w:r w:rsidR="00696D13" w:rsidRPr="0004684F">
        <w:rPr>
          <w:b/>
          <w:bCs/>
          <w:color w:val="000000"/>
          <w:lang w:val="en-GB" w:eastAsia="en-GB"/>
        </w:rPr>
        <w:t xml:space="preserve">                                                      Duration:</w:t>
      </w:r>
      <w:r w:rsidR="00696D13" w:rsidRPr="0004684F">
        <w:rPr>
          <w:b/>
          <w:bCs/>
          <w:color w:val="000000"/>
          <w:lang w:eastAsia="en-GB"/>
        </w:rPr>
        <w:t xml:space="preserve"> Feb</w:t>
      </w:r>
      <w:r w:rsidR="00696D13" w:rsidRPr="0004684F">
        <w:rPr>
          <w:b/>
          <w:bCs/>
          <w:color w:val="000000"/>
          <w:lang w:val="en-GB" w:eastAsia="en-GB"/>
        </w:rPr>
        <w:t xml:space="preserve"> 201</w:t>
      </w:r>
      <w:r w:rsidR="00696D13" w:rsidRPr="0004684F">
        <w:rPr>
          <w:b/>
          <w:bCs/>
          <w:color w:val="000000"/>
          <w:lang w:eastAsia="en-GB"/>
        </w:rPr>
        <w:t>4</w:t>
      </w:r>
      <w:r w:rsidR="00696D13" w:rsidRPr="0004684F">
        <w:rPr>
          <w:b/>
          <w:bCs/>
          <w:color w:val="000000"/>
          <w:lang w:val="en-GB" w:eastAsia="en-GB"/>
        </w:rPr>
        <w:t xml:space="preserve"> – </w:t>
      </w:r>
      <w:r w:rsidR="00696D13" w:rsidRPr="0004684F">
        <w:rPr>
          <w:b/>
          <w:bCs/>
          <w:color w:val="000000"/>
          <w:lang w:eastAsia="en-GB"/>
        </w:rPr>
        <w:t>Sept</w:t>
      </w:r>
      <w:r w:rsidR="00696D13" w:rsidRPr="0004684F">
        <w:rPr>
          <w:b/>
          <w:bCs/>
          <w:color w:val="000000"/>
          <w:lang w:val="en-GB" w:eastAsia="en-GB"/>
        </w:rPr>
        <w:t xml:space="preserve"> 201</w:t>
      </w:r>
      <w:r w:rsidR="00696D13" w:rsidRPr="0004684F">
        <w:rPr>
          <w:b/>
          <w:bCs/>
          <w:color w:val="000000"/>
          <w:lang w:eastAsia="en-GB"/>
        </w:rPr>
        <w:t>5</w:t>
      </w:r>
    </w:p>
    <w:p w14:paraId="4475BB6D" w14:textId="0308A4DE" w:rsidR="00696D13" w:rsidRPr="0004684F" w:rsidRDefault="0056162C" w:rsidP="003E5F47">
      <w:pPr>
        <w:ind w:left="360"/>
        <w:rPr>
          <w:rFonts w:ascii="Times New Roman" w:hAnsi="Times New Roman" w:cs="Times New Roman"/>
          <w:sz w:val="20"/>
          <w:szCs w:val="20"/>
        </w:rPr>
      </w:pPr>
      <w:r w:rsidRPr="0004684F">
        <w:rPr>
          <w:rFonts w:ascii="Times New Roman" w:hAnsi="Times New Roman" w:cs="Times New Roman"/>
          <w:b/>
          <w:bCs/>
          <w:sz w:val="20"/>
          <w:szCs w:val="20"/>
        </w:rPr>
        <w:t>R</w:t>
      </w:r>
      <w:r w:rsidR="00694AAF" w:rsidRPr="0004684F">
        <w:rPr>
          <w:rFonts w:ascii="Times New Roman" w:hAnsi="Times New Roman" w:cs="Times New Roman"/>
          <w:b/>
          <w:bCs/>
          <w:sz w:val="20"/>
          <w:szCs w:val="20"/>
        </w:rPr>
        <w:t>ole</w:t>
      </w:r>
      <w:r w:rsidRPr="0004684F">
        <w:rPr>
          <w:rFonts w:ascii="Times New Roman" w:hAnsi="Times New Roman" w:cs="Times New Roman"/>
          <w:b/>
          <w:bCs/>
          <w:sz w:val="20"/>
          <w:szCs w:val="20"/>
        </w:rPr>
        <w:t>:</w:t>
      </w:r>
      <w:r w:rsidRPr="0004684F">
        <w:rPr>
          <w:rFonts w:ascii="Times New Roman" w:hAnsi="Times New Roman" w:cs="Times New Roman"/>
          <w:b/>
          <w:bCs/>
          <w:color w:val="000000"/>
          <w:sz w:val="20"/>
          <w:szCs w:val="20"/>
          <w:lang w:eastAsia="en-GB"/>
        </w:rPr>
        <w:t xml:space="preserve"> </w:t>
      </w:r>
      <w:r w:rsidR="00FC3624" w:rsidRPr="0004684F">
        <w:rPr>
          <w:rFonts w:ascii="Times New Roman" w:hAnsi="Times New Roman" w:cs="Times New Roman"/>
          <w:b/>
          <w:bCs/>
          <w:color w:val="000000"/>
          <w:sz w:val="20"/>
          <w:szCs w:val="20"/>
          <w:lang w:val="en-GB" w:eastAsia="en-GB"/>
        </w:rPr>
        <w:t xml:space="preserve">Software Developer                                                </w:t>
      </w:r>
    </w:p>
    <w:p w14:paraId="7B8CD643" w14:textId="457C1671" w:rsidR="00146373" w:rsidRPr="0004684F" w:rsidRDefault="00146373" w:rsidP="003E5F47">
      <w:pPr>
        <w:pStyle w:val="NoSpacing1"/>
        <w:spacing w:line="276" w:lineRule="auto"/>
        <w:ind w:left="360"/>
      </w:pPr>
      <w:r w:rsidRPr="0004684F">
        <w:rPr>
          <w:b/>
          <w:bCs/>
        </w:rPr>
        <w:t>Project Title:</w:t>
      </w:r>
      <w:r w:rsidRPr="0004684F">
        <w:t xml:space="preserve"> </w:t>
      </w:r>
      <w:r w:rsidRPr="0004684F">
        <w:rPr>
          <w:rStyle w:val="Emphasis"/>
          <w:rFonts w:eastAsiaTheme="majorEastAsia"/>
          <w:b/>
          <w:bCs/>
          <w:i w:val="0"/>
          <w:iCs w:val="0"/>
        </w:rPr>
        <w:t>Employee Management and Employer Portal Solution</w:t>
      </w:r>
    </w:p>
    <w:p w14:paraId="01D5A2BA" w14:textId="3720ACAA" w:rsidR="003B2764" w:rsidRPr="0004684F" w:rsidRDefault="003B2764" w:rsidP="00A62ADB">
      <w:pPr>
        <w:pStyle w:val="NoSpacing1"/>
        <w:numPr>
          <w:ilvl w:val="0"/>
          <w:numId w:val="10"/>
        </w:numPr>
        <w:spacing w:line="276" w:lineRule="auto"/>
      </w:pPr>
      <w:r w:rsidRPr="0004684F">
        <w:t>Actively participated in all stages of the Software Development Life Cycle (SDLC), ensuring thorough planning, development, and deployment of applications.</w:t>
      </w:r>
    </w:p>
    <w:p w14:paraId="7BD07BE1" w14:textId="77777777" w:rsidR="003B2764" w:rsidRPr="0004684F" w:rsidRDefault="003B2764" w:rsidP="00A62ADB">
      <w:pPr>
        <w:pStyle w:val="NoSpacing1"/>
        <w:numPr>
          <w:ilvl w:val="0"/>
          <w:numId w:val="10"/>
        </w:numPr>
        <w:spacing w:line="276" w:lineRule="auto"/>
      </w:pPr>
      <w:r w:rsidRPr="0004684F">
        <w:t>Worked within an Agile Scrum framework to deliver high-quality software in monthly iterations, contributing to sprint planning, reviews, and retrospectives.</w:t>
      </w:r>
    </w:p>
    <w:p w14:paraId="082D5D6E" w14:textId="437BB780" w:rsidR="003B2764" w:rsidRPr="0004684F" w:rsidRDefault="003B2764" w:rsidP="00A62ADB">
      <w:pPr>
        <w:pStyle w:val="NoSpacing1"/>
        <w:numPr>
          <w:ilvl w:val="0"/>
          <w:numId w:val="10"/>
        </w:numPr>
        <w:spacing w:line="276" w:lineRule="auto"/>
      </w:pPr>
      <w:r w:rsidRPr="0004684F">
        <w:t xml:space="preserve">Designed and developed key features for the Employee Member and Employer/Account portals, including Employee Registration, Profile Management, Account Maintenance, and User Maintenance functionalities, ensuring </w:t>
      </w:r>
      <w:r w:rsidR="00FF6BD9" w:rsidRPr="0004684F">
        <w:t>seamless</w:t>
      </w:r>
      <w:r w:rsidRPr="0004684F">
        <w:t xml:space="preserve"> user experience.</w:t>
      </w:r>
    </w:p>
    <w:p w14:paraId="4F6604B9" w14:textId="77777777" w:rsidR="003B2764" w:rsidRPr="0004684F" w:rsidRDefault="003B2764" w:rsidP="00A62ADB">
      <w:pPr>
        <w:pStyle w:val="NoSpacing1"/>
        <w:numPr>
          <w:ilvl w:val="0"/>
          <w:numId w:val="10"/>
        </w:numPr>
        <w:spacing w:line="276" w:lineRule="auto"/>
      </w:pPr>
      <w:r w:rsidRPr="0004684F">
        <w:t>Extensively utilized user controls to enhance application modularity and created master pages to maintain consistent branding and navigation across the application.</w:t>
      </w:r>
    </w:p>
    <w:p w14:paraId="17D01D27" w14:textId="77777777" w:rsidR="003B2764" w:rsidRPr="0004684F" w:rsidRDefault="003B2764" w:rsidP="00A62ADB">
      <w:pPr>
        <w:pStyle w:val="NoSpacing1"/>
        <w:numPr>
          <w:ilvl w:val="0"/>
          <w:numId w:val="10"/>
        </w:numPr>
        <w:spacing w:line="276" w:lineRule="auto"/>
      </w:pPr>
      <w:r w:rsidRPr="0004684F">
        <w:t>Developed and consumed Web Services using C#, enabling interoperability between different systems and platforms within the application ecosystem.</w:t>
      </w:r>
    </w:p>
    <w:p w14:paraId="25FB22E2" w14:textId="77777777" w:rsidR="003B2764" w:rsidRPr="0004684F" w:rsidRDefault="003B2764" w:rsidP="00A62ADB">
      <w:pPr>
        <w:pStyle w:val="NoSpacing1"/>
        <w:numPr>
          <w:ilvl w:val="0"/>
          <w:numId w:val="10"/>
        </w:numPr>
        <w:spacing w:line="276" w:lineRule="auto"/>
      </w:pPr>
      <w:r w:rsidRPr="0004684F">
        <w:t>Configured Cloud Load Balancer to manage incoming traffic across multiple GCP services, ensuring optimal application performance and reliability.</w:t>
      </w:r>
    </w:p>
    <w:p w14:paraId="2E75F70B" w14:textId="77777777" w:rsidR="003B2764" w:rsidRPr="0004684F" w:rsidRDefault="003B2764" w:rsidP="00A62ADB">
      <w:pPr>
        <w:pStyle w:val="NoSpacing1"/>
        <w:numPr>
          <w:ilvl w:val="0"/>
          <w:numId w:val="10"/>
        </w:numPr>
        <w:spacing w:line="276" w:lineRule="auto"/>
      </w:pPr>
      <w:r w:rsidRPr="0004684F">
        <w:t>Created and customized dynamic reports using Crystal Reports, meeting various functional requirements. Developed SQL scripts, stored procedures, triggers, and views in SQL Server 2008 to support complex data manipulations.</w:t>
      </w:r>
    </w:p>
    <w:p w14:paraId="7E932AA6" w14:textId="77777777" w:rsidR="003B2764" w:rsidRPr="0004684F" w:rsidRDefault="003B2764" w:rsidP="00A62ADB">
      <w:pPr>
        <w:pStyle w:val="NoSpacing1"/>
        <w:numPr>
          <w:ilvl w:val="0"/>
          <w:numId w:val="10"/>
        </w:numPr>
        <w:spacing w:line="276" w:lineRule="auto"/>
      </w:pPr>
      <w:r w:rsidRPr="0004684F">
        <w:t>Implemented both Windows and Forms authentication to accommodate internal and external users, and managed session state to maintain data consistency across the application.</w:t>
      </w:r>
    </w:p>
    <w:p w14:paraId="6ED81159" w14:textId="77777777" w:rsidR="003B2764" w:rsidRPr="0004684F" w:rsidRDefault="003B2764" w:rsidP="00A62ADB">
      <w:pPr>
        <w:pStyle w:val="NoSpacing1"/>
        <w:numPr>
          <w:ilvl w:val="0"/>
          <w:numId w:val="10"/>
        </w:numPr>
        <w:spacing w:line="276" w:lineRule="auto"/>
      </w:pPr>
      <w:r w:rsidRPr="0004684F">
        <w:t>Designed and deployed cloud infrastructure solutions on Google Cloud Platform (GCP) to support enterprise-grade applications, ensuring reliability and scalability.</w:t>
      </w:r>
    </w:p>
    <w:p w14:paraId="721E64A9" w14:textId="77777777" w:rsidR="003B2764" w:rsidRPr="0004684F" w:rsidRDefault="003B2764" w:rsidP="00A62ADB">
      <w:pPr>
        <w:pStyle w:val="NoSpacing1"/>
        <w:numPr>
          <w:ilvl w:val="0"/>
          <w:numId w:val="10"/>
        </w:numPr>
        <w:spacing w:line="276" w:lineRule="auto"/>
      </w:pPr>
      <w:r w:rsidRPr="0004684F">
        <w:t>Utilized ADO.NET classes for seamless database connectivity, leveraging Data Grid, Data List, and Repeater controls to retrieve, display, and manipulate data.</w:t>
      </w:r>
    </w:p>
    <w:p w14:paraId="5B195FBF" w14:textId="77777777" w:rsidR="00D7208F" w:rsidRDefault="003B2764" w:rsidP="00D7208F">
      <w:pPr>
        <w:pStyle w:val="NoSpacing1"/>
        <w:numPr>
          <w:ilvl w:val="0"/>
          <w:numId w:val="10"/>
        </w:numPr>
        <w:spacing w:line="276" w:lineRule="auto"/>
      </w:pPr>
      <w:r w:rsidRPr="0004684F">
        <w:t>Developed and optimized stored procedures, SQL scripts, and database triggers to ensure efficient data processing and retrieval.</w:t>
      </w:r>
    </w:p>
    <w:p w14:paraId="47A626A7" w14:textId="77777777" w:rsidR="00D7208F" w:rsidRDefault="00D7208F" w:rsidP="00D7208F">
      <w:pPr>
        <w:pStyle w:val="NoSpacing1"/>
        <w:spacing w:line="276" w:lineRule="auto"/>
        <w:ind w:left="720"/>
      </w:pPr>
    </w:p>
    <w:p w14:paraId="2C067714" w14:textId="777B1373" w:rsidR="001E0868" w:rsidRPr="0004684F" w:rsidRDefault="003B2764" w:rsidP="00D7208F">
      <w:pPr>
        <w:pStyle w:val="NoSpacing1"/>
        <w:spacing w:line="276" w:lineRule="auto"/>
        <w:ind w:left="720"/>
      </w:pPr>
      <w:r w:rsidRPr="00D7208F">
        <w:rPr>
          <w:b/>
        </w:rPr>
        <w:t>Environment</w:t>
      </w:r>
      <w:r w:rsidRPr="0004684F">
        <w:t>: .NET Framework 3.0, ASP.NET, C#, Visual Studio 2010, GCP, ADO.NET, SQL Server 2008, XML, SOAP, JavaScript., WCF, entity framework</w:t>
      </w:r>
    </w:p>
    <w:p w14:paraId="28C5A035" w14:textId="77777777" w:rsidR="00807B33" w:rsidRPr="00807B33" w:rsidRDefault="00807B33" w:rsidP="00807B33">
      <w:pPr>
        <w:pStyle w:val="NoSpacing1"/>
        <w:spacing w:line="276" w:lineRule="auto"/>
        <w:ind w:left="1080"/>
      </w:pPr>
    </w:p>
    <w:sectPr w:rsidR="00807B33" w:rsidRPr="00807B33" w:rsidSect="0004684F">
      <w:pgSz w:w="11906" w:h="16838"/>
      <w:pgMar w:top="720" w:right="720" w:bottom="720" w:left="720" w:header="706" w:footer="706" w:gutter="0"/>
      <w:pgBorders>
        <w:top w:val="threeDEmboss" w:sz="24" w:space="31" w:color="auto"/>
        <w:left w:val="threeDEmboss" w:sz="24" w:space="31" w:color="auto"/>
        <w:bottom w:val="threeDEngrave" w:sz="24" w:space="31" w:color="auto"/>
        <w:right w:val="threeDEngrave" w:sz="2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25AE6"/>
    <w:multiLevelType w:val="hybridMultilevel"/>
    <w:tmpl w:val="DD6044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FBB2DD6"/>
    <w:multiLevelType w:val="hybridMultilevel"/>
    <w:tmpl w:val="1570C3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837652"/>
    <w:multiLevelType w:val="hybridMultilevel"/>
    <w:tmpl w:val="923EE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7641DF"/>
    <w:multiLevelType w:val="multilevel"/>
    <w:tmpl w:val="92A8D134"/>
    <w:lvl w:ilvl="0">
      <w:start w:val="1"/>
      <w:numFmt w:val="bullet"/>
      <w:lvlText w:val=""/>
      <w:lvlJc w:val="left"/>
      <w:pPr>
        <w:ind w:left="720" w:hanging="360"/>
      </w:pPr>
      <w:rPr>
        <w:rFonts w:ascii="Symbol" w:hAnsi="Symbol" w:hint="default"/>
        <w:b w:val="0"/>
        <w:i w:val="0"/>
        <w:strike w:val="0"/>
        <w:dstrike w:val="0"/>
        <w:color w:val="auto"/>
        <w:sz w:val="22"/>
        <w:szCs w:val="22"/>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BC8404B"/>
    <w:multiLevelType w:val="hybridMultilevel"/>
    <w:tmpl w:val="16A64B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476E57"/>
    <w:multiLevelType w:val="hybridMultilevel"/>
    <w:tmpl w:val="722094B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FDE06D5"/>
    <w:multiLevelType w:val="hybridMultilevel"/>
    <w:tmpl w:val="B0DED6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2547FF6"/>
    <w:multiLevelType w:val="multilevel"/>
    <w:tmpl w:val="32547F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65215D6"/>
    <w:multiLevelType w:val="hybridMultilevel"/>
    <w:tmpl w:val="B1BA9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266EAE"/>
    <w:multiLevelType w:val="hybridMultilevel"/>
    <w:tmpl w:val="DB109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73652D"/>
    <w:multiLevelType w:val="multilevel"/>
    <w:tmpl w:val="96D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E53FC"/>
    <w:multiLevelType w:val="hybridMultilevel"/>
    <w:tmpl w:val="47EC9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9544D2"/>
    <w:multiLevelType w:val="hybridMultilevel"/>
    <w:tmpl w:val="C1209F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57439F0"/>
    <w:multiLevelType w:val="multilevel"/>
    <w:tmpl w:val="EF8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44425"/>
    <w:multiLevelType w:val="multilevel"/>
    <w:tmpl w:val="29BC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73692"/>
    <w:multiLevelType w:val="hybridMultilevel"/>
    <w:tmpl w:val="937EB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810E20"/>
    <w:multiLevelType w:val="hybridMultilevel"/>
    <w:tmpl w:val="2DA8D6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69C5491"/>
    <w:multiLevelType w:val="hybridMultilevel"/>
    <w:tmpl w:val="198A2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8" w15:restartNumberingAfterBreak="0">
    <w:nsid w:val="699676D8"/>
    <w:multiLevelType w:val="multilevel"/>
    <w:tmpl w:val="699676D8"/>
    <w:lvl w:ilvl="0">
      <w:start w:val="1"/>
      <w:numFmt w:val="bullet"/>
      <w:lvlText w:val=""/>
      <w:lvlJc w:val="left"/>
      <w:pPr>
        <w:ind w:left="720" w:hanging="360"/>
      </w:pPr>
      <w:rPr>
        <w:rFonts w:ascii="Wingdings" w:hAnsi="Wingdings" w:hint="default"/>
        <w:b w:val="0"/>
        <w:i w:val="0"/>
        <w:strike w:val="0"/>
        <w:dstrike w:val="0"/>
        <w:color w:val="auto"/>
        <w:sz w:val="22"/>
        <w:szCs w:val="22"/>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3A269C7"/>
    <w:multiLevelType w:val="multilevel"/>
    <w:tmpl w:val="958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1E31DB"/>
    <w:multiLevelType w:val="hybridMultilevel"/>
    <w:tmpl w:val="577224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77056736">
    <w:abstractNumId w:val="18"/>
  </w:num>
  <w:num w:numId="2" w16cid:durableId="1792630630">
    <w:abstractNumId w:val="7"/>
  </w:num>
  <w:num w:numId="3" w16cid:durableId="1109395808">
    <w:abstractNumId w:val="3"/>
  </w:num>
  <w:num w:numId="4" w16cid:durableId="1883589426">
    <w:abstractNumId w:val="1"/>
  </w:num>
  <w:num w:numId="5" w16cid:durableId="241334010">
    <w:abstractNumId w:val="4"/>
  </w:num>
  <w:num w:numId="6" w16cid:durableId="1192259947">
    <w:abstractNumId w:val="5"/>
  </w:num>
  <w:num w:numId="7" w16cid:durableId="1631787531">
    <w:abstractNumId w:val="19"/>
  </w:num>
  <w:num w:numId="8" w16cid:durableId="1533229376">
    <w:abstractNumId w:val="20"/>
  </w:num>
  <w:num w:numId="9" w16cid:durableId="1336030913">
    <w:abstractNumId w:val="12"/>
  </w:num>
  <w:num w:numId="10" w16cid:durableId="1994941111">
    <w:abstractNumId w:val="17"/>
  </w:num>
  <w:num w:numId="11" w16cid:durableId="2047749293">
    <w:abstractNumId w:val="9"/>
  </w:num>
  <w:num w:numId="12" w16cid:durableId="888615573">
    <w:abstractNumId w:val="6"/>
  </w:num>
  <w:num w:numId="13" w16cid:durableId="1619946032">
    <w:abstractNumId w:val="0"/>
  </w:num>
  <w:num w:numId="14" w16cid:durableId="1953510874">
    <w:abstractNumId w:val="8"/>
  </w:num>
  <w:num w:numId="15" w16cid:durableId="2006740720">
    <w:abstractNumId w:val="15"/>
  </w:num>
  <w:num w:numId="16" w16cid:durableId="2117172911">
    <w:abstractNumId w:val="16"/>
  </w:num>
  <w:num w:numId="17" w16cid:durableId="469372599">
    <w:abstractNumId w:val="2"/>
  </w:num>
  <w:num w:numId="18" w16cid:durableId="660543720">
    <w:abstractNumId w:val="10"/>
  </w:num>
  <w:num w:numId="19" w16cid:durableId="541018602">
    <w:abstractNumId w:val="13"/>
  </w:num>
  <w:num w:numId="20" w16cid:durableId="1649628140">
    <w:abstractNumId w:val="14"/>
  </w:num>
  <w:num w:numId="21" w16cid:durableId="85480259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osh O">
    <w15:presenceInfo w15:providerId="Windows Live" w15:userId="9bf8e9f10408ec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64"/>
    <w:rsid w:val="000274A7"/>
    <w:rsid w:val="0004684F"/>
    <w:rsid w:val="00050DAA"/>
    <w:rsid w:val="00052E50"/>
    <w:rsid w:val="00072230"/>
    <w:rsid w:val="000A06AB"/>
    <w:rsid w:val="000A6BFE"/>
    <w:rsid w:val="00101E5D"/>
    <w:rsid w:val="001433E5"/>
    <w:rsid w:val="00146373"/>
    <w:rsid w:val="00172013"/>
    <w:rsid w:val="0019613A"/>
    <w:rsid w:val="0019703F"/>
    <w:rsid w:val="001A464C"/>
    <w:rsid w:val="001C36E4"/>
    <w:rsid w:val="001E0868"/>
    <w:rsid w:val="001F058C"/>
    <w:rsid w:val="00200BC4"/>
    <w:rsid w:val="00205CFA"/>
    <w:rsid w:val="0020700E"/>
    <w:rsid w:val="00331E4F"/>
    <w:rsid w:val="003400F2"/>
    <w:rsid w:val="00346BD2"/>
    <w:rsid w:val="003B2764"/>
    <w:rsid w:val="003D6DB8"/>
    <w:rsid w:val="003E5F47"/>
    <w:rsid w:val="003F63FC"/>
    <w:rsid w:val="00416CA9"/>
    <w:rsid w:val="00423E13"/>
    <w:rsid w:val="00451CE5"/>
    <w:rsid w:val="004E04D3"/>
    <w:rsid w:val="004E51F6"/>
    <w:rsid w:val="004E6414"/>
    <w:rsid w:val="00526B37"/>
    <w:rsid w:val="00552BA5"/>
    <w:rsid w:val="0056162C"/>
    <w:rsid w:val="00561D32"/>
    <w:rsid w:val="005A43EB"/>
    <w:rsid w:val="005B0AEF"/>
    <w:rsid w:val="005F3B33"/>
    <w:rsid w:val="005F7DD2"/>
    <w:rsid w:val="00620795"/>
    <w:rsid w:val="0064548A"/>
    <w:rsid w:val="00674500"/>
    <w:rsid w:val="00694AAF"/>
    <w:rsid w:val="00696D13"/>
    <w:rsid w:val="006A1316"/>
    <w:rsid w:val="006B0C80"/>
    <w:rsid w:val="00745112"/>
    <w:rsid w:val="00774D0C"/>
    <w:rsid w:val="007B7A48"/>
    <w:rsid w:val="00803CE7"/>
    <w:rsid w:val="00807B33"/>
    <w:rsid w:val="008A7CBF"/>
    <w:rsid w:val="008C51E7"/>
    <w:rsid w:val="008D4099"/>
    <w:rsid w:val="00936E11"/>
    <w:rsid w:val="00A35B31"/>
    <w:rsid w:val="00A62ADB"/>
    <w:rsid w:val="00B249BD"/>
    <w:rsid w:val="00B614D4"/>
    <w:rsid w:val="00B71783"/>
    <w:rsid w:val="00B93B2D"/>
    <w:rsid w:val="00BB64A7"/>
    <w:rsid w:val="00C04BED"/>
    <w:rsid w:val="00C155CD"/>
    <w:rsid w:val="00C52A4F"/>
    <w:rsid w:val="00CB581A"/>
    <w:rsid w:val="00CB67B7"/>
    <w:rsid w:val="00CD0B7C"/>
    <w:rsid w:val="00CF3CE6"/>
    <w:rsid w:val="00CF6CDB"/>
    <w:rsid w:val="00D52D03"/>
    <w:rsid w:val="00D7208F"/>
    <w:rsid w:val="00E04337"/>
    <w:rsid w:val="00E06008"/>
    <w:rsid w:val="00E17001"/>
    <w:rsid w:val="00E303DC"/>
    <w:rsid w:val="00E36A04"/>
    <w:rsid w:val="00E44F69"/>
    <w:rsid w:val="00E4552B"/>
    <w:rsid w:val="00E757E8"/>
    <w:rsid w:val="00EA0ABD"/>
    <w:rsid w:val="00F17262"/>
    <w:rsid w:val="00F20E0C"/>
    <w:rsid w:val="00F46A56"/>
    <w:rsid w:val="00FB5F67"/>
    <w:rsid w:val="00FC3624"/>
    <w:rsid w:val="00FD5C7B"/>
    <w:rsid w:val="00FF26D8"/>
    <w:rsid w:val="00FF6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8B9F"/>
  <w15:chartTrackingRefBased/>
  <w15:docId w15:val="{EFE22B7F-3DEE-44A0-A357-3806E06A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6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B2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764"/>
    <w:rPr>
      <w:rFonts w:eastAsiaTheme="majorEastAsia" w:cstheme="majorBidi"/>
      <w:color w:val="272727" w:themeColor="text1" w:themeTint="D8"/>
    </w:rPr>
  </w:style>
  <w:style w:type="paragraph" w:styleId="Title">
    <w:name w:val="Title"/>
    <w:basedOn w:val="Normal"/>
    <w:next w:val="Normal"/>
    <w:link w:val="TitleChar"/>
    <w:uiPriority w:val="10"/>
    <w:qFormat/>
    <w:rsid w:val="003B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764"/>
    <w:pPr>
      <w:spacing w:before="160"/>
      <w:jc w:val="center"/>
    </w:pPr>
    <w:rPr>
      <w:i/>
      <w:iCs/>
      <w:color w:val="404040" w:themeColor="text1" w:themeTint="BF"/>
    </w:rPr>
  </w:style>
  <w:style w:type="character" w:customStyle="1" w:styleId="QuoteChar">
    <w:name w:val="Quote Char"/>
    <w:basedOn w:val="DefaultParagraphFont"/>
    <w:link w:val="Quote"/>
    <w:uiPriority w:val="29"/>
    <w:rsid w:val="003B2764"/>
    <w:rPr>
      <w:i/>
      <w:iCs/>
      <w:color w:val="404040" w:themeColor="text1" w:themeTint="BF"/>
    </w:rPr>
  </w:style>
  <w:style w:type="paragraph" w:styleId="ListParagraph">
    <w:name w:val="List Paragraph"/>
    <w:basedOn w:val="Normal"/>
    <w:link w:val="ListParagraphChar"/>
    <w:uiPriority w:val="34"/>
    <w:qFormat/>
    <w:rsid w:val="003B2764"/>
    <w:pPr>
      <w:ind w:left="720"/>
      <w:contextualSpacing/>
    </w:pPr>
  </w:style>
  <w:style w:type="character" w:styleId="IntenseEmphasis">
    <w:name w:val="Intense Emphasis"/>
    <w:basedOn w:val="DefaultParagraphFont"/>
    <w:uiPriority w:val="21"/>
    <w:qFormat/>
    <w:rsid w:val="003B2764"/>
    <w:rPr>
      <w:i/>
      <w:iCs/>
      <w:color w:val="0F4761" w:themeColor="accent1" w:themeShade="BF"/>
    </w:rPr>
  </w:style>
  <w:style w:type="paragraph" w:styleId="IntenseQuote">
    <w:name w:val="Intense Quote"/>
    <w:basedOn w:val="Normal"/>
    <w:next w:val="Normal"/>
    <w:link w:val="IntenseQuoteChar"/>
    <w:uiPriority w:val="30"/>
    <w:qFormat/>
    <w:rsid w:val="003B2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64"/>
    <w:rPr>
      <w:i/>
      <w:iCs/>
      <w:color w:val="0F4761" w:themeColor="accent1" w:themeShade="BF"/>
    </w:rPr>
  </w:style>
  <w:style w:type="character" w:styleId="IntenseReference">
    <w:name w:val="Intense Reference"/>
    <w:basedOn w:val="DefaultParagraphFont"/>
    <w:uiPriority w:val="32"/>
    <w:qFormat/>
    <w:rsid w:val="003B2764"/>
    <w:rPr>
      <w:b/>
      <w:bCs/>
      <w:smallCaps/>
      <w:color w:val="0F4761" w:themeColor="accent1" w:themeShade="BF"/>
      <w:spacing w:val="5"/>
    </w:rPr>
  </w:style>
  <w:style w:type="character" w:styleId="Strong">
    <w:name w:val="Strong"/>
    <w:basedOn w:val="DefaultParagraphFont"/>
    <w:uiPriority w:val="22"/>
    <w:qFormat/>
    <w:rsid w:val="003B2764"/>
    <w:rPr>
      <w:b/>
      <w:bCs/>
    </w:rPr>
  </w:style>
  <w:style w:type="paragraph" w:customStyle="1" w:styleId="NoSpacing1">
    <w:name w:val="No Spacing1"/>
    <w:link w:val="NoSpacingChar"/>
    <w:qFormat/>
    <w:rsid w:val="003B2764"/>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qFormat/>
    <w:rsid w:val="003B2764"/>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3B2764"/>
    <w:rPr>
      <w:color w:val="467886" w:themeColor="hyperlink"/>
      <w:u w:val="single"/>
    </w:rPr>
  </w:style>
  <w:style w:type="character" w:styleId="UnresolvedMention">
    <w:name w:val="Unresolved Mention"/>
    <w:basedOn w:val="DefaultParagraphFont"/>
    <w:uiPriority w:val="99"/>
    <w:semiHidden/>
    <w:unhideWhenUsed/>
    <w:rsid w:val="003B2764"/>
    <w:rPr>
      <w:color w:val="605E5C"/>
      <w:shd w:val="clear" w:color="auto" w:fill="E1DFDD"/>
    </w:rPr>
  </w:style>
  <w:style w:type="paragraph" w:styleId="NoSpacing">
    <w:name w:val="No Spacing"/>
    <w:qFormat/>
    <w:rsid w:val="00CD0B7C"/>
    <w:pPr>
      <w:widowControl w:val="0"/>
      <w:suppressAutoHyphens/>
      <w:autoSpaceDE w:val="0"/>
      <w:spacing w:after="0" w:line="240" w:lineRule="auto"/>
    </w:pPr>
    <w:rPr>
      <w:rFonts w:ascii="Verdana" w:eastAsia="Verdana" w:hAnsi="Verdana"/>
      <w:lang w:eastAsia="ar-SA"/>
    </w:rPr>
  </w:style>
  <w:style w:type="character" w:customStyle="1" w:styleId="ListParagraphChar">
    <w:name w:val="List Paragraph Char"/>
    <w:link w:val="ListParagraph"/>
    <w:uiPriority w:val="34"/>
    <w:qFormat/>
    <w:locked/>
    <w:rsid w:val="00CD0B7C"/>
    <w:rPr>
      <w:rFonts w:eastAsiaTheme="minorEastAsia"/>
      <w:kern w:val="0"/>
      <w:sz w:val="22"/>
      <w:szCs w:val="22"/>
      <w14:ligatures w14:val="none"/>
    </w:rPr>
  </w:style>
  <w:style w:type="character" w:styleId="Emphasis">
    <w:name w:val="Emphasis"/>
    <w:basedOn w:val="DefaultParagraphFont"/>
    <w:uiPriority w:val="20"/>
    <w:qFormat/>
    <w:rsid w:val="00936E11"/>
    <w:rPr>
      <w:i/>
      <w:iCs/>
    </w:rPr>
  </w:style>
  <w:style w:type="paragraph" w:styleId="NormalWeb">
    <w:name w:val="Normal (Web)"/>
    <w:basedOn w:val="Normal"/>
    <w:uiPriority w:val="99"/>
    <w:unhideWhenUsed/>
    <w:rsid w:val="0019613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2844">
      <w:bodyDiv w:val="1"/>
      <w:marLeft w:val="0"/>
      <w:marRight w:val="0"/>
      <w:marTop w:val="0"/>
      <w:marBottom w:val="0"/>
      <w:divBdr>
        <w:top w:val="none" w:sz="0" w:space="0" w:color="auto"/>
        <w:left w:val="none" w:sz="0" w:space="0" w:color="auto"/>
        <w:bottom w:val="none" w:sz="0" w:space="0" w:color="auto"/>
        <w:right w:val="none" w:sz="0" w:space="0" w:color="auto"/>
      </w:divBdr>
    </w:div>
    <w:div w:id="152650686">
      <w:bodyDiv w:val="1"/>
      <w:marLeft w:val="0"/>
      <w:marRight w:val="0"/>
      <w:marTop w:val="0"/>
      <w:marBottom w:val="0"/>
      <w:divBdr>
        <w:top w:val="none" w:sz="0" w:space="0" w:color="auto"/>
        <w:left w:val="none" w:sz="0" w:space="0" w:color="auto"/>
        <w:bottom w:val="none" w:sz="0" w:space="0" w:color="auto"/>
        <w:right w:val="none" w:sz="0" w:space="0" w:color="auto"/>
      </w:divBdr>
    </w:div>
    <w:div w:id="184489640">
      <w:bodyDiv w:val="1"/>
      <w:marLeft w:val="0"/>
      <w:marRight w:val="0"/>
      <w:marTop w:val="0"/>
      <w:marBottom w:val="0"/>
      <w:divBdr>
        <w:top w:val="none" w:sz="0" w:space="0" w:color="auto"/>
        <w:left w:val="none" w:sz="0" w:space="0" w:color="auto"/>
        <w:bottom w:val="none" w:sz="0" w:space="0" w:color="auto"/>
        <w:right w:val="none" w:sz="0" w:space="0" w:color="auto"/>
      </w:divBdr>
    </w:div>
    <w:div w:id="417288798">
      <w:bodyDiv w:val="1"/>
      <w:marLeft w:val="0"/>
      <w:marRight w:val="0"/>
      <w:marTop w:val="0"/>
      <w:marBottom w:val="0"/>
      <w:divBdr>
        <w:top w:val="none" w:sz="0" w:space="0" w:color="auto"/>
        <w:left w:val="none" w:sz="0" w:space="0" w:color="auto"/>
        <w:bottom w:val="none" w:sz="0" w:space="0" w:color="auto"/>
        <w:right w:val="none" w:sz="0" w:space="0" w:color="auto"/>
      </w:divBdr>
    </w:div>
    <w:div w:id="450243441">
      <w:bodyDiv w:val="1"/>
      <w:marLeft w:val="0"/>
      <w:marRight w:val="0"/>
      <w:marTop w:val="0"/>
      <w:marBottom w:val="0"/>
      <w:divBdr>
        <w:top w:val="none" w:sz="0" w:space="0" w:color="auto"/>
        <w:left w:val="none" w:sz="0" w:space="0" w:color="auto"/>
        <w:bottom w:val="none" w:sz="0" w:space="0" w:color="auto"/>
        <w:right w:val="none" w:sz="0" w:space="0" w:color="auto"/>
      </w:divBdr>
    </w:div>
    <w:div w:id="499082510">
      <w:bodyDiv w:val="1"/>
      <w:marLeft w:val="0"/>
      <w:marRight w:val="0"/>
      <w:marTop w:val="0"/>
      <w:marBottom w:val="0"/>
      <w:divBdr>
        <w:top w:val="none" w:sz="0" w:space="0" w:color="auto"/>
        <w:left w:val="none" w:sz="0" w:space="0" w:color="auto"/>
        <w:bottom w:val="none" w:sz="0" w:space="0" w:color="auto"/>
        <w:right w:val="none" w:sz="0" w:space="0" w:color="auto"/>
      </w:divBdr>
    </w:div>
    <w:div w:id="499154755">
      <w:bodyDiv w:val="1"/>
      <w:marLeft w:val="0"/>
      <w:marRight w:val="0"/>
      <w:marTop w:val="0"/>
      <w:marBottom w:val="0"/>
      <w:divBdr>
        <w:top w:val="none" w:sz="0" w:space="0" w:color="auto"/>
        <w:left w:val="none" w:sz="0" w:space="0" w:color="auto"/>
        <w:bottom w:val="none" w:sz="0" w:space="0" w:color="auto"/>
        <w:right w:val="none" w:sz="0" w:space="0" w:color="auto"/>
      </w:divBdr>
    </w:div>
    <w:div w:id="599917673">
      <w:bodyDiv w:val="1"/>
      <w:marLeft w:val="0"/>
      <w:marRight w:val="0"/>
      <w:marTop w:val="0"/>
      <w:marBottom w:val="0"/>
      <w:divBdr>
        <w:top w:val="none" w:sz="0" w:space="0" w:color="auto"/>
        <w:left w:val="none" w:sz="0" w:space="0" w:color="auto"/>
        <w:bottom w:val="none" w:sz="0" w:space="0" w:color="auto"/>
        <w:right w:val="none" w:sz="0" w:space="0" w:color="auto"/>
      </w:divBdr>
      <w:divsChild>
        <w:div w:id="695883300">
          <w:marLeft w:val="0"/>
          <w:marRight w:val="0"/>
          <w:marTop w:val="0"/>
          <w:marBottom w:val="0"/>
          <w:divBdr>
            <w:top w:val="none" w:sz="0" w:space="0" w:color="auto"/>
            <w:left w:val="none" w:sz="0" w:space="0" w:color="auto"/>
            <w:bottom w:val="none" w:sz="0" w:space="0" w:color="auto"/>
            <w:right w:val="none" w:sz="0" w:space="0" w:color="auto"/>
          </w:divBdr>
          <w:divsChild>
            <w:div w:id="938832111">
              <w:marLeft w:val="0"/>
              <w:marRight w:val="0"/>
              <w:marTop w:val="0"/>
              <w:marBottom w:val="0"/>
              <w:divBdr>
                <w:top w:val="none" w:sz="0" w:space="0" w:color="auto"/>
                <w:left w:val="none" w:sz="0" w:space="0" w:color="auto"/>
                <w:bottom w:val="none" w:sz="0" w:space="0" w:color="auto"/>
                <w:right w:val="none" w:sz="0" w:space="0" w:color="auto"/>
              </w:divBdr>
              <w:divsChild>
                <w:div w:id="1555392654">
                  <w:marLeft w:val="0"/>
                  <w:marRight w:val="0"/>
                  <w:marTop w:val="0"/>
                  <w:marBottom w:val="0"/>
                  <w:divBdr>
                    <w:top w:val="none" w:sz="0" w:space="0" w:color="auto"/>
                    <w:left w:val="none" w:sz="0" w:space="0" w:color="auto"/>
                    <w:bottom w:val="none" w:sz="0" w:space="0" w:color="auto"/>
                    <w:right w:val="none" w:sz="0" w:space="0" w:color="auto"/>
                  </w:divBdr>
                  <w:divsChild>
                    <w:div w:id="165533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6158">
          <w:marLeft w:val="0"/>
          <w:marRight w:val="0"/>
          <w:marTop w:val="0"/>
          <w:marBottom w:val="0"/>
          <w:divBdr>
            <w:top w:val="none" w:sz="0" w:space="0" w:color="auto"/>
            <w:left w:val="none" w:sz="0" w:space="0" w:color="auto"/>
            <w:bottom w:val="none" w:sz="0" w:space="0" w:color="auto"/>
            <w:right w:val="none" w:sz="0" w:space="0" w:color="auto"/>
          </w:divBdr>
          <w:divsChild>
            <w:div w:id="4866785">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2060208263">
                      <w:marLeft w:val="0"/>
                      <w:marRight w:val="0"/>
                      <w:marTop w:val="0"/>
                      <w:marBottom w:val="0"/>
                      <w:divBdr>
                        <w:top w:val="none" w:sz="0" w:space="0" w:color="auto"/>
                        <w:left w:val="none" w:sz="0" w:space="0" w:color="auto"/>
                        <w:bottom w:val="none" w:sz="0" w:space="0" w:color="auto"/>
                        <w:right w:val="none" w:sz="0" w:space="0" w:color="auto"/>
                      </w:divBdr>
                      <w:divsChild>
                        <w:div w:id="9316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258586">
      <w:bodyDiv w:val="1"/>
      <w:marLeft w:val="0"/>
      <w:marRight w:val="0"/>
      <w:marTop w:val="0"/>
      <w:marBottom w:val="0"/>
      <w:divBdr>
        <w:top w:val="none" w:sz="0" w:space="0" w:color="auto"/>
        <w:left w:val="none" w:sz="0" w:space="0" w:color="auto"/>
        <w:bottom w:val="none" w:sz="0" w:space="0" w:color="auto"/>
        <w:right w:val="none" w:sz="0" w:space="0" w:color="auto"/>
      </w:divBdr>
    </w:div>
    <w:div w:id="825442633">
      <w:bodyDiv w:val="1"/>
      <w:marLeft w:val="0"/>
      <w:marRight w:val="0"/>
      <w:marTop w:val="0"/>
      <w:marBottom w:val="0"/>
      <w:divBdr>
        <w:top w:val="none" w:sz="0" w:space="0" w:color="auto"/>
        <w:left w:val="none" w:sz="0" w:space="0" w:color="auto"/>
        <w:bottom w:val="none" w:sz="0" w:space="0" w:color="auto"/>
        <w:right w:val="none" w:sz="0" w:space="0" w:color="auto"/>
      </w:divBdr>
    </w:div>
    <w:div w:id="972902752">
      <w:bodyDiv w:val="1"/>
      <w:marLeft w:val="0"/>
      <w:marRight w:val="0"/>
      <w:marTop w:val="0"/>
      <w:marBottom w:val="0"/>
      <w:divBdr>
        <w:top w:val="none" w:sz="0" w:space="0" w:color="auto"/>
        <w:left w:val="none" w:sz="0" w:space="0" w:color="auto"/>
        <w:bottom w:val="none" w:sz="0" w:space="0" w:color="auto"/>
        <w:right w:val="none" w:sz="0" w:space="0" w:color="auto"/>
      </w:divBdr>
    </w:div>
    <w:div w:id="1002584297">
      <w:bodyDiv w:val="1"/>
      <w:marLeft w:val="0"/>
      <w:marRight w:val="0"/>
      <w:marTop w:val="0"/>
      <w:marBottom w:val="0"/>
      <w:divBdr>
        <w:top w:val="none" w:sz="0" w:space="0" w:color="auto"/>
        <w:left w:val="none" w:sz="0" w:space="0" w:color="auto"/>
        <w:bottom w:val="none" w:sz="0" w:space="0" w:color="auto"/>
        <w:right w:val="none" w:sz="0" w:space="0" w:color="auto"/>
      </w:divBdr>
      <w:divsChild>
        <w:div w:id="355426239">
          <w:marLeft w:val="0"/>
          <w:marRight w:val="0"/>
          <w:marTop w:val="0"/>
          <w:marBottom w:val="0"/>
          <w:divBdr>
            <w:top w:val="none" w:sz="0" w:space="0" w:color="auto"/>
            <w:left w:val="none" w:sz="0" w:space="0" w:color="auto"/>
            <w:bottom w:val="none" w:sz="0" w:space="0" w:color="auto"/>
            <w:right w:val="none" w:sz="0" w:space="0" w:color="auto"/>
          </w:divBdr>
          <w:divsChild>
            <w:div w:id="1678538477">
              <w:marLeft w:val="0"/>
              <w:marRight w:val="0"/>
              <w:marTop w:val="0"/>
              <w:marBottom w:val="0"/>
              <w:divBdr>
                <w:top w:val="none" w:sz="0" w:space="0" w:color="auto"/>
                <w:left w:val="none" w:sz="0" w:space="0" w:color="auto"/>
                <w:bottom w:val="none" w:sz="0" w:space="0" w:color="auto"/>
                <w:right w:val="none" w:sz="0" w:space="0" w:color="auto"/>
              </w:divBdr>
              <w:divsChild>
                <w:div w:id="1730610759">
                  <w:marLeft w:val="0"/>
                  <w:marRight w:val="0"/>
                  <w:marTop w:val="0"/>
                  <w:marBottom w:val="0"/>
                  <w:divBdr>
                    <w:top w:val="none" w:sz="0" w:space="0" w:color="auto"/>
                    <w:left w:val="none" w:sz="0" w:space="0" w:color="auto"/>
                    <w:bottom w:val="none" w:sz="0" w:space="0" w:color="auto"/>
                    <w:right w:val="none" w:sz="0" w:space="0" w:color="auto"/>
                  </w:divBdr>
                  <w:divsChild>
                    <w:div w:id="1186603964">
                      <w:marLeft w:val="0"/>
                      <w:marRight w:val="0"/>
                      <w:marTop w:val="0"/>
                      <w:marBottom w:val="0"/>
                      <w:divBdr>
                        <w:top w:val="none" w:sz="0" w:space="0" w:color="auto"/>
                        <w:left w:val="none" w:sz="0" w:space="0" w:color="auto"/>
                        <w:bottom w:val="none" w:sz="0" w:space="0" w:color="auto"/>
                        <w:right w:val="none" w:sz="0" w:space="0" w:color="auto"/>
                      </w:divBdr>
                      <w:divsChild>
                        <w:div w:id="5028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222601">
          <w:marLeft w:val="0"/>
          <w:marRight w:val="0"/>
          <w:marTop w:val="0"/>
          <w:marBottom w:val="0"/>
          <w:divBdr>
            <w:top w:val="none" w:sz="0" w:space="0" w:color="auto"/>
            <w:left w:val="none" w:sz="0" w:space="0" w:color="auto"/>
            <w:bottom w:val="none" w:sz="0" w:space="0" w:color="auto"/>
            <w:right w:val="none" w:sz="0" w:space="0" w:color="auto"/>
          </w:divBdr>
          <w:divsChild>
            <w:div w:id="1131554638">
              <w:marLeft w:val="0"/>
              <w:marRight w:val="0"/>
              <w:marTop w:val="0"/>
              <w:marBottom w:val="0"/>
              <w:divBdr>
                <w:top w:val="none" w:sz="0" w:space="0" w:color="auto"/>
                <w:left w:val="none" w:sz="0" w:space="0" w:color="auto"/>
                <w:bottom w:val="none" w:sz="0" w:space="0" w:color="auto"/>
                <w:right w:val="none" w:sz="0" w:space="0" w:color="auto"/>
              </w:divBdr>
              <w:divsChild>
                <w:div w:id="831599421">
                  <w:marLeft w:val="0"/>
                  <w:marRight w:val="0"/>
                  <w:marTop w:val="0"/>
                  <w:marBottom w:val="0"/>
                  <w:divBdr>
                    <w:top w:val="none" w:sz="0" w:space="0" w:color="auto"/>
                    <w:left w:val="none" w:sz="0" w:space="0" w:color="auto"/>
                    <w:bottom w:val="none" w:sz="0" w:space="0" w:color="auto"/>
                    <w:right w:val="none" w:sz="0" w:space="0" w:color="auto"/>
                  </w:divBdr>
                  <w:divsChild>
                    <w:div w:id="114269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62041">
      <w:bodyDiv w:val="1"/>
      <w:marLeft w:val="0"/>
      <w:marRight w:val="0"/>
      <w:marTop w:val="0"/>
      <w:marBottom w:val="0"/>
      <w:divBdr>
        <w:top w:val="none" w:sz="0" w:space="0" w:color="auto"/>
        <w:left w:val="none" w:sz="0" w:space="0" w:color="auto"/>
        <w:bottom w:val="none" w:sz="0" w:space="0" w:color="auto"/>
        <w:right w:val="none" w:sz="0" w:space="0" w:color="auto"/>
      </w:divBdr>
    </w:div>
    <w:div w:id="1313171856">
      <w:bodyDiv w:val="1"/>
      <w:marLeft w:val="0"/>
      <w:marRight w:val="0"/>
      <w:marTop w:val="0"/>
      <w:marBottom w:val="0"/>
      <w:divBdr>
        <w:top w:val="none" w:sz="0" w:space="0" w:color="auto"/>
        <w:left w:val="none" w:sz="0" w:space="0" w:color="auto"/>
        <w:bottom w:val="none" w:sz="0" w:space="0" w:color="auto"/>
        <w:right w:val="none" w:sz="0" w:space="0" w:color="auto"/>
      </w:divBdr>
    </w:div>
    <w:div w:id="1559049394">
      <w:bodyDiv w:val="1"/>
      <w:marLeft w:val="0"/>
      <w:marRight w:val="0"/>
      <w:marTop w:val="0"/>
      <w:marBottom w:val="0"/>
      <w:divBdr>
        <w:top w:val="none" w:sz="0" w:space="0" w:color="auto"/>
        <w:left w:val="none" w:sz="0" w:space="0" w:color="auto"/>
        <w:bottom w:val="none" w:sz="0" w:space="0" w:color="auto"/>
        <w:right w:val="none" w:sz="0" w:space="0" w:color="auto"/>
      </w:divBdr>
    </w:div>
    <w:div w:id="1571840806">
      <w:bodyDiv w:val="1"/>
      <w:marLeft w:val="0"/>
      <w:marRight w:val="0"/>
      <w:marTop w:val="0"/>
      <w:marBottom w:val="0"/>
      <w:divBdr>
        <w:top w:val="none" w:sz="0" w:space="0" w:color="auto"/>
        <w:left w:val="none" w:sz="0" w:space="0" w:color="auto"/>
        <w:bottom w:val="none" w:sz="0" w:space="0" w:color="auto"/>
        <w:right w:val="none" w:sz="0" w:space="0" w:color="auto"/>
      </w:divBdr>
    </w:div>
    <w:div w:id="1612275403">
      <w:bodyDiv w:val="1"/>
      <w:marLeft w:val="0"/>
      <w:marRight w:val="0"/>
      <w:marTop w:val="0"/>
      <w:marBottom w:val="0"/>
      <w:divBdr>
        <w:top w:val="none" w:sz="0" w:space="0" w:color="auto"/>
        <w:left w:val="none" w:sz="0" w:space="0" w:color="auto"/>
        <w:bottom w:val="none" w:sz="0" w:space="0" w:color="auto"/>
        <w:right w:val="none" w:sz="0" w:space="0" w:color="auto"/>
      </w:divBdr>
    </w:div>
    <w:div w:id="1646544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avinashgadiraju959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enkatagadiraju3@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A949C-3FA0-4AC3-B59B-F125A21A5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4935</Words>
  <Characters>28133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avinash G</cp:lastModifiedBy>
  <cp:revision>2</cp:revision>
  <dcterms:created xsi:type="dcterms:W3CDTF">2025-04-28T13:27:00Z</dcterms:created>
  <dcterms:modified xsi:type="dcterms:W3CDTF">2025-04-28T13:27:00Z</dcterms:modified>
</cp:coreProperties>
</file>