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90EF1" w14:textId="77777777" w:rsidR="0060106D" w:rsidRDefault="0060106D">
      <w:pPr>
        <w:ind w:right="-279"/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1E556E60" w14:textId="3BA514BB" w:rsidR="00FD696B" w:rsidRDefault="0012763A">
      <w:pPr>
        <w:ind w:right="-279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Name:  Tejaswi K</w:t>
      </w:r>
      <w:r>
        <w:rPr>
          <w:rFonts w:ascii="Calibri" w:eastAsia="Calibri" w:hAnsi="Calibri" w:cs="Calibri"/>
          <w:b/>
          <w:sz w:val="20"/>
          <w:szCs w:val="20"/>
        </w:rPr>
        <w:tab/>
      </w:r>
    </w:p>
    <w:p w14:paraId="4E781DA9" w14:textId="77777777" w:rsidR="00FD696B" w:rsidRDefault="0012763A">
      <w:pPr>
        <w:ind w:right="-279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Email: </w:t>
      </w:r>
      <w:hyperlink r:id="rId6">
        <w:r>
          <w:rPr>
            <w:rFonts w:ascii="Calibri" w:eastAsia="Calibri" w:hAnsi="Calibri" w:cs="Calibri"/>
            <w:b/>
            <w:color w:val="1155CC"/>
            <w:sz w:val="20"/>
            <w:szCs w:val="20"/>
            <w:u w:val="single"/>
          </w:rPr>
          <w:t>tejaswinik1510@gmail.com</w:t>
        </w:r>
      </w:hyperlink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>Mobile: 469-333-0624</w:t>
      </w:r>
    </w:p>
    <w:p w14:paraId="7116AC7D" w14:textId="77777777" w:rsidR="00FD696B" w:rsidRDefault="0012763A">
      <w:pPr>
        <w:ind w:left="630" w:right="86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     </w:t>
      </w:r>
    </w:p>
    <w:p w14:paraId="0DE43E49" w14:textId="77777777" w:rsidR="00FD696B" w:rsidRDefault="001276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/>
        <w:ind w:left="90" w:right="86"/>
        <w:jc w:val="both"/>
        <w:rPr>
          <w:highlight w:val="white"/>
        </w:rPr>
      </w:pPr>
      <w:r>
        <w:rPr>
          <w:rFonts w:ascii="Calibri" w:eastAsia="Calibri" w:hAnsi="Calibri" w:cs="Calibri"/>
          <w:b/>
          <w:sz w:val="20"/>
          <w:szCs w:val="20"/>
        </w:rPr>
        <w:t>PROFESSIONAL SUMMARY</w:t>
      </w:r>
    </w:p>
    <w:p w14:paraId="08362833" w14:textId="2788A1E5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Around 8 years of experience in designing and building robust data pipelines and scalable data warehouses. Expertise in using </w:t>
      </w:r>
      <w:r>
        <w:rPr>
          <w:rFonts w:ascii="Calibri" w:eastAsia="Calibri" w:hAnsi="Calibri" w:cs="Calibri"/>
          <w:b/>
          <w:sz w:val="20"/>
          <w:szCs w:val="20"/>
        </w:rPr>
        <w:t xml:space="preserve">Azure Data </w:t>
      </w:r>
      <w:r w:rsidR="00183206">
        <w:rPr>
          <w:rFonts w:ascii="Calibri" w:eastAsia="Calibri" w:hAnsi="Calibri" w:cs="Calibri"/>
          <w:b/>
          <w:sz w:val="20"/>
          <w:szCs w:val="20"/>
        </w:rPr>
        <w:t xml:space="preserve">Factory, Azure </w:t>
      </w:r>
      <w:r>
        <w:rPr>
          <w:rFonts w:ascii="Calibri" w:eastAsia="Calibri" w:hAnsi="Calibri" w:cs="Calibri"/>
          <w:b/>
          <w:sz w:val="20"/>
          <w:szCs w:val="20"/>
        </w:rPr>
        <w:t>Databricks</w:t>
      </w:r>
      <w:r w:rsidR="00FD6887">
        <w:rPr>
          <w:rFonts w:ascii="Calibri" w:eastAsia="Calibri" w:hAnsi="Calibri" w:cs="Calibri"/>
          <w:b/>
          <w:sz w:val="20"/>
          <w:szCs w:val="20"/>
        </w:rPr>
        <w:t xml:space="preserve"> (ADB)</w:t>
      </w:r>
      <w:r>
        <w:rPr>
          <w:rFonts w:ascii="Calibri" w:eastAsia="Calibri" w:hAnsi="Calibri" w:cs="Calibri"/>
          <w:b/>
          <w:sz w:val="20"/>
          <w:szCs w:val="20"/>
        </w:rPr>
        <w:t>, PySpark, Snowflake, AWS Glue, PostgreSQL, Spark SQL, Kafka</w:t>
      </w:r>
      <w:r>
        <w:rPr>
          <w:rFonts w:ascii="Calibri" w:eastAsia="Calibri" w:hAnsi="Calibri" w:cs="Calibri"/>
          <w:sz w:val="20"/>
          <w:szCs w:val="20"/>
        </w:rPr>
        <w:t xml:space="preserve">, and </w:t>
      </w:r>
      <w:r>
        <w:rPr>
          <w:rFonts w:ascii="Calibri" w:eastAsia="Calibri" w:hAnsi="Calibri" w:cs="Calibri"/>
          <w:b/>
          <w:sz w:val="20"/>
          <w:szCs w:val="20"/>
        </w:rPr>
        <w:t xml:space="preserve">AWS services </w:t>
      </w:r>
      <w:r>
        <w:rPr>
          <w:rFonts w:ascii="Calibri" w:eastAsia="Calibri" w:hAnsi="Calibri" w:cs="Calibri"/>
          <w:sz w:val="20"/>
          <w:szCs w:val="20"/>
        </w:rPr>
        <w:t xml:space="preserve">for large-scale data processing and analytics. </w:t>
      </w:r>
    </w:p>
    <w:p w14:paraId="20B0F06A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Experienced </w:t>
      </w:r>
      <w:r>
        <w:rPr>
          <w:rFonts w:ascii="Calibri" w:eastAsia="Calibri" w:hAnsi="Calibri" w:cs="Calibri"/>
          <w:b/>
          <w:sz w:val="20"/>
          <w:szCs w:val="20"/>
        </w:rPr>
        <w:t>AI developer</w:t>
      </w:r>
      <w:r>
        <w:rPr>
          <w:rFonts w:ascii="Calibri" w:eastAsia="Calibri" w:hAnsi="Calibri" w:cs="Calibri"/>
          <w:sz w:val="20"/>
          <w:szCs w:val="20"/>
        </w:rPr>
        <w:t xml:space="preserve"> skilled in building conversational AI solutions using </w:t>
      </w:r>
      <w:r>
        <w:rPr>
          <w:rFonts w:ascii="Calibri" w:eastAsia="Calibri" w:hAnsi="Calibri" w:cs="Calibri"/>
          <w:b/>
          <w:sz w:val="20"/>
          <w:szCs w:val="20"/>
        </w:rPr>
        <w:t xml:space="preserve">OpenAI API </w:t>
      </w:r>
      <w:r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b/>
          <w:sz w:val="20"/>
          <w:szCs w:val="20"/>
        </w:rPr>
        <w:t>LangChain</w:t>
      </w:r>
      <w:r>
        <w:rPr>
          <w:rFonts w:ascii="Calibri" w:eastAsia="Calibri" w:hAnsi="Calibri" w:cs="Calibri"/>
          <w:sz w:val="20"/>
          <w:szCs w:val="20"/>
        </w:rPr>
        <w:t>, automating customer interactions and significantly improving operational efficiency.</w:t>
      </w:r>
    </w:p>
    <w:p w14:paraId="3F03DBB7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>Expertise in designing</w:t>
      </w:r>
      <w:r>
        <w:rPr>
          <w:rFonts w:ascii="Calibri" w:eastAsia="Calibri" w:hAnsi="Calibri" w:cs="Calibri"/>
          <w:b/>
          <w:sz w:val="20"/>
          <w:szCs w:val="20"/>
        </w:rPr>
        <w:t xml:space="preserve"> intelligent virtual assistants</w:t>
      </w:r>
      <w:r>
        <w:rPr>
          <w:rFonts w:ascii="Calibri" w:eastAsia="Calibri" w:hAnsi="Calibri" w:cs="Calibri"/>
          <w:sz w:val="20"/>
          <w:szCs w:val="20"/>
        </w:rPr>
        <w:t xml:space="preserve"> to streamline customer support  enhancing satisfaction through rapid and accurate query resolution.</w:t>
      </w:r>
    </w:p>
    <w:p w14:paraId="1210C0B8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Proven ability in developing and deploying fraud-detection models with </w:t>
      </w:r>
      <w:r>
        <w:rPr>
          <w:rFonts w:ascii="Calibri" w:eastAsia="Calibri" w:hAnsi="Calibri" w:cs="Calibri"/>
          <w:b/>
          <w:sz w:val="20"/>
          <w:szCs w:val="20"/>
        </w:rPr>
        <w:t xml:space="preserve">PyTorch </w:t>
      </w:r>
      <w:r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b/>
          <w:sz w:val="20"/>
          <w:szCs w:val="20"/>
        </w:rPr>
        <w:t>Amazon Bedrock</w:t>
      </w:r>
      <w:r>
        <w:rPr>
          <w:rFonts w:ascii="Calibri" w:eastAsia="Calibri" w:hAnsi="Calibri" w:cs="Calibri"/>
          <w:sz w:val="20"/>
          <w:szCs w:val="20"/>
        </w:rPr>
        <w:t>, effectively identifying anomalies and reducing fraudulent activities in claims processing.</w:t>
      </w:r>
    </w:p>
    <w:p w14:paraId="27BE0007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Passionate innovator dedicated to applying </w:t>
      </w:r>
      <w:r>
        <w:rPr>
          <w:rFonts w:ascii="Calibri" w:eastAsia="Calibri" w:hAnsi="Calibri" w:cs="Calibri"/>
          <w:b/>
          <w:sz w:val="20"/>
          <w:szCs w:val="20"/>
        </w:rPr>
        <w:t xml:space="preserve">advanced machine learning techniques </w:t>
      </w:r>
      <w:r>
        <w:rPr>
          <w:rFonts w:ascii="Calibri" w:eastAsia="Calibri" w:hAnsi="Calibri" w:cs="Calibri"/>
          <w:sz w:val="20"/>
          <w:szCs w:val="20"/>
        </w:rPr>
        <w:t>to optimize customer experience and drive business efficiency.</w:t>
      </w:r>
    </w:p>
    <w:p w14:paraId="3F13D453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Proficient in developing </w:t>
      </w:r>
      <w:r>
        <w:rPr>
          <w:rFonts w:ascii="Calibri" w:eastAsia="Calibri" w:hAnsi="Calibri" w:cs="Calibri"/>
          <w:b/>
          <w:sz w:val="20"/>
          <w:szCs w:val="20"/>
        </w:rPr>
        <w:t xml:space="preserve">ETL </w:t>
      </w:r>
      <w:r>
        <w:rPr>
          <w:rFonts w:ascii="Calibri" w:eastAsia="Calibri" w:hAnsi="Calibri" w:cs="Calibri"/>
          <w:sz w:val="20"/>
          <w:szCs w:val="20"/>
        </w:rPr>
        <w:t xml:space="preserve">processes, automating workflows with </w:t>
      </w:r>
      <w:r>
        <w:rPr>
          <w:rFonts w:ascii="Calibri" w:eastAsia="Calibri" w:hAnsi="Calibri" w:cs="Calibri"/>
          <w:b/>
          <w:sz w:val="20"/>
          <w:szCs w:val="20"/>
        </w:rPr>
        <w:t>Apache Airflow</w:t>
      </w:r>
      <w:r>
        <w:rPr>
          <w:rFonts w:ascii="Calibri" w:eastAsia="Calibri" w:hAnsi="Calibri" w:cs="Calibri"/>
          <w:sz w:val="20"/>
          <w:szCs w:val="20"/>
        </w:rPr>
        <w:t xml:space="preserve">, and ensuring data quality and consistency across pipelines. </w:t>
      </w:r>
    </w:p>
    <w:p w14:paraId="0A5F1A2C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Proficient in using </w:t>
      </w:r>
      <w:r>
        <w:rPr>
          <w:rFonts w:ascii="Calibri" w:eastAsia="Calibri" w:hAnsi="Calibri" w:cs="Calibri"/>
          <w:b/>
          <w:sz w:val="20"/>
          <w:szCs w:val="20"/>
        </w:rPr>
        <w:t xml:space="preserve">Kafka’s </w:t>
      </w:r>
      <w:r>
        <w:rPr>
          <w:rFonts w:ascii="Calibri" w:eastAsia="Calibri" w:hAnsi="Calibri" w:cs="Calibri"/>
          <w:sz w:val="20"/>
          <w:szCs w:val="20"/>
        </w:rPr>
        <w:t>stream processing capabilities to manage data flow</w:t>
      </w:r>
    </w:p>
    <w:p w14:paraId="7D7BCAA5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Proficient in designing and implementing </w:t>
      </w:r>
      <w:r>
        <w:rPr>
          <w:rFonts w:ascii="Calibri" w:eastAsia="Calibri" w:hAnsi="Calibri" w:cs="Calibri"/>
          <w:b/>
          <w:sz w:val="20"/>
          <w:szCs w:val="20"/>
        </w:rPr>
        <w:t>Directed Acyclic Graphs (DAGs)</w:t>
      </w:r>
      <w:r>
        <w:rPr>
          <w:rFonts w:ascii="Calibri" w:eastAsia="Calibri" w:hAnsi="Calibri" w:cs="Calibri"/>
          <w:sz w:val="20"/>
          <w:szCs w:val="20"/>
        </w:rPr>
        <w:t xml:space="preserve"> to model workflows with clear task dependencies, improving data pipeline efficiency.</w:t>
      </w:r>
    </w:p>
    <w:p w14:paraId="111A12C8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Knowledgeable in deploying and scaling </w:t>
      </w:r>
      <w:r>
        <w:rPr>
          <w:rFonts w:ascii="Calibri" w:eastAsia="Calibri" w:hAnsi="Calibri" w:cs="Calibri"/>
          <w:b/>
          <w:sz w:val="20"/>
          <w:szCs w:val="20"/>
        </w:rPr>
        <w:t>Airflow on Kubernetes</w:t>
      </w:r>
      <w:r>
        <w:rPr>
          <w:rFonts w:ascii="Calibri" w:eastAsia="Calibri" w:hAnsi="Calibri" w:cs="Calibri"/>
          <w:sz w:val="20"/>
          <w:szCs w:val="20"/>
        </w:rPr>
        <w:t xml:space="preserve"> and </w:t>
      </w:r>
      <w:r>
        <w:rPr>
          <w:rFonts w:ascii="Calibri" w:eastAsia="Calibri" w:hAnsi="Calibri" w:cs="Calibri"/>
          <w:b/>
          <w:sz w:val="20"/>
          <w:szCs w:val="20"/>
        </w:rPr>
        <w:t>Docker</w:t>
      </w:r>
      <w:r>
        <w:rPr>
          <w:rFonts w:ascii="Calibri" w:eastAsia="Calibri" w:hAnsi="Calibri" w:cs="Calibri"/>
          <w:sz w:val="20"/>
          <w:szCs w:val="20"/>
        </w:rPr>
        <w:t>, optimizing its performance for containerized, cloud-native environments.</w:t>
      </w:r>
    </w:p>
    <w:p w14:paraId="6A5B0255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Implemented </w:t>
      </w:r>
      <w:r>
        <w:rPr>
          <w:rFonts w:ascii="Calibri" w:eastAsia="Calibri" w:hAnsi="Calibri" w:cs="Calibri"/>
          <w:b/>
          <w:sz w:val="20"/>
          <w:szCs w:val="20"/>
        </w:rPr>
        <w:t>performance tuning</w:t>
      </w:r>
      <w:r>
        <w:rPr>
          <w:rFonts w:ascii="Calibri" w:eastAsia="Calibri" w:hAnsi="Calibri" w:cs="Calibri"/>
          <w:sz w:val="20"/>
          <w:szCs w:val="20"/>
        </w:rPr>
        <w:t xml:space="preserve"> strategies such as partitioning, caching, and cluster optimization, significantly reducing processing times.</w:t>
      </w:r>
    </w:p>
    <w:p w14:paraId="40755AC2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>Unity Catalog</w:t>
      </w:r>
      <w:r>
        <w:rPr>
          <w:rFonts w:ascii="Calibri" w:eastAsia="Calibri" w:hAnsi="Calibri" w:cs="Calibri"/>
          <w:sz w:val="20"/>
          <w:szCs w:val="20"/>
        </w:rPr>
        <w:t xml:space="preserve"> for centralized governance, secure access management, and metadata discovery.</w:t>
      </w:r>
    </w:p>
    <w:p w14:paraId="7127A32F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Skilled in data modeling, creating both </w:t>
      </w:r>
      <w:r>
        <w:rPr>
          <w:rFonts w:ascii="Calibri" w:eastAsia="Calibri" w:hAnsi="Calibri" w:cs="Calibri"/>
          <w:b/>
          <w:sz w:val="20"/>
          <w:szCs w:val="20"/>
        </w:rPr>
        <w:t xml:space="preserve">OLTP </w:t>
      </w:r>
      <w:r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b/>
          <w:sz w:val="20"/>
          <w:szCs w:val="20"/>
        </w:rPr>
        <w:t xml:space="preserve">OLAP </w:t>
      </w:r>
      <w:r>
        <w:rPr>
          <w:rFonts w:ascii="Calibri" w:eastAsia="Calibri" w:hAnsi="Calibri" w:cs="Calibri"/>
          <w:sz w:val="20"/>
          <w:szCs w:val="20"/>
        </w:rPr>
        <w:t xml:space="preserve">models, and optimizing query performance in data warehouses like </w:t>
      </w:r>
      <w:r>
        <w:rPr>
          <w:rFonts w:ascii="Calibri" w:eastAsia="Calibri" w:hAnsi="Calibri" w:cs="Calibri"/>
          <w:b/>
          <w:sz w:val="20"/>
          <w:szCs w:val="20"/>
        </w:rPr>
        <w:t xml:space="preserve">Redshift </w:t>
      </w:r>
      <w:r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b/>
          <w:sz w:val="20"/>
          <w:szCs w:val="20"/>
        </w:rPr>
        <w:t>Snowflake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18AC32B2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Proficient in designing </w:t>
      </w:r>
      <w:r>
        <w:rPr>
          <w:rFonts w:ascii="Calibri" w:eastAsia="Calibri" w:hAnsi="Calibri" w:cs="Calibri"/>
          <w:b/>
          <w:sz w:val="20"/>
          <w:szCs w:val="20"/>
        </w:rPr>
        <w:t>Azure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Resource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Manager</w:t>
      </w:r>
      <w:r>
        <w:rPr>
          <w:rFonts w:ascii="Calibri" w:eastAsia="Calibri" w:hAnsi="Calibri" w:cs="Calibri"/>
          <w:sz w:val="20"/>
          <w:szCs w:val="20"/>
        </w:rPr>
        <w:t xml:space="preserve"> templates to provision and configure Azure services such as </w:t>
      </w:r>
      <w:r>
        <w:rPr>
          <w:rFonts w:ascii="Calibri" w:eastAsia="Calibri" w:hAnsi="Calibri" w:cs="Calibri"/>
          <w:b/>
          <w:sz w:val="20"/>
          <w:szCs w:val="20"/>
        </w:rPr>
        <w:t>Virtual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Machines</w:t>
      </w:r>
      <w:r>
        <w:rPr>
          <w:rFonts w:ascii="Calibri" w:eastAsia="Calibri" w:hAnsi="Calibri" w:cs="Calibri"/>
          <w:sz w:val="20"/>
          <w:szCs w:val="20"/>
        </w:rPr>
        <w:t xml:space="preserve">, Azure </w:t>
      </w:r>
      <w:r>
        <w:rPr>
          <w:rFonts w:ascii="Calibri" w:eastAsia="Calibri" w:hAnsi="Calibri" w:cs="Calibri"/>
          <w:b/>
          <w:sz w:val="20"/>
          <w:szCs w:val="20"/>
        </w:rPr>
        <w:t>Database</w:t>
      </w:r>
      <w:r>
        <w:rPr>
          <w:rFonts w:ascii="Calibri" w:eastAsia="Calibri" w:hAnsi="Calibri" w:cs="Calibri"/>
          <w:sz w:val="20"/>
          <w:szCs w:val="20"/>
        </w:rPr>
        <w:t xml:space="preserve">, Azure </w:t>
      </w:r>
      <w:r>
        <w:rPr>
          <w:rFonts w:ascii="Calibri" w:eastAsia="Calibri" w:hAnsi="Calibri" w:cs="Calibri"/>
          <w:b/>
          <w:sz w:val="20"/>
          <w:szCs w:val="20"/>
        </w:rPr>
        <w:t>Storage</w:t>
      </w:r>
      <w:r>
        <w:rPr>
          <w:rFonts w:ascii="Calibri" w:eastAsia="Calibri" w:hAnsi="Calibri" w:cs="Calibri"/>
          <w:sz w:val="20"/>
          <w:szCs w:val="20"/>
        </w:rPr>
        <w:t xml:space="preserve">, Azure </w:t>
      </w:r>
      <w:r>
        <w:rPr>
          <w:rFonts w:ascii="Calibri" w:eastAsia="Calibri" w:hAnsi="Calibri" w:cs="Calibri"/>
          <w:b/>
          <w:sz w:val="20"/>
          <w:szCs w:val="20"/>
        </w:rPr>
        <w:t>Monitor</w:t>
      </w:r>
      <w:r>
        <w:rPr>
          <w:rFonts w:ascii="Calibri" w:eastAsia="Calibri" w:hAnsi="Calibri" w:cs="Calibri"/>
          <w:sz w:val="20"/>
          <w:szCs w:val="20"/>
        </w:rPr>
        <w:t xml:space="preserve">, Azure </w:t>
      </w:r>
      <w:r>
        <w:rPr>
          <w:rFonts w:ascii="Calibri" w:eastAsia="Calibri" w:hAnsi="Calibri" w:cs="Calibri"/>
          <w:b/>
          <w:sz w:val="20"/>
          <w:szCs w:val="20"/>
        </w:rPr>
        <w:t>Service Bus,</w:t>
      </w:r>
      <w:r>
        <w:rPr>
          <w:rFonts w:ascii="Calibri" w:eastAsia="Calibri" w:hAnsi="Calibri" w:cs="Calibri"/>
          <w:sz w:val="20"/>
          <w:szCs w:val="20"/>
        </w:rPr>
        <w:t xml:space="preserve"> Azure </w:t>
      </w:r>
      <w:r>
        <w:rPr>
          <w:rFonts w:ascii="Calibri" w:eastAsia="Calibri" w:hAnsi="Calibri" w:cs="Calibri"/>
          <w:b/>
          <w:sz w:val="20"/>
          <w:szCs w:val="20"/>
        </w:rPr>
        <w:t>Storage Queues</w:t>
      </w:r>
      <w:r>
        <w:rPr>
          <w:rFonts w:ascii="Calibri" w:eastAsia="Calibri" w:hAnsi="Calibri" w:cs="Calibri"/>
          <w:sz w:val="20"/>
          <w:szCs w:val="20"/>
        </w:rPr>
        <w:t xml:space="preserve">, and Azure </w:t>
      </w:r>
      <w:r>
        <w:rPr>
          <w:rFonts w:ascii="Calibri" w:eastAsia="Calibri" w:hAnsi="Calibri" w:cs="Calibri"/>
          <w:b/>
          <w:sz w:val="20"/>
          <w:szCs w:val="20"/>
        </w:rPr>
        <w:t>Event Grid</w:t>
      </w:r>
      <w:r>
        <w:rPr>
          <w:rFonts w:ascii="Calibri" w:eastAsia="Calibri" w:hAnsi="Calibri" w:cs="Calibri"/>
          <w:sz w:val="20"/>
          <w:szCs w:val="20"/>
        </w:rPr>
        <w:t xml:space="preserve">.. </w:t>
      </w:r>
    </w:p>
    <w:p w14:paraId="21218A71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>Experience in developing</w:t>
      </w:r>
      <w:r>
        <w:rPr>
          <w:rFonts w:ascii="Calibri" w:eastAsia="Calibri" w:hAnsi="Calibri" w:cs="Calibri"/>
          <w:b/>
          <w:sz w:val="20"/>
          <w:szCs w:val="20"/>
        </w:rPr>
        <w:t xml:space="preserve"> big data tasks </w:t>
      </w:r>
      <w:r>
        <w:rPr>
          <w:rFonts w:ascii="Calibri" w:eastAsia="Calibri" w:hAnsi="Calibri" w:cs="Calibri"/>
          <w:sz w:val="20"/>
          <w:szCs w:val="20"/>
        </w:rPr>
        <w:t xml:space="preserve">to efficiently load large volumes of data into the </w:t>
      </w:r>
      <w:r>
        <w:rPr>
          <w:rFonts w:ascii="Calibri" w:eastAsia="Calibri" w:hAnsi="Calibri" w:cs="Calibri"/>
          <w:b/>
          <w:sz w:val="20"/>
          <w:szCs w:val="20"/>
        </w:rPr>
        <w:t>data lake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1EC8D83C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>Experience in Implementing data extraction, transformation, and loading (</w:t>
      </w:r>
      <w:r>
        <w:rPr>
          <w:rFonts w:ascii="Calibri" w:eastAsia="Calibri" w:hAnsi="Calibri" w:cs="Calibri"/>
          <w:b/>
          <w:sz w:val="20"/>
          <w:szCs w:val="20"/>
        </w:rPr>
        <w:t>ETL</w:t>
      </w:r>
      <w:r>
        <w:rPr>
          <w:rFonts w:ascii="Calibri" w:eastAsia="Calibri" w:hAnsi="Calibri" w:cs="Calibri"/>
          <w:sz w:val="20"/>
          <w:szCs w:val="20"/>
        </w:rPr>
        <w:t xml:space="preserve">) processes within the </w:t>
      </w:r>
      <w:r>
        <w:rPr>
          <w:rFonts w:ascii="Calibri" w:eastAsia="Calibri" w:hAnsi="Calibri" w:cs="Calibri"/>
          <w:b/>
          <w:sz w:val="20"/>
          <w:szCs w:val="20"/>
        </w:rPr>
        <w:t>Glue</w:t>
      </w:r>
      <w:r>
        <w:rPr>
          <w:rFonts w:ascii="Calibri" w:eastAsia="Calibri" w:hAnsi="Calibri" w:cs="Calibri"/>
          <w:sz w:val="20"/>
          <w:szCs w:val="20"/>
        </w:rPr>
        <w:t xml:space="preserve"> job to ensure seamless data transfer from an </w:t>
      </w:r>
      <w:r>
        <w:rPr>
          <w:rFonts w:ascii="Calibri" w:eastAsia="Calibri" w:hAnsi="Calibri" w:cs="Calibri"/>
          <w:b/>
          <w:sz w:val="20"/>
          <w:szCs w:val="20"/>
        </w:rPr>
        <w:t>S3</w:t>
      </w:r>
      <w:r>
        <w:rPr>
          <w:rFonts w:ascii="Calibri" w:eastAsia="Calibri" w:hAnsi="Calibri" w:cs="Calibri"/>
          <w:sz w:val="20"/>
          <w:szCs w:val="20"/>
        </w:rPr>
        <w:t xml:space="preserve"> bucket to a database.</w:t>
      </w:r>
    </w:p>
    <w:p w14:paraId="1A1C3EB4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Experience in developing data pipelines for integrated data analysis, combining technologies like </w:t>
      </w:r>
      <w:r>
        <w:rPr>
          <w:rFonts w:ascii="Calibri" w:eastAsia="Calibri" w:hAnsi="Calibri" w:cs="Calibri"/>
          <w:b/>
          <w:sz w:val="20"/>
          <w:szCs w:val="20"/>
        </w:rPr>
        <w:t>Hive, Spark, Sqoop, and MySQL.</w:t>
      </w:r>
    </w:p>
    <w:p w14:paraId="489E4F1D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Experienced in designing and implementing efficient and scalable </w:t>
      </w:r>
      <w:r>
        <w:rPr>
          <w:rFonts w:ascii="Calibri" w:eastAsia="Calibri" w:hAnsi="Calibri" w:cs="Calibri"/>
          <w:b/>
          <w:sz w:val="20"/>
          <w:szCs w:val="20"/>
        </w:rPr>
        <w:t>ETL</w:t>
      </w:r>
      <w:r>
        <w:rPr>
          <w:rFonts w:ascii="Calibri" w:eastAsia="Calibri" w:hAnsi="Calibri" w:cs="Calibri"/>
          <w:sz w:val="20"/>
          <w:szCs w:val="20"/>
        </w:rPr>
        <w:t xml:space="preserve"> workflows using </w:t>
      </w:r>
      <w:r>
        <w:rPr>
          <w:rFonts w:ascii="Calibri" w:eastAsia="Calibri" w:hAnsi="Calibri" w:cs="Calibri"/>
          <w:b/>
          <w:sz w:val="20"/>
          <w:szCs w:val="20"/>
        </w:rPr>
        <w:t>Alteryx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7C4DEF90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Demonstrated proficiency in configuring and optimizing various components such as </w:t>
      </w:r>
      <w:r>
        <w:rPr>
          <w:rFonts w:ascii="Calibri" w:eastAsia="Calibri" w:hAnsi="Calibri" w:cs="Calibri"/>
          <w:b/>
          <w:sz w:val="20"/>
          <w:szCs w:val="20"/>
        </w:rPr>
        <w:t>Impala, Spark, Airflow, Kafka</w:t>
      </w:r>
      <w:r>
        <w:rPr>
          <w:rFonts w:ascii="Calibri" w:eastAsia="Calibri" w:hAnsi="Calibri" w:cs="Calibri"/>
          <w:sz w:val="20"/>
          <w:szCs w:val="20"/>
        </w:rPr>
        <w:t xml:space="preserve"> for efficient data processing and workflow management</w:t>
      </w:r>
    </w:p>
    <w:p w14:paraId="095DC688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Experienced in integrating and managing deployments in cloud environments, implementing </w:t>
      </w:r>
      <w:r>
        <w:rPr>
          <w:rFonts w:ascii="Calibri" w:eastAsia="Calibri" w:hAnsi="Calibri" w:cs="Calibri"/>
          <w:b/>
          <w:sz w:val="20"/>
          <w:szCs w:val="20"/>
        </w:rPr>
        <w:t xml:space="preserve">CI/CD </w:t>
      </w:r>
      <w:r>
        <w:rPr>
          <w:rFonts w:ascii="Calibri" w:eastAsia="Calibri" w:hAnsi="Calibri" w:cs="Calibri"/>
          <w:sz w:val="20"/>
          <w:szCs w:val="20"/>
        </w:rPr>
        <w:t xml:space="preserve">pipelines, and collaborating closely with cross-functional teams to deliver data-driven solutions. </w:t>
      </w:r>
    </w:p>
    <w:p w14:paraId="6D9611CA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Strong background in </w:t>
      </w:r>
      <w:r>
        <w:rPr>
          <w:rFonts w:ascii="Calibri" w:eastAsia="Calibri" w:hAnsi="Calibri" w:cs="Calibri"/>
          <w:b/>
          <w:sz w:val="20"/>
          <w:szCs w:val="20"/>
        </w:rPr>
        <w:t>Python</w:t>
      </w:r>
      <w:r>
        <w:rPr>
          <w:rFonts w:ascii="Calibri" w:eastAsia="Calibri" w:hAnsi="Calibri" w:cs="Calibri"/>
          <w:sz w:val="20"/>
          <w:szCs w:val="20"/>
        </w:rPr>
        <w:t xml:space="preserve">-based web services, </w:t>
      </w:r>
      <w:r>
        <w:rPr>
          <w:rFonts w:ascii="Calibri" w:eastAsia="Calibri" w:hAnsi="Calibri" w:cs="Calibri"/>
          <w:b/>
          <w:sz w:val="20"/>
          <w:szCs w:val="20"/>
        </w:rPr>
        <w:t xml:space="preserve">RESTful </w:t>
      </w:r>
      <w:r>
        <w:rPr>
          <w:rFonts w:ascii="Calibri" w:eastAsia="Calibri" w:hAnsi="Calibri" w:cs="Calibri"/>
          <w:sz w:val="20"/>
          <w:szCs w:val="20"/>
        </w:rPr>
        <w:t xml:space="preserve">architecture, and end-to-end data pipeline development. </w:t>
      </w:r>
    </w:p>
    <w:p w14:paraId="3135700A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Adept at using </w:t>
      </w:r>
      <w:r>
        <w:rPr>
          <w:rFonts w:ascii="Calibri" w:eastAsia="Calibri" w:hAnsi="Calibri" w:cs="Calibri"/>
          <w:b/>
          <w:sz w:val="20"/>
          <w:szCs w:val="20"/>
        </w:rPr>
        <w:t xml:space="preserve">SQL </w:t>
      </w:r>
      <w:r>
        <w:rPr>
          <w:rFonts w:ascii="Calibri" w:eastAsia="Calibri" w:hAnsi="Calibri" w:cs="Calibri"/>
          <w:sz w:val="20"/>
          <w:szCs w:val="20"/>
        </w:rPr>
        <w:t xml:space="preserve">for complex data extraction, transformation, and loading, and creating dynamic, interactive dashboards and reports for business insights. </w:t>
      </w:r>
    </w:p>
    <w:p w14:paraId="6A17FAA2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Proven track record of improving existing data frameworks, enhancing data accuracy, and implementing monitoring and error-handling mechanisms to maintain pipeline reliability and performance. </w:t>
      </w:r>
    </w:p>
    <w:p w14:paraId="34F7123D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Proficient in </w:t>
      </w:r>
      <w:r>
        <w:rPr>
          <w:rFonts w:ascii="Calibri" w:eastAsia="Calibri" w:hAnsi="Calibri" w:cs="Calibri"/>
          <w:b/>
          <w:sz w:val="20"/>
          <w:szCs w:val="20"/>
        </w:rPr>
        <w:t xml:space="preserve">Agile </w:t>
      </w:r>
      <w:r>
        <w:rPr>
          <w:rFonts w:ascii="Calibri" w:eastAsia="Calibri" w:hAnsi="Calibri" w:cs="Calibri"/>
          <w:sz w:val="20"/>
          <w:szCs w:val="20"/>
        </w:rPr>
        <w:t>methodologies and experienced in using tools like Jira and Jenkins for project management and continuous integration.</w:t>
      </w:r>
    </w:p>
    <w:p w14:paraId="1DC0EAD1" w14:textId="77777777" w:rsidR="00FD696B" w:rsidRDefault="0012763A">
      <w:pPr>
        <w:numPr>
          <w:ilvl w:val="0"/>
          <w:numId w:val="1"/>
        </w:numPr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>Hands-on experience with</w:t>
      </w:r>
      <w:r>
        <w:rPr>
          <w:rFonts w:ascii="Calibri" w:eastAsia="Calibri" w:hAnsi="Calibri" w:cs="Calibri"/>
          <w:b/>
          <w:sz w:val="20"/>
          <w:szCs w:val="20"/>
        </w:rPr>
        <w:t xml:space="preserve"> Apache Spark</w:t>
      </w:r>
      <w:r>
        <w:rPr>
          <w:rFonts w:ascii="Calibri" w:eastAsia="Calibri" w:hAnsi="Calibri" w:cs="Calibri"/>
          <w:sz w:val="20"/>
          <w:szCs w:val="20"/>
        </w:rPr>
        <w:t xml:space="preserve"> using </w:t>
      </w:r>
      <w:r>
        <w:rPr>
          <w:rFonts w:ascii="Calibri" w:eastAsia="Calibri" w:hAnsi="Calibri" w:cs="Calibri"/>
          <w:b/>
          <w:sz w:val="20"/>
          <w:szCs w:val="20"/>
        </w:rPr>
        <w:t xml:space="preserve">Scala </w:t>
      </w:r>
      <w:r>
        <w:rPr>
          <w:rFonts w:ascii="Calibri" w:eastAsia="Calibri" w:hAnsi="Calibri" w:cs="Calibri"/>
          <w:sz w:val="20"/>
          <w:szCs w:val="20"/>
        </w:rPr>
        <w:t xml:space="preserve">for distributed data processing. </w:t>
      </w:r>
    </w:p>
    <w:p w14:paraId="0CFD266D" w14:textId="77777777" w:rsidR="00FD696B" w:rsidRDefault="00FD696B">
      <w:pPr>
        <w:ind w:right="86"/>
        <w:jc w:val="both"/>
        <w:rPr>
          <w:rFonts w:ascii="Calibri" w:eastAsia="Calibri" w:hAnsi="Calibri" w:cs="Calibri"/>
          <w:sz w:val="20"/>
          <w:szCs w:val="20"/>
        </w:rPr>
      </w:pPr>
    </w:p>
    <w:p w14:paraId="66B7D68C" w14:textId="77777777" w:rsidR="00FD696B" w:rsidRDefault="001276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/>
        <w:ind w:left="90" w:right="86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TECHNICAL SKILLS</w:t>
      </w:r>
    </w:p>
    <w:tbl>
      <w:tblPr>
        <w:tblStyle w:val="a0"/>
        <w:tblW w:w="1059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10"/>
        <w:gridCol w:w="7680"/>
      </w:tblGrid>
      <w:tr w:rsidR="00FD696B" w14:paraId="095E158E" w14:textId="77777777">
        <w:trPr>
          <w:trHeight w:val="123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EA67B" w14:textId="77777777" w:rsidR="00FD696B" w:rsidRDefault="0012763A">
            <w:pPr>
              <w:ind w:left="-18" w:right="86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Languages</w:t>
            </w:r>
          </w:p>
        </w:tc>
        <w:tc>
          <w:tcPr>
            <w:tcW w:w="7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58C90" w14:textId="77777777" w:rsidR="00FD696B" w:rsidRDefault="0012763A">
            <w:pPr>
              <w:widowControl w:val="0"/>
              <w:ind w:left="-18" w:right="8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Python 3.x/2.x, SQL, Java, C++</w:t>
            </w:r>
          </w:p>
        </w:tc>
      </w:tr>
      <w:tr w:rsidR="00FD696B" w14:paraId="15D43819" w14:textId="77777777">
        <w:trPr>
          <w:trHeight w:val="58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DA6A0" w14:textId="77777777" w:rsidR="00FD696B" w:rsidRDefault="0012763A">
            <w:pPr>
              <w:ind w:left="-18" w:right="86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Amazon Web Services (AWS) </w:t>
            </w:r>
          </w:p>
        </w:tc>
        <w:tc>
          <w:tcPr>
            <w:tcW w:w="7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E313F" w14:textId="77777777" w:rsidR="00FD696B" w:rsidRDefault="0012763A">
            <w:pPr>
              <w:ind w:left="-18" w:right="8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EC2, S3, IAM, EBS, VPC, Security Group, Auto Scaling, Glue, Fargate, DynamoDB, Lambda, CloudFront, CloudWatch, SNS, SQS, Athena, KMS, CodeCommit, RedShift.</w:t>
            </w:r>
          </w:p>
        </w:tc>
      </w:tr>
      <w:tr w:rsidR="00FD696B" w14:paraId="3B36C3B8" w14:textId="77777777">
        <w:trPr>
          <w:trHeight w:val="255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8D474" w14:textId="77777777" w:rsidR="00FD696B" w:rsidRDefault="0012763A">
            <w:pPr>
              <w:ind w:left="-18" w:right="86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Python Libraries</w:t>
            </w:r>
          </w:p>
        </w:tc>
        <w:tc>
          <w:tcPr>
            <w:tcW w:w="7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7B108C" w14:textId="77777777" w:rsidR="00FD696B" w:rsidRDefault="0012763A">
            <w:pPr>
              <w:ind w:left="-18" w:right="8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NumPy, Pandas, Scikit-Learn, BeautifulSoup, PySpark</w:t>
            </w:r>
          </w:p>
        </w:tc>
      </w:tr>
      <w:tr w:rsidR="00FD696B" w14:paraId="162368EF" w14:textId="77777777">
        <w:trPr>
          <w:trHeight w:val="242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F433C" w14:textId="77777777" w:rsidR="00FD696B" w:rsidRDefault="0012763A">
            <w:pPr>
              <w:ind w:left="-18" w:right="86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Python Frameworks</w:t>
            </w:r>
          </w:p>
        </w:tc>
        <w:tc>
          <w:tcPr>
            <w:tcW w:w="7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32305" w14:textId="77777777" w:rsidR="00FD696B" w:rsidRDefault="0012763A">
            <w:pPr>
              <w:ind w:left="-18" w:right="8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Django, Pytest, Flask, PyQT, Zope, Pyramid.</w:t>
            </w:r>
          </w:p>
        </w:tc>
      </w:tr>
      <w:tr w:rsidR="00FD696B" w14:paraId="62EE9093" w14:textId="77777777">
        <w:trPr>
          <w:trHeight w:val="261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7D64CD" w14:textId="77777777" w:rsidR="00FD696B" w:rsidRDefault="0012763A">
            <w:pPr>
              <w:ind w:left="-18" w:right="86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Databases</w:t>
            </w:r>
          </w:p>
        </w:tc>
        <w:tc>
          <w:tcPr>
            <w:tcW w:w="7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90ED5B" w14:textId="77777777" w:rsidR="00FD696B" w:rsidRDefault="0012763A">
            <w:pPr>
              <w:ind w:left="-18" w:right="8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MYSQL, Microsoft SQL Server, AWS DynamoDB, MongoDB, PostgreSQL, Cassandra</w:t>
            </w:r>
          </w:p>
        </w:tc>
      </w:tr>
      <w:tr w:rsidR="00FD696B" w14:paraId="14599AD9" w14:textId="77777777">
        <w:trPr>
          <w:trHeight w:val="279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5368" w14:textId="77777777" w:rsidR="00FD696B" w:rsidRDefault="0012763A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Methodologies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E5AE38" w14:textId="77777777" w:rsidR="00FD696B" w:rsidRDefault="0012763A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Agile, Kanban, Scrum</w:t>
            </w:r>
          </w:p>
        </w:tc>
      </w:tr>
      <w:tr w:rsidR="00FD696B" w14:paraId="3B3FE125" w14:textId="77777777">
        <w:trPr>
          <w:trHeight w:val="164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3E03" w14:textId="77777777" w:rsidR="00FD696B" w:rsidRDefault="0012763A">
            <w:pPr>
              <w:ind w:right="86"/>
              <w:jc w:val="both"/>
              <w:rPr>
                <w:rFonts w:ascii="Calibri" w:eastAsia="Calibri" w:hAnsi="Calibri" w:cs="Calibri"/>
                <w:b/>
                <w:color w:val="0D0D0D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Data Engineering Tools</w:t>
            </w:r>
          </w:p>
        </w:tc>
        <w:tc>
          <w:tcPr>
            <w:tcW w:w="76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E85C" w14:textId="77777777" w:rsidR="00FD696B" w:rsidRDefault="0012763A">
            <w:pPr>
              <w:ind w:right="8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Azure Data Factory, Databricks, PySpark, Snowflake, AWS Glue, PostgreSQL, Spark SQL, Kafka, Airflow, ETL processes</w:t>
            </w:r>
          </w:p>
        </w:tc>
      </w:tr>
      <w:tr w:rsidR="00FD696B" w14:paraId="3D33E089" w14:textId="77777777">
        <w:trPr>
          <w:trHeight w:val="164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AD2C79" w14:textId="77777777" w:rsidR="00FD696B" w:rsidRDefault="0012763A">
            <w:pPr>
              <w:ind w:right="86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Data Modeling &amp; SQL</w:t>
            </w:r>
          </w:p>
        </w:tc>
        <w:tc>
          <w:tcPr>
            <w:tcW w:w="7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FE43E" w14:textId="77777777" w:rsidR="00FD696B" w:rsidRDefault="0012763A">
            <w:pPr>
              <w:ind w:right="8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OLTP, OLAP, T-SQL, SQL Server, Redshift, MySQL</w:t>
            </w:r>
          </w:p>
        </w:tc>
      </w:tr>
      <w:tr w:rsidR="00FD696B" w14:paraId="3703F649" w14:textId="77777777">
        <w:trPr>
          <w:trHeight w:val="164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9C296" w14:textId="77777777" w:rsidR="00FD696B" w:rsidRDefault="0012763A">
            <w:pPr>
              <w:ind w:right="86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Data Quality &amp; Monitoring</w:t>
            </w:r>
          </w:p>
          <w:p w14:paraId="64EAADA9" w14:textId="77777777" w:rsidR="00FD696B" w:rsidRDefault="00FD696B">
            <w:pPr>
              <w:ind w:right="86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51CF1" w14:textId="77777777" w:rsidR="00FD696B" w:rsidRDefault="0012763A">
            <w:pPr>
              <w:ind w:right="8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Apache Griffin, Prometheus, Azure Monitor, custom data quality checks</w:t>
            </w:r>
          </w:p>
        </w:tc>
      </w:tr>
      <w:tr w:rsidR="00FD696B" w14:paraId="3EDF727D" w14:textId="77777777">
        <w:trPr>
          <w:trHeight w:val="164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C12DB" w14:textId="77777777" w:rsidR="00FD696B" w:rsidRDefault="0012763A">
            <w:pPr>
              <w:ind w:right="86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Reporting &amp; Visualization</w:t>
            </w:r>
          </w:p>
        </w:tc>
        <w:tc>
          <w:tcPr>
            <w:tcW w:w="7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C2836" w14:textId="77777777" w:rsidR="00FD696B" w:rsidRDefault="0012763A">
            <w:pPr>
              <w:ind w:right="8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Tableau, AWS QuickSight</w:t>
            </w:r>
          </w:p>
        </w:tc>
      </w:tr>
      <w:tr w:rsidR="00FD696B" w14:paraId="0C23E008" w14:textId="77777777">
        <w:trPr>
          <w:trHeight w:val="164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37FB35" w14:textId="77777777" w:rsidR="00FD696B" w:rsidRDefault="0012763A">
            <w:pPr>
              <w:ind w:right="86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DevOps</w:t>
            </w:r>
          </w:p>
        </w:tc>
        <w:tc>
          <w:tcPr>
            <w:tcW w:w="7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CD2E9" w14:textId="77777777" w:rsidR="00FD696B" w:rsidRDefault="0012763A">
            <w:pPr>
              <w:ind w:right="8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Jenkins, GitLab for CI/CD</w:t>
            </w:r>
          </w:p>
        </w:tc>
      </w:tr>
    </w:tbl>
    <w:p w14:paraId="57564CE6" w14:textId="77777777" w:rsidR="00FD696B" w:rsidRDefault="00FD696B">
      <w:pPr>
        <w:spacing w:before="280"/>
        <w:ind w:right="86"/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24D10406" w14:textId="77777777" w:rsidR="00FD696B" w:rsidRDefault="001276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/>
        <w:ind w:left="90" w:right="86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PROFESSIONAL EXPERIENCE</w:t>
      </w:r>
    </w:p>
    <w:p w14:paraId="01942650" w14:textId="77777777" w:rsidR="00FD696B" w:rsidRDefault="0012763A">
      <w:pPr>
        <w:ind w:right="86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</w:t>
      </w:r>
    </w:p>
    <w:p w14:paraId="2B8E6D28" w14:textId="77777777" w:rsidR="00FD696B" w:rsidRDefault="001276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90" w:right="86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Client Name: DentaQuest                                                                                                      </w:t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July 2023 - Present</w:t>
      </w:r>
    </w:p>
    <w:p w14:paraId="11FE63D0" w14:textId="7816BA71" w:rsidR="00FD696B" w:rsidRDefault="001276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90" w:right="86"/>
        <w:jc w:val="both"/>
      </w:pPr>
      <w:r>
        <w:rPr>
          <w:rFonts w:ascii="Calibri" w:eastAsia="Calibri" w:hAnsi="Calibri" w:cs="Calibri"/>
          <w:b/>
          <w:sz w:val="20"/>
          <w:szCs w:val="20"/>
        </w:rPr>
        <w:t xml:space="preserve"> Role</w:t>
      </w:r>
      <w:r w:rsidR="00074471">
        <w:rPr>
          <w:rFonts w:ascii="Calibri" w:eastAsia="Calibri" w:hAnsi="Calibri" w:cs="Calibri"/>
          <w:b/>
          <w:sz w:val="20"/>
          <w:szCs w:val="20"/>
        </w:rPr>
        <w:t>:</w:t>
      </w:r>
      <w:r w:rsidR="00750144">
        <w:rPr>
          <w:rFonts w:ascii="Calibri" w:eastAsia="Calibri" w:hAnsi="Calibri" w:cs="Calibri"/>
          <w:b/>
          <w:sz w:val="20"/>
          <w:szCs w:val="20"/>
        </w:rPr>
        <w:t>Sr.</w:t>
      </w:r>
      <w:r w:rsidR="00074471">
        <w:rPr>
          <w:rFonts w:ascii="Calibri" w:eastAsia="Calibri" w:hAnsi="Calibri" w:cs="Calibri"/>
          <w:b/>
          <w:sz w:val="20"/>
          <w:szCs w:val="20"/>
        </w:rPr>
        <w:t>Python</w:t>
      </w:r>
      <w:r w:rsidR="00C66268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="00426666">
        <w:rPr>
          <w:rFonts w:ascii="Calibri" w:eastAsia="Calibri" w:hAnsi="Calibri" w:cs="Calibri"/>
          <w:b/>
          <w:sz w:val="20"/>
          <w:szCs w:val="20"/>
        </w:rPr>
        <w:t>Developer</w:t>
      </w:r>
    </w:p>
    <w:p w14:paraId="6747DE17" w14:textId="77777777" w:rsidR="00FD696B" w:rsidRDefault="00FD69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right="86"/>
        <w:jc w:val="both"/>
      </w:pPr>
    </w:p>
    <w:p w14:paraId="4B201167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Built scalable data warehouses in </w:t>
      </w:r>
      <w:r>
        <w:rPr>
          <w:rFonts w:ascii="Calibri" w:eastAsia="Calibri" w:hAnsi="Calibri" w:cs="Calibri"/>
          <w:b/>
          <w:sz w:val="20"/>
          <w:szCs w:val="20"/>
        </w:rPr>
        <w:t>Snowflake</w:t>
      </w:r>
      <w:r>
        <w:rPr>
          <w:rFonts w:ascii="Calibri" w:eastAsia="Calibri" w:hAnsi="Calibri" w:cs="Calibri"/>
          <w:sz w:val="20"/>
          <w:szCs w:val="20"/>
        </w:rPr>
        <w:t xml:space="preserve"> where massive amounts of data is stored and supports our analytics and reporting needs.</w:t>
      </w:r>
      <w:bookmarkStart w:id="0" w:name="_Hlk197475977"/>
    </w:p>
    <w:p w14:paraId="284873F0" w14:textId="52DE5CCA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>
        <w:rPr>
          <w:rFonts w:ascii="Calibri" w:eastAsia="Calibri" w:hAnsi="Calibri" w:cs="Calibri"/>
          <w:b/>
          <w:sz w:val="20"/>
          <w:szCs w:val="20"/>
        </w:rPr>
        <w:t xml:space="preserve">ETL pipelines </w:t>
      </w:r>
      <w:r w:rsidR="00183206">
        <w:rPr>
          <w:rFonts w:ascii="Calibri" w:eastAsia="Calibri" w:hAnsi="Calibri" w:cs="Calibri"/>
          <w:sz w:val="20"/>
          <w:szCs w:val="20"/>
        </w:rPr>
        <w:t xml:space="preserve">in </w:t>
      </w:r>
      <w:r w:rsidR="00183206">
        <w:rPr>
          <w:rFonts w:ascii="Calibri" w:eastAsia="Calibri" w:hAnsi="Calibri" w:cs="Calibri"/>
          <w:b/>
          <w:sz w:val="20"/>
          <w:szCs w:val="20"/>
        </w:rPr>
        <w:t>Azure D</w:t>
      </w:r>
      <w:r>
        <w:rPr>
          <w:rFonts w:ascii="Calibri" w:eastAsia="Calibri" w:hAnsi="Calibri" w:cs="Calibri"/>
          <w:b/>
          <w:sz w:val="20"/>
          <w:szCs w:val="20"/>
        </w:rPr>
        <w:t xml:space="preserve">atabricks </w:t>
      </w:r>
      <w:r>
        <w:rPr>
          <w:rFonts w:ascii="Calibri" w:eastAsia="Calibri" w:hAnsi="Calibri" w:cs="Calibri"/>
          <w:sz w:val="20"/>
          <w:szCs w:val="20"/>
        </w:rPr>
        <w:t xml:space="preserve">using </w:t>
      </w:r>
      <w:r>
        <w:rPr>
          <w:rFonts w:ascii="Calibri" w:eastAsia="Calibri" w:hAnsi="Calibri" w:cs="Calibri"/>
          <w:b/>
          <w:sz w:val="20"/>
          <w:szCs w:val="20"/>
        </w:rPr>
        <w:t xml:space="preserve">PySpark </w:t>
      </w:r>
      <w:r>
        <w:rPr>
          <w:rFonts w:ascii="Calibri" w:eastAsia="Calibri" w:hAnsi="Calibri" w:cs="Calibri"/>
          <w:sz w:val="20"/>
          <w:szCs w:val="20"/>
        </w:rPr>
        <w:t>to process large-scale dental insurance claims data.</w:t>
      </w:r>
    </w:p>
    <w:bookmarkEnd w:id="0"/>
    <w:p w14:paraId="7E9477A7" w14:textId="763F10F9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Optimized data ingestion from </w:t>
      </w:r>
      <w:r>
        <w:rPr>
          <w:rFonts w:ascii="Calibri" w:eastAsia="Calibri" w:hAnsi="Calibri" w:cs="Calibri"/>
          <w:b/>
          <w:sz w:val="20"/>
          <w:szCs w:val="20"/>
        </w:rPr>
        <w:t xml:space="preserve">CSV </w:t>
      </w:r>
      <w:r w:rsidR="000B4197">
        <w:rPr>
          <w:rFonts w:ascii="Calibri" w:eastAsia="Calibri" w:hAnsi="Calibri" w:cs="Calibri"/>
          <w:sz w:val="20"/>
          <w:szCs w:val="20"/>
        </w:rPr>
        <w:t>and Parquet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data accuracy and processing speed.</w:t>
      </w:r>
    </w:p>
    <w:p w14:paraId="5C77CE7E" w14:textId="2A5F10C5" w:rsidR="00A5455E" w:rsidRPr="00944AA9" w:rsidRDefault="0012763A" w:rsidP="00A545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 xml:space="preserve">SQL </w:t>
      </w:r>
      <w:r>
        <w:rPr>
          <w:rFonts w:ascii="Calibri" w:eastAsia="Calibri" w:hAnsi="Calibri" w:cs="Calibri"/>
          <w:sz w:val="20"/>
          <w:szCs w:val="20"/>
        </w:rPr>
        <w:t>expertise to write complex queries for data extraction, transformation, and loading, which is crucial for our reporting and analysis needs.</w:t>
      </w:r>
    </w:p>
    <w:p w14:paraId="1C131B8D" w14:textId="2414BCBA" w:rsidR="00944AA9" w:rsidRDefault="00944AA9" w:rsidP="00A545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bookmarkStart w:id="1" w:name="OLE_LINK1"/>
      <w:bookmarkStart w:id="2" w:name="OLE_LINK2"/>
      <w:r w:rsidRPr="00A26A87">
        <w:rPr>
          <w:rFonts w:ascii="Calibri" w:eastAsia="Calibri" w:hAnsi="Calibri" w:cs="Calibri"/>
          <w:bCs/>
          <w:sz w:val="20"/>
          <w:szCs w:val="20"/>
        </w:rPr>
        <w:t>Designed and implemented Splunk alerts based on predefined conditions and thresholds, enabled real-time detection of critical issues to automatically generate a Jira ticket, which served as a centralized and trackable record of the incident</w:t>
      </w:r>
      <w:bookmarkEnd w:id="1"/>
      <w:bookmarkEnd w:id="2"/>
      <w:r w:rsidRPr="00A26A87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Pr="00A26A87">
        <w:rPr>
          <w:rFonts w:ascii="Calibri" w:hAnsi="Calibri" w:cs="Calibri"/>
          <w:bCs/>
          <w:sz w:val="20"/>
          <w:szCs w:val="20"/>
        </w:rPr>
        <w:t>configuration.</w:t>
      </w:r>
    </w:p>
    <w:p w14:paraId="7419829A" w14:textId="2B6F00A0" w:rsidR="00A5455E" w:rsidRPr="00A5455E" w:rsidRDefault="00A5455E" w:rsidP="00A545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 w:rsidRPr="00A5455E">
        <w:rPr>
          <w:rFonts w:ascii="Calibri" w:eastAsia="Calibri" w:hAnsi="Calibri" w:cs="Calibri"/>
          <w:sz w:val="20"/>
          <w:szCs w:val="20"/>
        </w:rPr>
        <w:t>Proficient in AWS services such as A</w:t>
      </w:r>
      <w:r w:rsidRPr="00A5455E">
        <w:rPr>
          <w:rFonts w:ascii="Calibri" w:eastAsia="Calibri" w:hAnsi="Calibri" w:cs="Calibri"/>
          <w:b/>
          <w:sz w:val="20"/>
          <w:szCs w:val="20"/>
        </w:rPr>
        <w:t>WS Lambda, Auto Scaling, CloudFront, Route 53, AWS SNS, SQS, and SES</w:t>
      </w:r>
      <w:r w:rsidRPr="00A5455E">
        <w:rPr>
          <w:rFonts w:ascii="Calibri" w:eastAsia="Calibri" w:hAnsi="Calibri" w:cs="Calibri"/>
          <w:sz w:val="20"/>
          <w:szCs w:val="20"/>
        </w:rPr>
        <w:t>, effectively leveraging these technologies to build scalable and reliable cloud solutions.</w:t>
      </w:r>
    </w:p>
    <w:p w14:paraId="662364C0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>
        <w:rPr>
          <w:rFonts w:ascii="Calibri" w:eastAsia="Calibri" w:hAnsi="Calibri" w:cs="Calibri"/>
          <w:b/>
          <w:sz w:val="20"/>
          <w:szCs w:val="20"/>
        </w:rPr>
        <w:t xml:space="preserve">conversational AI </w:t>
      </w:r>
      <w:r>
        <w:rPr>
          <w:rFonts w:ascii="Calibri" w:eastAsia="Calibri" w:hAnsi="Calibri" w:cs="Calibri"/>
          <w:sz w:val="20"/>
          <w:szCs w:val="20"/>
        </w:rPr>
        <w:t>prototype automating dental insurance customer queries.</w:t>
      </w:r>
    </w:p>
    <w:p w14:paraId="76DD13E1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 xml:space="preserve">OpenAI API </w:t>
      </w:r>
      <w:r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b/>
          <w:sz w:val="20"/>
          <w:szCs w:val="20"/>
        </w:rPr>
        <w:t xml:space="preserve">LangChain </w:t>
      </w:r>
      <w:r>
        <w:rPr>
          <w:rFonts w:ascii="Calibri" w:eastAsia="Calibri" w:hAnsi="Calibri" w:cs="Calibri"/>
          <w:sz w:val="20"/>
          <w:szCs w:val="20"/>
        </w:rPr>
        <w:t>to build intelligent chat assistants for faster query resolution.</w:t>
      </w:r>
    </w:p>
    <w:p w14:paraId="1A50A1CA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Improved customer service efficiency by creating</w:t>
      </w:r>
      <w:r>
        <w:rPr>
          <w:rFonts w:ascii="Calibri" w:eastAsia="Calibri" w:hAnsi="Calibri" w:cs="Calibri"/>
          <w:b/>
          <w:sz w:val="20"/>
          <w:szCs w:val="20"/>
        </w:rPr>
        <w:t xml:space="preserve"> AI-driven virtual assistant </w:t>
      </w:r>
      <w:r>
        <w:rPr>
          <w:rFonts w:ascii="Calibri" w:eastAsia="Calibri" w:hAnsi="Calibri" w:cs="Calibri"/>
          <w:sz w:val="20"/>
          <w:szCs w:val="20"/>
        </w:rPr>
        <w:t>prototypes for insurance FAQs.</w:t>
      </w:r>
    </w:p>
    <w:p w14:paraId="225B9063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Automated responses to frequently asked dental insurance questions, enhancing customer satisfaction.</w:t>
      </w:r>
    </w:p>
    <w:p w14:paraId="2DBEDCD0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Created </w:t>
      </w:r>
      <w:r>
        <w:rPr>
          <w:rFonts w:ascii="Calibri" w:eastAsia="Calibri" w:hAnsi="Calibri" w:cs="Calibri"/>
          <w:b/>
          <w:sz w:val="20"/>
          <w:szCs w:val="20"/>
        </w:rPr>
        <w:t xml:space="preserve">AI-based chatbot prototype </w:t>
      </w:r>
      <w:r>
        <w:rPr>
          <w:rFonts w:ascii="Calibri" w:eastAsia="Calibri" w:hAnsi="Calibri" w:cs="Calibri"/>
          <w:sz w:val="20"/>
          <w:szCs w:val="20"/>
        </w:rPr>
        <w:t>streamlining dental insurance support, significantly cutting resolution delays.</w:t>
      </w:r>
    </w:p>
    <w:p w14:paraId="0E29EFE8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Developed and deployed fraud-detection models using </w:t>
      </w:r>
      <w:r>
        <w:rPr>
          <w:rFonts w:ascii="Calibri" w:eastAsia="Calibri" w:hAnsi="Calibri" w:cs="Calibri"/>
          <w:b/>
          <w:sz w:val="20"/>
          <w:szCs w:val="20"/>
        </w:rPr>
        <w:t xml:space="preserve">PyTorch </w:t>
      </w:r>
      <w:r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b/>
          <w:sz w:val="20"/>
          <w:szCs w:val="20"/>
        </w:rPr>
        <w:t>Amazon Bedrock</w:t>
      </w:r>
      <w:r>
        <w:rPr>
          <w:rFonts w:ascii="Calibri" w:eastAsia="Calibri" w:hAnsi="Calibri" w:cs="Calibri"/>
          <w:sz w:val="20"/>
          <w:szCs w:val="20"/>
        </w:rPr>
        <w:t>, effectively identifying anomalies in dental insurance claims to reduce fraudulent activities and accelerate manual review processes.</w:t>
      </w:r>
    </w:p>
    <w:p w14:paraId="79E550AC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Improved chatbot conversational fluency and context-awareness by combining </w:t>
      </w:r>
      <w:r>
        <w:rPr>
          <w:rFonts w:ascii="Calibri" w:eastAsia="Calibri" w:hAnsi="Calibri" w:cs="Calibri"/>
          <w:b/>
          <w:sz w:val="20"/>
          <w:szCs w:val="20"/>
        </w:rPr>
        <w:t xml:space="preserve">OpenAI API </w:t>
      </w:r>
      <w:r>
        <w:rPr>
          <w:rFonts w:ascii="Calibri" w:eastAsia="Calibri" w:hAnsi="Calibri" w:cs="Calibri"/>
          <w:sz w:val="20"/>
          <w:szCs w:val="20"/>
        </w:rPr>
        <w:t xml:space="preserve">with </w:t>
      </w:r>
      <w:r>
        <w:rPr>
          <w:rFonts w:ascii="Calibri" w:eastAsia="Calibri" w:hAnsi="Calibri" w:cs="Calibri"/>
          <w:b/>
          <w:sz w:val="20"/>
          <w:szCs w:val="20"/>
        </w:rPr>
        <w:t>RAG</w:t>
      </w:r>
      <w:r>
        <w:rPr>
          <w:rFonts w:ascii="Calibri" w:eastAsia="Calibri" w:hAnsi="Calibri" w:cs="Calibri"/>
          <w:sz w:val="20"/>
          <w:szCs w:val="20"/>
        </w:rPr>
        <w:t>, providing personalized and up-to-date answers, increasing customer trust and engagement.</w:t>
      </w:r>
    </w:p>
    <w:p w14:paraId="6D54DBEE" w14:textId="1712BB56" w:rsidR="00FD696B" w:rsidRPr="00AD5BE9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Implemented end-to-end </w:t>
      </w:r>
      <w:r>
        <w:rPr>
          <w:rFonts w:ascii="Calibri" w:eastAsia="Calibri" w:hAnsi="Calibri" w:cs="Calibri"/>
          <w:b/>
          <w:sz w:val="20"/>
          <w:szCs w:val="20"/>
        </w:rPr>
        <w:t xml:space="preserve">MLOps </w:t>
      </w:r>
      <w:r>
        <w:rPr>
          <w:rFonts w:ascii="Calibri" w:eastAsia="Calibri" w:hAnsi="Calibri" w:cs="Calibri"/>
          <w:sz w:val="20"/>
          <w:szCs w:val="20"/>
        </w:rPr>
        <w:t>pipelines using</w:t>
      </w:r>
      <w:r>
        <w:rPr>
          <w:rFonts w:ascii="Calibri" w:eastAsia="Calibri" w:hAnsi="Calibri" w:cs="Calibri"/>
          <w:b/>
          <w:sz w:val="20"/>
          <w:szCs w:val="20"/>
        </w:rPr>
        <w:t xml:space="preserve"> Amazon SageMaker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b/>
          <w:sz w:val="20"/>
          <w:szCs w:val="20"/>
        </w:rPr>
        <w:t xml:space="preserve"> AWS CodePipeline</w:t>
      </w:r>
      <w:r>
        <w:rPr>
          <w:rFonts w:ascii="Calibri" w:eastAsia="Calibri" w:hAnsi="Calibri" w:cs="Calibri"/>
          <w:sz w:val="20"/>
          <w:szCs w:val="20"/>
        </w:rPr>
        <w:t>, streamlining model training, deployment, and monitoring.</w:t>
      </w:r>
    </w:p>
    <w:p w14:paraId="44A99C45" w14:textId="64D69B0E" w:rsidR="00AD5BE9" w:rsidRDefault="00AD5BE9" w:rsidP="00AD5B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automated our </w:t>
      </w:r>
      <w:r>
        <w:rPr>
          <w:rFonts w:ascii="Calibri" w:eastAsia="Calibri" w:hAnsi="Calibri" w:cs="Calibri"/>
          <w:b/>
          <w:sz w:val="20"/>
          <w:szCs w:val="20"/>
        </w:rPr>
        <w:t xml:space="preserve">ETL </w:t>
      </w:r>
      <w:r>
        <w:rPr>
          <w:rFonts w:ascii="Calibri" w:eastAsia="Calibri" w:hAnsi="Calibri" w:cs="Calibri"/>
          <w:sz w:val="20"/>
          <w:szCs w:val="20"/>
        </w:rPr>
        <w:t>deployment pipeline, so every time we pushed new code, it went through a series of tests before being deployed.</w:t>
      </w:r>
    </w:p>
    <w:p w14:paraId="6B8626A1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built in error handling and retry mechanisms in our pipelines. Using try-except blocks in </w:t>
      </w:r>
      <w:r>
        <w:rPr>
          <w:rFonts w:ascii="Calibri" w:eastAsia="Calibri" w:hAnsi="Calibri" w:cs="Calibri"/>
          <w:b/>
          <w:sz w:val="20"/>
          <w:szCs w:val="20"/>
        </w:rPr>
        <w:t xml:space="preserve">PySpark </w:t>
      </w:r>
      <w:r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b/>
          <w:sz w:val="20"/>
          <w:szCs w:val="20"/>
        </w:rPr>
        <w:t xml:space="preserve">Azure Data Factory </w:t>
      </w:r>
      <w:r>
        <w:rPr>
          <w:rFonts w:ascii="Calibri" w:eastAsia="Calibri" w:hAnsi="Calibri" w:cs="Calibri"/>
          <w:sz w:val="20"/>
          <w:szCs w:val="20"/>
        </w:rPr>
        <w:t>built-in activities, I made sure we handle errors properly.</w:t>
      </w:r>
    </w:p>
    <w:p w14:paraId="1484E15B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Managed tasks and tracked progress using </w:t>
      </w:r>
      <w:r>
        <w:rPr>
          <w:rFonts w:ascii="Calibri" w:eastAsia="Calibri" w:hAnsi="Calibri" w:cs="Calibri"/>
          <w:b/>
          <w:sz w:val="20"/>
          <w:szCs w:val="20"/>
        </w:rPr>
        <w:t>Jira</w:t>
      </w:r>
      <w:r>
        <w:rPr>
          <w:rFonts w:ascii="Calibri" w:eastAsia="Calibri" w:hAnsi="Calibri" w:cs="Calibri"/>
          <w:sz w:val="20"/>
          <w:szCs w:val="20"/>
        </w:rPr>
        <w:t>, making sure we stayed organized and on schedule.</w:t>
      </w:r>
    </w:p>
    <w:p w14:paraId="48C62511" w14:textId="6E3E9BCE" w:rsidR="00FD696B" w:rsidRPr="00AD5BE9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wrote a series of </w:t>
      </w:r>
      <w:r>
        <w:rPr>
          <w:rFonts w:ascii="Calibri" w:eastAsia="Calibri" w:hAnsi="Calibri" w:cs="Calibri"/>
          <w:b/>
          <w:sz w:val="20"/>
          <w:szCs w:val="20"/>
        </w:rPr>
        <w:t xml:space="preserve">SQL </w:t>
      </w:r>
      <w:r>
        <w:rPr>
          <w:rFonts w:ascii="Calibri" w:eastAsia="Calibri" w:hAnsi="Calibri" w:cs="Calibri"/>
          <w:sz w:val="20"/>
          <w:szCs w:val="20"/>
        </w:rPr>
        <w:t xml:space="preserve">scripts to generate monthly performance reports, pulling data from </w:t>
      </w:r>
      <w:r>
        <w:rPr>
          <w:rFonts w:ascii="Calibri" w:eastAsia="Calibri" w:hAnsi="Calibri" w:cs="Calibri"/>
          <w:b/>
          <w:sz w:val="20"/>
          <w:szCs w:val="20"/>
        </w:rPr>
        <w:t xml:space="preserve">Snowflake </w:t>
      </w:r>
      <w:r>
        <w:rPr>
          <w:rFonts w:ascii="Calibri" w:eastAsia="Calibri" w:hAnsi="Calibri" w:cs="Calibri"/>
          <w:sz w:val="20"/>
          <w:szCs w:val="20"/>
        </w:rPr>
        <w:t>and transforming it for easy analysis.</w:t>
      </w:r>
    </w:p>
    <w:p w14:paraId="72EC147C" w14:textId="7979E08D" w:rsidR="00AD5BE9" w:rsidRDefault="00AD5BE9" w:rsidP="00AD5B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Configured </w:t>
      </w:r>
      <w:r>
        <w:rPr>
          <w:rFonts w:ascii="Calibri" w:eastAsia="Calibri" w:hAnsi="Calibri" w:cs="Calibri"/>
          <w:b/>
          <w:sz w:val="20"/>
          <w:szCs w:val="20"/>
        </w:rPr>
        <w:t xml:space="preserve">Glue </w:t>
      </w:r>
      <w:r>
        <w:rPr>
          <w:rFonts w:ascii="Calibri" w:eastAsia="Calibri" w:hAnsi="Calibri" w:cs="Calibri"/>
          <w:sz w:val="20"/>
          <w:szCs w:val="20"/>
        </w:rPr>
        <w:t xml:space="preserve">workflows to schedule and orchestrate </w:t>
      </w:r>
      <w:r>
        <w:rPr>
          <w:rFonts w:ascii="Calibri" w:eastAsia="Calibri" w:hAnsi="Calibri" w:cs="Calibri"/>
          <w:b/>
          <w:sz w:val="20"/>
          <w:szCs w:val="20"/>
        </w:rPr>
        <w:t xml:space="preserve">ETL </w:t>
      </w:r>
      <w:r>
        <w:rPr>
          <w:rFonts w:ascii="Calibri" w:eastAsia="Calibri" w:hAnsi="Calibri" w:cs="Calibri"/>
          <w:sz w:val="20"/>
          <w:szCs w:val="20"/>
        </w:rPr>
        <w:t>jobs, enabling automated data pipeline execution without manual intervention.</w:t>
      </w:r>
    </w:p>
    <w:p w14:paraId="7488E22D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Implemented extensive data quality checks within our pipelines to ensure the data was accurate and reliable.</w:t>
      </w:r>
    </w:p>
    <w:p w14:paraId="4259D2DB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Configured </w:t>
      </w:r>
      <w:r>
        <w:rPr>
          <w:rFonts w:ascii="Calibri" w:eastAsia="Calibri" w:hAnsi="Calibri" w:cs="Calibri"/>
          <w:b/>
          <w:sz w:val="20"/>
          <w:szCs w:val="20"/>
        </w:rPr>
        <w:t xml:space="preserve">AWS Lambda </w:t>
      </w:r>
      <w:r>
        <w:rPr>
          <w:rFonts w:ascii="Calibri" w:eastAsia="Calibri" w:hAnsi="Calibri" w:cs="Calibri"/>
          <w:sz w:val="20"/>
          <w:szCs w:val="20"/>
        </w:rPr>
        <w:t xml:space="preserve">functions to automatically trigger upon the arrival of new data in </w:t>
      </w:r>
      <w:r>
        <w:rPr>
          <w:rFonts w:ascii="Calibri" w:eastAsia="Calibri" w:hAnsi="Calibri" w:cs="Calibri"/>
          <w:b/>
          <w:sz w:val="20"/>
          <w:szCs w:val="20"/>
        </w:rPr>
        <w:t xml:space="preserve">AWS S3 </w:t>
      </w:r>
      <w:r>
        <w:rPr>
          <w:rFonts w:ascii="Calibri" w:eastAsia="Calibri" w:hAnsi="Calibri" w:cs="Calibri"/>
          <w:sz w:val="20"/>
          <w:szCs w:val="20"/>
        </w:rPr>
        <w:t>buckets. This enabled real-time processing and storage of data.</w:t>
      </w:r>
    </w:p>
    <w:p w14:paraId="588E1CC3" w14:textId="2D02BBDB" w:rsidR="00FD696B" w:rsidRPr="00025A0A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Configured the </w:t>
      </w:r>
      <w:r>
        <w:rPr>
          <w:rFonts w:ascii="Calibri" w:eastAsia="Calibri" w:hAnsi="Calibri" w:cs="Calibri"/>
          <w:b/>
          <w:sz w:val="20"/>
          <w:szCs w:val="20"/>
        </w:rPr>
        <w:t xml:space="preserve">Lambda functions </w:t>
      </w:r>
      <w:r>
        <w:rPr>
          <w:rFonts w:ascii="Calibri" w:eastAsia="Calibri" w:hAnsi="Calibri" w:cs="Calibri"/>
          <w:sz w:val="20"/>
          <w:szCs w:val="20"/>
        </w:rPr>
        <w:t xml:space="preserve">to interact with </w:t>
      </w:r>
      <w:r>
        <w:rPr>
          <w:rFonts w:ascii="Calibri" w:eastAsia="Calibri" w:hAnsi="Calibri" w:cs="Calibri"/>
          <w:b/>
          <w:sz w:val="20"/>
          <w:szCs w:val="20"/>
        </w:rPr>
        <w:t xml:space="preserve">DynamoDB </w:t>
      </w:r>
      <w:r>
        <w:rPr>
          <w:rFonts w:ascii="Calibri" w:eastAsia="Calibri" w:hAnsi="Calibri" w:cs="Calibri"/>
          <w:sz w:val="20"/>
          <w:szCs w:val="20"/>
        </w:rPr>
        <w:t xml:space="preserve">for metadata storage and </w:t>
      </w:r>
      <w:r>
        <w:rPr>
          <w:rFonts w:ascii="Calibri" w:eastAsia="Calibri" w:hAnsi="Calibri" w:cs="Calibri"/>
          <w:b/>
          <w:sz w:val="20"/>
          <w:szCs w:val="20"/>
        </w:rPr>
        <w:t xml:space="preserve">SNS </w:t>
      </w:r>
      <w:r>
        <w:rPr>
          <w:rFonts w:ascii="Calibri" w:eastAsia="Calibri" w:hAnsi="Calibri" w:cs="Calibri"/>
          <w:sz w:val="20"/>
          <w:szCs w:val="20"/>
        </w:rPr>
        <w:t>for notifications in case of processing failures or completions.</w:t>
      </w:r>
    </w:p>
    <w:p w14:paraId="5CED857E" w14:textId="3571C00B" w:rsidR="00025A0A" w:rsidRDefault="00025A0A" w:rsidP="00025A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bookmarkStart w:id="3" w:name="_Hlk197476054"/>
      <w:r w:rsidRPr="004C412C">
        <w:rPr>
          <w:rFonts w:ascii="Calibri" w:eastAsia="Calibri" w:hAnsi="Calibri" w:cs="Calibri"/>
          <w:sz w:val="20"/>
          <w:szCs w:val="20"/>
        </w:rPr>
        <w:t xml:space="preserve">Experience in Designing data solutions on </w:t>
      </w:r>
      <w:bookmarkStart w:id="4" w:name="_Hlk200131428"/>
      <w:r w:rsidRPr="004C412C">
        <w:rPr>
          <w:rFonts w:ascii="Calibri" w:eastAsia="Calibri" w:hAnsi="Calibri" w:cs="Calibri"/>
          <w:b/>
          <w:sz w:val="20"/>
          <w:szCs w:val="20"/>
        </w:rPr>
        <w:t>Databricks</w:t>
      </w:r>
      <w:bookmarkEnd w:id="4"/>
      <w:r w:rsidRPr="004C412C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4C412C">
        <w:rPr>
          <w:rFonts w:ascii="Calibri" w:eastAsia="Calibri" w:hAnsi="Calibri" w:cs="Calibri"/>
          <w:sz w:val="20"/>
          <w:szCs w:val="20"/>
        </w:rPr>
        <w:t>including delta lake, data warehouse, data marts and other data solutions to support the analytics needs of the organization.</w:t>
      </w:r>
      <w:bookmarkEnd w:id="3"/>
    </w:p>
    <w:p w14:paraId="5EF238D5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Integrated </w:t>
      </w:r>
      <w:r>
        <w:rPr>
          <w:rFonts w:ascii="Calibri" w:eastAsia="Calibri" w:hAnsi="Calibri" w:cs="Calibri"/>
          <w:b/>
          <w:sz w:val="20"/>
          <w:szCs w:val="20"/>
        </w:rPr>
        <w:t xml:space="preserve">AWS Lambda </w:t>
      </w:r>
      <w:r>
        <w:rPr>
          <w:rFonts w:ascii="Calibri" w:eastAsia="Calibri" w:hAnsi="Calibri" w:cs="Calibri"/>
          <w:sz w:val="20"/>
          <w:szCs w:val="20"/>
        </w:rPr>
        <w:t xml:space="preserve">with </w:t>
      </w:r>
      <w:r>
        <w:rPr>
          <w:rFonts w:ascii="Calibri" w:eastAsia="Calibri" w:hAnsi="Calibri" w:cs="Calibri"/>
          <w:b/>
          <w:sz w:val="20"/>
          <w:szCs w:val="20"/>
        </w:rPr>
        <w:t xml:space="preserve">Kinesis Data Streams </w:t>
      </w:r>
      <w:r>
        <w:rPr>
          <w:rFonts w:ascii="Calibri" w:eastAsia="Calibri" w:hAnsi="Calibri" w:cs="Calibri"/>
          <w:sz w:val="20"/>
          <w:szCs w:val="20"/>
        </w:rPr>
        <w:t xml:space="preserve">to process incoming data records, The </w:t>
      </w:r>
      <w:r>
        <w:rPr>
          <w:rFonts w:ascii="Calibri" w:eastAsia="Calibri" w:hAnsi="Calibri" w:cs="Calibri"/>
          <w:b/>
          <w:sz w:val="20"/>
          <w:szCs w:val="20"/>
        </w:rPr>
        <w:t xml:space="preserve">Lambda </w:t>
      </w:r>
      <w:r>
        <w:rPr>
          <w:rFonts w:ascii="Calibri" w:eastAsia="Calibri" w:hAnsi="Calibri" w:cs="Calibri"/>
          <w:sz w:val="20"/>
          <w:szCs w:val="20"/>
        </w:rPr>
        <w:t>function parses, filters, and transforms the data as it flows through the stream.</w:t>
      </w:r>
    </w:p>
    <w:p w14:paraId="0D7B34F9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lastRenderedPageBreak/>
        <w:t>Keeping a close eye on all our source-related data pipelines, making sure they ran smoothly and didn’t break under heavy data loads.</w:t>
      </w:r>
    </w:p>
    <w:p w14:paraId="4AABF605" w14:textId="77777777" w:rsidR="00FD696B" w:rsidRDefault="00FD696B">
      <w:pPr>
        <w:tabs>
          <w:tab w:val="left" w:pos="810"/>
        </w:tabs>
        <w:ind w:right="86"/>
        <w:jc w:val="both"/>
        <w:rPr>
          <w:rFonts w:ascii="Calibri" w:eastAsia="Calibri" w:hAnsi="Calibri" w:cs="Calibri"/>
          <w:sz w:val="20"/>
          <w:szCs w:val="20"/>
        </w:rPr>
      </w:pPr>
    </w:p>
    <w:p w14:paraId="4209F52F" w14:textId="0F19131A" w:rsidR="00FD696B" w:rsidRDefault="0012763A">
      <w:pPr>
        <w:tabs>
          <w:tab w:val="left" w:pos="810"/>
        </w:tabs>
        <w:ind w:left="90" w:right="86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Tools: </w:t>
      </w:r>
      <w:r>
        <w:rPr>
          <w:rFonts w:ascii="Calibri" w:eastAsia="Calibri" w:hAnsi="Calibri" w:cs="Calibri"/>
          <w:sz w:val="20"/>
          <w:szCs w:val="20"/>
        </w:rPr>
        <w:t xml:space="preserve">Azure Data Factory, </w:t>
      </w:r>
      <w:r w:rsidR="00025A0A" w:rsidRPr="00025A0A">
        <w:rPr>
          <w:rFonts w:ascii="Calibri" w:eastAsia="Calibri" w:hAnsi="Calibri" w:cs="Calibri"/>
          <w:sz w:val="20"/>
          <w:szCs w:val="20"/>
        </w:rPr>
        <w:t>Databricks</w:t>
      </w:r>
      <w:r>
        <w:rPr>
          <w:rFonts w:ascii="Calibri" w:eastAsia="Calibri" w:hAnsi="Calibri" w:cs="Calibri"/>
          <w:sz w:val="20"/>
          <w:szCs w:val="20"/>
        </w:rPr>
        <w:t xml:space="preserve">, PySpark, </w:t>
      </w:r>
      <w:r w:rsidR="002D0F27">
        <w:rPr>
          <w:rFonts w:ascii="Calibri" w:eastAsia="Calibri" w:hAnsi="Calibri" w:cs="Calibri"/>
          <w:sz w:val="20"/>
          <w:szCs w:val="20"/>
        </w:rPr>
        <w:t>Splunk, Snowflake</w:t>
      </w:r>
      <w:r>
        <w:rPr>
          <w:rFonts w:ascii="Calibri" w:eastAsia="Calibri" w:hAnsi="Calibri" w:cs="Calibri"/>
          <w:sz w:val="20"/>
          <w:szCs w:val="20"/>
        </w:rPr>
        <w:t xml:space="preserve">, Azure </w:t>
      </w:r>
      <w:r w:rsidR="000B4197">
        <w:rPr>
          <w:rFonts w:ascii="Calibri" w:eastAsia="Calibri" w:hAnsi="Calibri" w:cs="Calibri"/>
          <w:sz w:val="20"/>
          <w:szCs w:val="20"/>
        </w:rPr>
        <w:t>Monitors</w:t>
      </w:r>
      <w:r>
        <w:rPr>
          <w:rFonts w:ascii="Calibri" w:eastAsia="Calibri" w:hAnsi="Calibri" w:cs="Calibri"/>
          <w:sz w:val="20"/>
          <w:szCs w:val="20"/>
        </w:rPr>
        <w:t xml:space="preserve"> Server, Informatica, T-SQL,CI/CD Pipelines, Azure Services, Jira, SQL, Lambda, S3, DynamoDB, Kinesis, AWS </w:t>
      </w:r>
      <w:r w:rsidR="000B4197">
        <w:rPr>
          <w:rFonts w:ascii="Calibri" w:eastAsia="Calibri" w:hAnsi="Calibri" w:cs="Calibri"/>
          <w:sz w:val="20"/>
          <w:szCs w:val="20"/>
        </w:rPr>
        <w:t>Sage Maker</w:t>
      </w:r>
      <w:r>
        <w:rPr>
          <w:rFonts w:ascii="Calibri" w:eastAsia="Calibri" w:hAnsi="Calibri" w:cs="Calibri"/>
          <w:sz w:val="20"/>
          <w:szCs w:val="20"/>
        </w:rPr>
        <w:t>, OpenAI,LangChain</w:t>
      </w:r>
    </w:p>
    <w:p w14:paraId="130FDDF9" w14:textId="77777777" w:rsidR="00FD696B" w:rsidRDefault="00FD696B">
      <w:pPr>
        <w:tabs>
          <w:tab w:val="left" w:pos="810"/>
        </w:tabs>
        <w:ind w:left="90" w:right="86"/>
        <w:jc w:val="both"/>
        <w:rPr>
          <w:rFonts w:ascii="Calibri" w:eastAsia="Calibri" w:hAnsi="Calibri" w:cs="Calibri"/>
          <w:sz w:val="20"/>
          <w:szCs w:val="20"/>
        </w:rPr>
      </w:pPr>
    </w:p>
    <w:p w14:paraId="62C36163" w14:textId="77777777" w:rsidR="00FD696B" w:rsidRDefault="001276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90" w:right="180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Client Name: Tinuiti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         May 2022 - May 2023</w:t>
      </w:r>
    </w:p>
    <w:p w14:paraId="7C7BFB30" w14:textId="0B029151" w:rsidR="00FD696B" w:rsidRPr="006F748A" w:rsidRDefault="0012763A" w:rsidP="006F748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90" w:right="180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Role:</w:t>
      </w:r>
      <w:r w:rsidR="00BB395F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="00BB395F">
        <w:rPr>
          <w:rFonts w:ascii="Calibri" w:eastAsia="Calibri" w:hAnsi="Calibri" w:cs="Calibri"/>
          <w:b/>
          <w:sz w:val="20"/>
          <w:szCs w:val="20"/>
        </w:rPr>
        <w:t>PySpark</w:t>
      </w:r>
      <w:r w:rsidR="00BB395F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="00AD5BE9">
        <w:rPr>
          <w:rFonts w:ascii="Calibri" w:eastAsia="Calibri" w:hAnsi="Calibri" w:cs="Calibri"/>
          <w:b/>
          <w:sz w:val="20"/>
          <w:szCs w:val="20"/>
        </w:rPr>
        <w:t>Developer</w:t>
      </w:r>
    </w:p>
    <w:p w14:paraId="3B6053AE" w14:textId="77777777" w:rsidR="00FD696B" w:rsidRDefault="00FD69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right="86"/>
        <w:jc w:val="both"/>
        <w:rPr>
          <w:rFonts w:ascii="Calibri" w:eastAsia="Calibri" w:hAnsi="Calibri" w:cs="Calibri"/>
          <w:sz w:val="20"/>
          <w:szCs w:val="20"/>
        </w:rPr>
      </w:pPr>
    </w:p>
    <w:p w14:paraId="7976FBC5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Deploying large-scale, high-performance big data applications. I worked on making sure these applications were scalable and could handle massive amounts of data.</w:t>
      </w:r>
    </w:p>
    <w:p w14:paraId="64A5B24B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Built </w:t>
      </w:r>
      <w:r>
        <w:rPr>
          <w:rFonts w:ascii="Calibri" w:eastAsia="Calibri" w:hAnsi="Calibri" w:cs="Calibri"/>
          <w:b/>
          <w:sz w:val="20"/>
          <w:szCs w:val="20"/>
        </w:rPr>
        <w:t xml:space="preserve">ETL </w:t>
      </w:r>
      <w:r>
        <w:rPr>
          <w:rFonts w:ascii="Calibri" w:eastAsia="Calibri" w:hAnsi="Calibri" w:cs="Calibri"/>
          <w:sz w:val="20"/>
          <w:szCs w:val="20"/>
        </w:rPr>
        <w:t xml:space="preserve">pipelines using </w:t>
      </w:r>
      <w:r>
        <w:rPr>
          <w:rFonts w:ascii="Calibri" w:eastAsia="Calibri" w:hAnsi="Calibri" w:cs="Calibri"/>
          <w:b/>
          <w:sz w:val="20"/>
          <w:szCs w:val="20"/>
        </w:rPr>
        <w:t xml:space="preserve">AWS Glue </w:t>
      </w:r>
      <w:r>
        <w:rPr>
          <w:rFonts w:ascii="Calibri" w:eastAsia="Calibri" w:hAnsi="Calibri" w:cs="Calibri"/>
          <w:sz w:val="20"/>
          <w:szCs w:val="20"/>
        </w:rPr>
        <w:t xml:space="preserve">to extract data from </w:t>
      </w:r>
      <w:r>
        <w:rPr>
          <w:rFonts w:ascii="Calibri" w:eastAsia="Calibri" w:hAnsi="Calibri" w:cs="Calibri"/>
          <w:b/>
          <w:sz w:val="20"/>
          <w:szCs w:val="20"/>
        </w:rPr>
        <w:t xml:space="preserve">PostgreSQL </w:t>
      </w:r>
      <w:r>
        <w:rPr>
          <w:rFonts w:ascii="Calibri" w:eastAsia="Calibri" w:hAnsi="Calibri" w:cs="Calibri"/>
          <w:sz w:val="20"/>
          <w:szCs w:val="20"/>
        </w:rPr>
        <w:t xml:space="preserve">databases, transform it, and load it into a centralized data warehouse. </w:t>
      </w:r>
    </w:p>
    <w:p w14:paraId="43B5DFA8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Created advanced dashboards and reports using </w:t>
      </w:r>
      <w:r>
        <w:rPr>
          <w:rFonts w:ascii="Calibri" w:eastAsia="Calibri" w:hAnsi="Calibri" w:cs="Calibri"/>
          <w:b/>
          <w:sz w:val="20"/>
          <w:szCs w:val="20"/>
        </w:rPr>
        <w:t>Power BI</w:t>
      </w:r>
      <w:r>
        <w:rPr>
          <w:rFonts w:ascii="Calibri" w:eastAsia="Calibri" w:hAnsi="Calibri" w:cs="Calibri"/>
          <w:sz w:val="20"/>
          <w:szCs w:val="20"/>
        </w:rPr>
        <w:t>, incorporating sophisticated visualizations, calculated measures (</w:t>
      </w:r>
      <w:r>
        <w:rPr>
          <w:rFonts w:ascii="Calibri" w:eastAsia="Calibri" w:hAnsi="Calibri" w:cs="Calibri"/>
          <w:b/>
          <w:sz w:val="20"/>
          <w:szCs w:val="20"/>
        </w:rPr>
        <w:t>DAX</w:t>
      </w:r>
      <w:r>
        <w:rPr>
          <w:rFonts w:ascii="Calibri" w:eastAsia="Calibri" w:hAnsi="Calibri" w:cs="Calibri"/>
          <w:sz w:val="20"/>
          <w:szCs w:val="20"/>
        </w:rPr>
        <w:t>), and interactive analytics.</w:t>
      </w:r>
    </w:p>
    <w:p w14:paraId="335205E6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Set up a data pipeline where transactional data from </w:t>
      </w:r>
      <w:r>
        <w:rPr>
          <w:rFonts w:ascii="Calibri" w:eastAsia="Calibri" w:hAnsi="Calibri" w:cs="Calibri"/>
          <w:b/>
          <w:sz w:val="20"/>
          <w:szCs w:val="20"/>
        </w:rPr>
        <w:t xml:space="preserve">PostgreSQL </w:t>
      </w:r>
      <w:r>
        <w:rPr>
          <w:rFonts w:ascii="Calibri" w:eastAsia="Calibri" w:hAnsi="Calibri" w:cs="Calibri"/>
          <w:sz w:val="20"/>
          <w:szCs w:val="20"/>
        </w:rPr>
        <w:t xml:space="preserve">was periodically imported into a </w:t>
      </w:r>
      <w:r>
        <w:rPr>
          <w:rFonts w:ascii="Calibri" w:eastAsia="Calibri" w:hAnsi="Calibri" w:cs="Calibri"/>
          <w:b/>
          <w:sz w:val="20"/>
          <w:szCs w:val="20"/>
        </w:rPr>
        <w:t xml:space="preserve">Spark </w:t>
      </w:r>
      <w:r>
        <w:rPr>
          <w:rFonts w:ascii="Calibri" w:eastAsia="Calibri" w:hAnsi="Calibri" w:cs="Calibri"/>
          <w:sz w:val="20"/>
          <w:szCs w:val="20"/>
        </w:rPr>
        <w:t xml:space="preserve">cluster for advanced analytics using </w:t>
      </w:r>
      <w:r>
        <w:rPr>
          <w:rFonts w:ascii="Calibri" w:eastAsia="Calibri" w:hAnsi="Calibri" w:cs="Calibri"/>
          <w:b/>
          <w:sz w:val="20"/>
          <w:szCs w:val="20"/>
        </w:rPr>
        <w:t>Spark SQL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68E87434" w14:textId="77777777" w:rsidR="000A0434" w:rsidRDefault="0012763A" w:rsidP="000A04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Created scheduled jobs to export data from </w:t>
      </w:r>
      <w:r>
        <w:rPr>
          <w:rFonts w:ascii="Calibri" w:eastAsia="Calibri" w:hAnsi="Calibri" w:cs="Calibri"/>
          <w:b/>
          <w:sz w:val="20"/>
          <w:szCs w:val="20"/>
        </w:rPr>
        <w:t>PostgreSQL</w:t>
      </w:r>
      <w:r>
        <w:rPr>
          <w:rFonts w:ascii="Calibri" w:eastAsia="Calibri" w:hAnsi="Calibri" w:cs="Calibri"/>
          <w:sz w:val="20"/>
          <w:szCs w:val="20"/>
        </w:rPr>
        <w:t>, transform it using</w:t>
      </w:r>
      <w:r>
        <w:rPr>
          <w:rFonts w:ascii="Calibri" w:eastAsia="Calibri" w:hAnsi="Calibri" w:cs="Calibri"/>
          <w:b/>
          <w:sz w:val="20"/>
          <w:szCs w:val="20"/>
        </w:rPr>
        <w:t xml:space="preserve"> Spark SQL</w:t>
      </w:r>
      <w:r>
        <w:rPr>
          <w:rFonts w:ascii="Calibri" w:eastAsia="Calibri" w:hAnsi="Calibri" w:cs="Calibri"/>
          <w:sz w:val="20"/>
          <w:szCs w:val="20"/>
        </w:rPr>
        <w:t xml:space="preserve">, and load the processed data back into </w:t>
      </w:r>
      <w:r>
        <w:rPr>
          <w:rFonts w:ascii="Calibri" w:eastAsia="Calibri" w:hAnsi="Calibri" w:cs="Calibri"/>
          <w:b/>
          <w:sz w:val="20"/>
          <w:szCs w:val="20"/>
        </w:rPr>
        <w:t xml:space="preserve">PostgreSQL </w:t>
      </w:r>
      <w:r>
        <w:rPr>
          <w:rFonts w:ascii="Calibri" w:eastAsia="Calibri" w:hAnsi="Calibri" w:cs="Calibri"/>
          <w:sz w:val="20"/>
          <w:szCs w:val="20"/>
        </w:rPr>
        <w:t>for reporting purposes.</w:t>
      </w:r>
      <w:bookmarkStart w:id="5" w:name="_Hlk197476144"/>
    </w:p>
    <w:p w14:paraId="0A6F4076" w14:textId="77777777" w:rsidR="000A0434" w:rsidRDefault="009E6322" w:rsidP="000A04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 w:rsidRPr="000A0434">
        <w:rPr>
          <w:rFonts w:ascii="Calibri" w:eastAsia="Calibri" w:hAnsi="Calibri" w:cs="Calibri"/>
          <w:sz w:val="20"/>
          <w:szCs w:val="20"/>
        </w:rPr>
        <w:t xml:space="preserve">Expertise in </w:t>
      </w:r>
      <w:r w:rsidRPr="000A0434">
        <w:rPr>
          <w:rFonts w:ascii="Calibri" w:eastAsia="Calibri" w:hAnsi="Calibri" w:cs="Calibri"/>
          <w:b/>
          <w:sz w:val="20"/>
          <w:szCs w:val="20"/>
        </w:rPr>
        <w:t>Azure Databricks</w:t>
      </w:r>
      <w:r w:rsidRPr="000A0434">
        <w:rPr>
          <w:rFonts w:ascii="Calibri" w:eastAsia="Calibri" w:hAnsi="Calibri" w:cs="Calibri"/>
          <w:sz w:val="20"/>
          <w:szCs w:val="20"/>
        </w:rPr>
        <w:t xml:space="preserve"> for building scalable analytics solutions using </w:t>
      </w:r>
      <w:r w:rsidRPr="000A0434">
        <w:rPr>
          <w:rFonts w:ascii="Calibri" w:eastAsia="Calibri" w:hAnsi="Calibri" w:cs="Calibri"/>
          <w:b/>
          <w:sz w:val="20"/>
          <w:szCs w:val="20"/>
        </w:rPr>
        <w:t>Delta Lake</w:t>
      </w:r>
      <w:r w:rsidRPr="000A0434">
        <w:rPr>
          <w:rFonts w:ascii="Calibri" w:eastAsia="Calibri" w:hAnsi="Calibri" w:cs="Calibri"/>
          <w:sz w:val="20"/>
          <w:szCs w:val="20"/>
        </w:rPr>
        <w:t xml:space="preserve">, </w:t>
      </w:r>
      <w:r w:rsidRPr="000A0434">
        <w:rPr>
          <w:rFonts w:ascii="Calibri" w:eastAsia="Calibri" w:hAnsi="Calibri" w:cs="Calibri"/>
          <w:b/>
          <w:sz w:val="20"/>
          <w:szCs w:val="20"/>
        </w:rPr>
        <w:t>PySpark</w:t>
      </w:r>
      <w:r w:rsidRPr="000A0434">
        <w:rPr>
          <w:rFonts w:ascii="Calibri" w:eastAsia="Calibri" w:hAnsi="Calibri" w:cs="Calibri"/>
          <w:sz w:val="20"/>
          <w:szCs w:val="20"/>
        </w:rPr>
        <w:t xml:space="preserve">, and </w:t>
      </w:r>
      <w:r w:rsidRPr="000A0434">
        <w:rPr>
          <w:rFonts w:ascii="Calibri" w:eastAsia="Calibri" w:hAnsi="Calibri" w:cs="Calibri"/>
          <w:b/>
          <w:sz w:val="20"/>
          <w:szCs w:val="20"/>
        </w:rPr>
        <w:t>Spark SQL</w:t>
      </w:r>
      <w:r w:rsidRPr="000A0434">
        <w:rPr>
          <w:rFonts w:ascii="Calibri" w:eastAsia="Calibri" w:hAnsi="Calibri" w:cs="Calibri"/>
          <w:sz w:val="20"/>
          <w:szCs w:val="20"/>
        </w:rPr>
        <w:t>, including complex data transformations and aggregations.</w:t>
      </w:r>
      <w:r w:rsidR="000A0434" w:rsidRPr="000A0434">
        <w:t xml:space="preserve"> </w:t>
      </w:r>
    </w:p>
    <w:p w14:paraId="35DF3245" w14:textId="23BC50AA" w:rsidR="009E6322" w:rsidRPr="000A0434" w:rsidRDefault="000A0434" w:rsidP="000A04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 w:rsidRPr="000A0434">
        <w:rPr>
          <w:rFonts w:ascii="Calibri" w:eastAsia="Calibri" w:hAnsi="Calibri" w:cs="Calibri"/>
          <w:sz w:val="20"/>
          <w:szCs w:val="20"/>
        </w:rPr>
        <w:t>Utilized Regex in Python scripts for PCAP analysis and Splunk data ingestion, enabling advanced data parsing and analysis.</w:t>
      </w:r>
    </w:p>
    <w:bookmarkEnd w:id="5"/>
    <w:p w14:paraId="165503C3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Set up </w:t>
      </w:r>
      <w:r>
        <w:rPr>
          <w:rFonts w:ascii="Calibri" w:eastAsia="Calibri" w:hAnsi="Calibri" w:cs="Calibri"/>
          <w:b/>
          <w:sz w:val="20"/>
          <w:szCs w:val="20"/>
        </w:rPr>
        <w:t xml:space="preserve">webhooks </w:t>
      </w:r>
      <w:r>
        <w:rPr>
          <w:rFonts w:ascii="Calibri" w:eastAsia="Calibri" w:hAnsi="Calibri" w:cs="Calibri"/>
          <w:sz w:val="20"/>
          <w:szCs w:val="20"/>
        </w:rPr>
        <w:t xml:space="preserve">to capture events from a web application and immediately push these events to </w:t>
      </w:r>
      <w:r>
        <w:rPr>
          <w:rFonts w:ascii="Calibri" w:eastAsia="Calibri" w:hAnsi="Calibri" w:cs="Calibri"/>
          <w:b/>
          <w:sz w:val="20"/>
          <w:szCs w:val="20"/>
        </w:rPr>
        <w:t xml:space="preserve">Kafka </w:t>
      </w:r>
      <w:r>
        <w:rPr>
          <w:rFonts w:ascii="Calibri" w:eastAsia="Calibri" w:hAnsi="Calibri" w:cs="Calibri"/>
          <w:sz w:val="20"/>
          <w:szCs w:val="20"/>
        </w:rPr>
        <w:t>topics.</w:t>
      </w:r>
    </w:p>
    <w:p w14:paraId="567E0A35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Implemented error handling and retry mechanisms to ensure reliability. When </w:t>
      </w:r>
      <w:r>
        <w:rPr>
          <w:rFonts w:ascii="Calibri" w:eastAsia="Calibri" w:hAnsi="Calibri" w:cs="Calibri"/>
          <w:b/>
          <w:sz w:val="20"/>
          <w:szCs w:val="20"/>
        </w:rPr>
        <w:t xml:space="preserve">webhook </w:t>
      </w:r>
      <w:r>
        <w:rPr>
          <w:rFonts w:ascii="Calibri" w:eastAsia="Calibri" w:hAnsi="Calibri" w:cs="Calibri"/>
          <w:sz w:val="20"/>
          <w:szCs w:val="20"/>
        </w:rPr>
        <w:t xml:space="preserve">events failed to reach </w:t>
      </w:r>
      <w:r>
        <w:rPr>
          <w:rFonts w:ascii="Calibri" w:eastAsia="Calibri" w:hAnsi="Calibri" w:cs="Calibri"/>
          <w:b/>
          <w:sz w:val="20"/>
          <w:szCs w:val="20"/>
        </w:rPr>
        <w:t xml:space="preserve">Kafka </w:t>
      </w:r>
      <w:r>
        <w:rPr>
          <w:rFonts w:ascii="Calibri" w:eastAsia="Calibri" w:hAnsi="Calibri" w:cs="Calibri"/>
          <w:sz w:val="20"/>
          <w:szCs w:val="20"/>
        </w:rPr>
        <w:t>due to network issues, the system automatically retried until successful, ensuring no data was lost.</w:t>
      </w:r>
    </w:p>
    <w:p w14:paraId="3C5A8033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 xml:space="preserve">AWS Glue's </w:t>
      </w:r>
      <w:r>
        <w:rPr>
          <w:rFonts w:ascii="Calibri" w:eastAsia="Calibri" w:hAnsi="Calibri" w:cs="Calibri"/>
          <w:sz w:val="20"/>
          <w:szCs w:val="20"/>
        </w:rPr>
        <w:t xml:space="preserve">serverless architecture to scale our </w:t>
      </w:r>
      <w:r>
        <w:rPr>
          <w:rFonts w:ascii="Calibri" w:eastAsia="Calibri" w:hAnsi="Calibri" w:cs="Calibri"/>
          <w:b/>
          <w:sz w:val="20"/>
          <w:szCs w:val="20"/>
        </w:rPr>
        <w:t xml:space="preserve">ETL </w:t>
      </w:r>
      <w:r>
        <w:rPr>
          <w:rFonts w:ascii="Calibri" w:eastAsia="Calibri" w:hAnsi="Calibri" w:cs="Calibri"/>
          <w:sz w:val="20"/>
          <w:szCs w:val="20"/>
        </w:rPr>
        <w:t xml:space="preserve">jobs based on demand, optimizing resource usage and reducing costs. These </w:t>
      </w:r>
      <w:r>
        <w:rPr>
          <w:rFonts w:ascii="Calibri" w:eastAsia="Calibri" w:hAnsi="Calibri" w:cs="Calibri"/>
          <w:b/>
          <w:sz w:val="20"/>
          <w:szCs w:val="20"/>
        </w:rPr>
        <w:t xml:space="preserve">ETL </w:t>
      </w:r>
      <w:r>
        <w:rPr>
          <w:rFonts w:ascii="Calibri" w:eastAsia="Calibri" w:hAnsi="Calibri" w:cs="Calibri"/>
          <w:sz w:val="20"/>
          <w:szCs w:val="20"/>
        </w:rPr>
        <w:t>jobs transformed raw transactional data into structured formats, making it easier for our analysts to generate insights.</w:t>
      </w:r>
    </w:p>
    <w:p w14:paraId="76F50269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Ensured data accuracy, integrity, and consistency throughout the </w:t>
      </w:r>
      <w:r>
        <w:rPr>
          <w:rFonts w:ascii="Calibri" w:eastAsia="Calibri" w:hAnsi="Calibri" w:cs="Calibri"/>
          <w:b/>
          <w:sz w:val="20"/>
          <w:szCs w:val="20"/>
        </w:rPr>
        <w:t xml:space="preserve">ETL </w:t>
      </w:r>
      <w:r>
        <w:rPr>
          <w:rFonts w:ascii="Calibri" w:eastAsia="Calibri" w:hAnsi="Calibri" w:cs="Calibri"/>
          <w:sz w:val="20"/>
          <w:szCs w:val="20"/>
        </w:rPr>
        <w:t>pipeline.</w:t>
      </w:r>
    </w:p>
    <w:p w14:paraId="306A66D7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Extracted data from external </w:t>
      </w:r>
      <w:r>
        <w:rPr>
          <w:rFonts w:ascii="Calibri" w:eastAsia="Calibri" w:hAnsi="Calibri" w:cs="Calibri"/>
          <w:b/>
          <w:sz w:val="20"/>
          <w:szCs w:val="20"/>
        </w:rPr>
        <w:t>APIs</w:t>
      </w:r>
      <w:r>
        <w:rPr>
          <w:rFonts w:ascii="Calibri" w:eastAsia="Calibri" w:hAnsi="Calibri" w:cs="Calibri"/>
          <w:sz w:val="20"/>
          <w:szCs w:val="20"/>
        </w:rPr>
        <w:t xml:space="preserve">, processed it using </w:t>
      </w:r>
      <w:r>
        <w:rPr>
          <w:rFonts w:ascii="Calibri" w:eastAsia="Calibri" w:hAnsi="Calibri" w:cs="Calibri"/>
          <w:b/>
          <w:sz w:val="20"/>
          <w:szCs w:val="20"/>
        </w:rPr>
        <w:t>Spark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transformations</w:t>
      </w:r>
      <w:r>
        <w:rPr>
          <w:rFonts w:ascii="Calibri" w:eastAsia="Calibri" w:hAnsi="Calibri" w:cs="Calibri"/>
          <w:sz w:val="20"/>
          <w:szCs w:val="20"/>
        </w:rPr>
        <w:t>, and loaded it into staging tables for further refinement.</w:t>
      </w:r>
    </w:p>
    <w:p w14:paraId="7CF800C5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 xml:space="preserve">Snowflake's API </w:t>
      </w:r>
      <w:r>
        <w:rPr>
          <w:rFonts w:ascii="Calibri" w:eastAsia="Calibri" w:hAnsi="Calibri" w:cs="Calibri"/>
          <w:sz w:val="20"/>
          <w:szCs w:val="20"/>
        </w:rPr>
        <w:t>integration capabilities to establish a connection with the</w:t>
      </w:r>
      <w:r>
        <w:rPr>
          <w:rFonts w:ascii="Calibri" w:eastAsia="Calibri" w:hAnsi="Calibri" w:cs="Calibri"/>
          <w:b/>
          <w:sz w:val="20"/>
          <w:szCs w:val="20"/>
        </w:rPr>
        <w:t xml:space="preserve"> RESTful API </w:t>
      </w:r>
      <w:r>
        <w:rPr>
          <w:rFonts w:ascii="Calibri" w:eastAsia="Calibri" w:hAnsi="Calibri" w:cs="Calibri"/>
          <w:sz w:val="20"/>
          <w:szCs w:val="20"/>
        </w:rPr>
        <w:t xml:space="preserve">and retrieve the required data and loaded it into </w:t>
      </w:r>
      <w:r>
        <w:rPr>
          <w:rFonts w:ascii="Calibri" w:eastAsia="Calibri" w:hAnsi="Calibri" w:cs="Calibri"/>
          <w:b/>
          <w:sz w:val="20"/>
          <w:szCs w:val="20"/>
        </w:rPr>
        <w:t xml:space="preserve">Snowflake </w:t>
      </w:r>
      <w:r>
        <w:rPr>
          <w:rFonts w:ascii="Calibri" w:eastAsia="Calibri" w:hAnsi="Calibri" w:cs="Calibri"/>
          <w:sz w:val="20"/>
          <w:szCs w:val="20"/>
        </w:rPr>
        <w:t>for further analysis.</w:t>
      </w:r>
    </w:p>
    <w:p w14:paraId="015D3985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configured </w:t>
      </w:r>
      <w:r>
        <w:rPr>
          <w:rFonts w:ascii="Calibri" w:eastAsia="Calibri" w:hAnsi="Calibri" w:cs="Calibri"/>
          <w:b/>
          <w:sz w:val="20"/>
          <w:szCs w:val="20"/>
        </w:rPr>
        <w:t xml:space="preserve">Lambda </w:t>
      </w:r>
      <w:r>
        <w:rPr>
          <w:rFonts w:ascii="Calibri" w:eastAsia="Calibri" w:hAnsi="Calibri" w:cs="Calibri"/>
          <w:sz w:val="20"/>
          <w:szCs w:val="20"/>
        </w:rPr>
        <w:t xml:space="preserve">functions to handle high data throughput efficiently, which was crucial for a project where we processed user activity logs. We stored these logs in </w:t>
      </w:r>
      <w:r>
        <w:rPr>
          <w:rFonts w:ascii="Calibri" w:eastAsia="Calibri" w:hAnsi="Calibri" w:cs="Calibri"/>
          <w:b/>
          <w:sz w:val="20"/>
          <w:szCs w:val="20"/>
        </w:rPr>
        <w:t>S3</w:t>
      </w:r>
      <w:r>
        <w:rPr>
          <w:rFonts w:ascii="Calibri" w:eastAsia="Calibri" w:hAnsi="Calibri" w:cs="Calibri"/>
          <w:sz w:val="20"/>
          <w:szCs w:val="20"/>
        </w:rPr>
        <w:t>, ensuring they were secure and easily accessible for processing.</w:t>
      </w:r>
    </w:p>
    <w:p w14:paraId="2095AEF1" w14:textId="77777777" w:rsidR="004C412C" w:rsidRDefault="0012763A" w:rsidP="004C41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Enforced strong data governance practices through effective use of </w:t>
      </w:r>
      <w:r>
        <w:rPr>
          <w:rFonts w:ascii="Calibri" w:eastAsia="Calibri" w:hAnsi="Calibri" w:cs="Calibri"/>
          <w:b/>
          <w:sz w:val="20"/>
          <w:szCs w:val="20"/>
        </w:rPr>
        <w:t>Role-Based Access Control (RBAC)</w:t>
      </w:r>
      <w:r>
        <w:rPr>
          <w:rFonts w:ascii="Calibri" w:eastAsia="Calibri" w:hAnsi="Calibri" w:cs="Calibri"/>
          <w:sz w:val="20"/>
          <w:szCs w:val="20"/>
        </w:rPr>
        <w:t xml:space="preserve"> ensuring secure data handling across teams.</w:t>
      </w:r>
    </w:p>
    <w:p w14:paraId="505278B1" w14:textId="731EF594" w:rsidR="009E6322" w:rsidRPr="009E6322" w:rsidRDefault="009E6322" w:rsidP="009E63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 w:rsidRPr="009E6322">
        <w:rPr>
          <w:rFonts w:ascii="Calibri" w:eastAsia="Calibri" w:hAnsi="Calibri" w:cs="Calibri"/>
          <w:sz w:val="20"/>
          <w:szCs w:val="20"/>
        </w:rPr>
        <w:t xml:space="preserve">Expertise in </w:t>
      </w:r>
      <w:r w:rsidRPr="009E6322">
        <w:rPr>
          <w:rFonts w:ascii="Calibri" w:eastAsia="Calibri" w:hAnsi="Calibri" w:cs="Calibri"/>
          <w:b/>
          <w:sz w:val="20"/>
          <w:szCs w:val="20"/>
        </w:rPr>
        <w:t>Apache Kafka</w:t>
      </w:r>
      <w:r w:rsidRPr="009E6322">
        <w:rPr>
          <w:rFonts w:ascii="Calibri" w:eastAsia="Calibri" w:hAnsi="Calibri" w:cs="Calibri"/>
          <w:sz w:val="20"/>
          <w:szCs w:val="20"/>
        </w:rPr>
        <w:t xml:space="preserve"> for real-time data streaming, messaging, and fault-tolerant distributed systems, along with a strong command of </w:t>
      </w:r>
      <w:r w:rsidRPr="009E6322">
        <w:rPr>
          <w:rFonts w:ascii="Calibri" w:eastAsia="Calibri" w:hAnsi="Calibri" w:cs="Calibri"/>
          <w:b/>
          <w:sz w:val="20"/>
          <w:szCs w:val="20"/>
        </w:rPr>
        <w:t>PySpark</w:t>
      </w:r>
      <w:r w:rsidRPr="009E6322">
        <w:rPr>
          <w:rFonts w:ascii="Calibri" w:eastAsia="Calibri" w:hAnsi="Calibri" w:cs="Calibri"/>
          <w:sz w:val="20"/>
          <w:szCs w:val="20"/>
        </w:rPr>
        <w:t xml:space="preserve"> for distributed data processing, analysis, and transformation.</w:t>
      </w:r>
    </w:p>
    <w:p w14:paraId="3A2F9B8D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Used various AWS services, like </w:t>
      </w:r>
      <w:r>
        <w:rPr>
          <w:rFonts w:ascii="Calibri" w:eastAsia="Calibri" w:hAnsi="Calibri" w:cs="Calibri"/>
          <w:b/>
          <w:sz w:val="20"/>
          <w:szCs w:val="20"/>
        </w:rPr>
        <w:t xml:space="preserve">Lambda </w:t>
      </w:r>
      <w:r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b/>
          <w:sz w:val="20"/>
          <w:szCs w:val="20"/>
        </w:rPr>
        <w:t>S3</w:t>
      </w:r>
      <w:r>
        <w:rPr>
          <w:rFonts w:ascii="Calibri" w:eastAsia="Calibri" w:hAnsi="Calibri" w:cs="Calibri"/>
          <w:sz w:val="20"/>
          <w:szCs w:val="20"/>
        </w:rPr>
        <w:t>, for data processing and storage.</w:t>
      </w:r>
    </w:p>
    <w:p w14:paraId="4F6F32FC" w14:textId="77777777" w:rsidR="00FD696B" w:rsidRDefault="001276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Implemented access controls and data encryption to secure the data being transferred and stored in </w:t>
      </w:r>
      <w:r>
        <w:rPr>
          <w:rFonts w:ascii="Calibri" w:eastAsia="Calibri" w:hAnsi="Calibri" w:cs="Calibri"/>
          <w:b/>
          <w:sz w:val="20"/>
          <w:szCs w:val="20"/>
        </w:rPr>
        <w:t>Snowflake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431C1D1D" w14:textId="77777777" w:rsidR="00FD696B" w:rsidRDefault="00FD696B">
      <w:pPr>
        <w:tabs>
          <w:tab w:val="left" w:pos="810"/>
        </w:tabs>
        <w:ind w:left="90" w:right="86"/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2895AF8A" w14:textId="6438A989" w:rsidR="00FD696B" w:rsidRDefault="0012763A">
      <w:pPr>
        <w:tabs>
          <w:tab w:val="left" w:pos="810"/>
        </w:tabs>
        <w:ind w:left="90" w:right="86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Tools</w:t>
      </w:r>
      <w:r>
        <w:rPr>
          <w:rFonts w:ascii="Calibri" w:eastAsia="Calibri" w:hAnsi="Calibri" w:cs="Calibri"/>
          <w:sz w:val="20"/>
          <w:szCs w:val="20"/>
        </w:rPr>
        <w:t>:  ETL, AWS Glue, PostgreSQL,</w:t>
      </w:r>
      <w:r w:rsidR="0075694B">
        <w:rPr>
          <w:rFonts w:ascii="Calibri" w:eastAsia="Calibri" w:hAnsi="Calibri" w:cs="Calibri"/>
          <w:sz w:val="20"/>
          <w:szCs w:val="20"/>
        </w:rPr>
        <w:t>Splunk,</w:t>
      </w:r>
      <w:r>
        <w:rPr>
          <w:rFonts w:ascii="Calibri" w:eastAsia="Calibri" w:hAnsi="Calibri" w:cs="Calibri"/>
          <w:sz w:val="20"/>
          <w:szCs w:val="20"/>
        </w:rPr>
        <w:t xml:space="preserve"> Spark,</w:t>
      </w:r>
      <w:r w:rsidR="004C412C">
        <w:rPr>
          <w:rFonts w:ascii="Calibri" w:eastAsia="Calibri" w:hAnsi="Calibri" w:cs="Calibri"/>
          <w:sz w:val="20"/>
          <w:szCs w:val="20"/>
        </w:rPr>
        <w:t xml:space="preserve"> Databricks,</w:t>
      </w:r>
      <w:r>
        <w:rPr>
          <w:rFonts w:ascii="Calibri" w:eastAsia="Calibri" w:hAnsi="Calibri" w:cs="Calibri"/>
          <w:sz w:val="20"/>
          <w:szCs w:val="20"/>
        </w:rPr>
        <w:t xml:space="preserve"> Spark SQL, Kafka, Webhooks, Snowflake, Data Migration Service (AWS), AWS Lambda, AWS S3</w:t>
      </w:r>
    </w:p>
    <w:p w14:paraId="117BF7FC" w14:textId="77777777" w:rsidR="00FD696B" w:rsidRDefault="00FD696B">
      <w:pPr>
        <w:tabs>
          <w:tab w:val="left" w:pos="810"/>
        </w:tabs>
        <w:ind w:right="86"/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5BE53086" w14:textId="77777777" w:rsidR="00FD696B" w:rsidRDefault="001276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90" w:right="180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Client Name: Tachyon Technologies, India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                                  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June 2019 - November 2021                                                       </w:t>
      </w:r>
    </w:p>
    <w:p w14:paraId="02836471" w14:textId="77777777" w:rsidR="00FD696B" w:rsidRDefault="001276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90" w:right="180"/>
        <w:jc w:val="both"/>
      </w:pPr>
      <w:r>
        <w:rPr>
          <w:rFonts w:ascii="Calibri" w:eastAsia="Calibri" w:hAnsi="Calibri" w:cs="Calibri"/>
          <w:b/>
          <w:sz w:val="20"/>
          <w:szCs w:val="20"/>
        </w:rPr>
        <w:t xml:space="preserve"> Role: Software Engineer</w:t>
      </w:r>
    </w:p>
    <w:p w14:paraId="05B0FBC6" w14:textId="77777777" w:rsidR="00FD696B" w:rsidRDefault="00FD696B">
      <w:pPr>
        <w:shd w:val="clear" w:color="auto" w:fill="FFFFFF"/>
        <w:tabs>
          <w:tab w:val="left" w:pos="810"/>
        </w:tabs>
        <w:ind w:right="86"/>
        <w:jc w:val="both"/>
        <w:rPr>
          <w:rFonts w:ascii="Calibri" w:eastAsia="Calibri" w:hAnsi="Calibri" w:cs="Calibri"/>
          <w:sz w:val="20"/>
          <w:szCs w:val="20"/>
        </w:rPr>
      </w:pPr>
    </w:p>
    <w:p w14:paraId="71B7A1A9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Built </w:t>
      </w:r>
      <w:r>
        <w:rPr>
          <w:rFonts w:ascii="Calibri" w:eastAsia="Calibri" w:hAnsi="Calibri" w:cs="Calibri"/>
          <w:b/>
          <w:sz w:val="20"/>
          <w:szCs w:val="20"/>
        </w:rPr>
        <w:t xml:space="preserve">ETL </w:t>
      </w:r>
      <w:r>
        <w:rPr>
          <w:rFonts w:ascii="Calibri" w:eastAsia="Calibri" w:hAnsi="Calibri" w:cs="Calibri"/>
          <w:sz w:val="20"/>
          <w:szCs w:val="20"/>
        </w:rPr>
        <w:t xml:space="preserve">processes on </w:t>
      </w:r>
      <w:r>
        <w:rPr>
          <w:rFonts w:ascii="Calibri" w:eastAsia="Calibri" w:hAnsi="Calibri" w:cs="Calibri"/>
          <w:b/>
          <w:sz w:val="20"/>
          <w:szCs w:val="20"/>
        </w:rPr>
        <w:t xml:space="preserve">Databricks </w:t>
      </w:r>
      <w:r>
        <w:rPr>
          <w:rFonts w:ascii="Calibri" w:eastAsia="Calibri" w:hAnsi="Calibri" w:cs="Calibri"/>
          <w:sz w:val="20"/>
          <w:szCs w:val="20"/>
        </w:rPr>
        <w:t xml:space="preserve">with </w:t>
      </w:r>
      <w:r>
        <w:rPr>
          <w:rFonts w:ascii="Calibri" w:eastAsia="Calibri" w:hAnsi="Calibri" w:cs="Calibri"/>
          <w:b/>
          <w:sz w:val="20"/>
          <w:szCs w:val="20"/>
        </w:rPr>
        <w:t xml:space="preserve">PySpark </w:t>
      </w:r>
      <w:r>
        <w:rPr>
          <w:rFonts w:ascii="Calibri" w:eastAsia="Calibri" w:hAnsi="Calibri" w:cs="Calibri"/>
          <w:sz w:val="20"/>
          <w:szCs w:val="20"/>
        </w:rPr>
        <w:t>to pull in sales data from all over the place, like CRMs, e-commerce platforms, and our own databases, and then loaded it into</w:t>
      </w:r>
      <w:r>
        <w:rPr>
          <w:rFonts w:ascii="Calibri" w:eastAsia="Calibri" w:hAnsi="Calibri" w:cs="Calibri"/>
          <w:b/>
          <w:sz w:val="20"/>
          <w:szCs w:val="20"/>
        </w:rPr>
        <w:t xml:space="preserve"> AWS Redshift.</w:t>
      </w:r>
    </w:p>
    <w:p w14:paraId="2CC1D336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Spent a lot of time cleaning, aggregating, and normalizing data in </w:t>
      </w:r>
      <w:r>
        <w:rPr>
          <w:rFonts w:ascii="Calibri" w:eastAsia="Calibri" w:hAnsi="Calibri" w:cs="Calibri"/>
          <w:b/>
          <w:sz w:val="20"/>
          <w:szCs w:val="20"/>
        </w:rPr>
        <w:t xml:space="preserve">PySpark </w:t>
      </w:r>
      <w:r>
        <w:rPr>
          <w:rFonts w:ascii="Calibri" w:eastAsia="Calibri" w:hAnsi="Calibri" w:cs="Calibri"/>
          <w:sz w:val="20"/>
          <w:szCs w:val="20"/>
        </w:rPr>
        <w:t>to make sure it was ready for analysis.</w:t>
      </w:r>
    </w:p>
    <w:p w14:paraId="22D08EDE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>AWS S3</w:t>
      </w:r>
      <w:r>
        <w:rPr>
          <w:rFonts w:ascii="Calibri" w:eastAsia="Calibri" w:hAnsi="Calibri" w:cs="Calibri"/>
          <w:sz w:val="20"/>
          <w:szCs w:val="20"/>
        </w:rPr>
        <w:t xml:space="preserve"> for staging data, storing both raw and processed data securely.</w:t>
      </w:r>
    </w:p>
    <w:p w14:paraId="3605A2BB" w14:textId="586E09FB" w:rsidR="00FD696B" w:rsidRPr="00EF12F3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Managed data partitioning and compression in </w:t>
      </w:r>
      <w:r>
        <w:rPr>
          <w:rFonts w:ascii="Calibri" w:eastAsia="Calibri" w:hAnsi="Calibri" w:cs="Calibri"/>
          <w:b/>
          <w:sz w:val="20"/>
          <w:szCs w:val="20"/>
        </w:rPr>
        <w:t xml:space="preserve">Redshift </w:t>
      </w:r>
      <w:r>
        <w:rPr>
          <w:rFonts w:ascii="Calibri" w:eastAsia="Calibri" w:hAnsi="Calibri" w:cs="Calibri"/>
          <w:sz w:val="20"/>
          <w:szCs w:val="20"/>
        </w:rPr>
        <w:t>to make our queries run faster.</w:t>
      </w:r>
    </w:p>
    <w:p w14:paraId="1081CA7D" w14:textId="4D6BD20E" w:rsidR="00EF12F3" w:rsidRDefault="00EF12F3" w:rsidP="00EF12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Wrote </w:t>
      </w:r>
      <w:r>
        <w:rPr>
          <w:rFonts w:ascii="Calibri" w:eastAsia="Calibri" w:hAnsi="Calibri" w:cs="Calibri"/>
          <w:b/>
          <w:sz w:val="20"/>
          <w:szCs w:val="20"/>
        </w:rPr>
        <w:t>Python script</w:t>
      </w:r>
      <w:r>
        <w:rPr>
          <w:rFonts w:ascii="Calibri" w:eastAsia="Calibri" w:hAnsi="Calibri" w:cs="Calibri"/>
          <w:sz w:val="20"/>
          <w:szCs w:val="20"/>
        </w:rPr>
        <w:t xml:space="preserve">s within the </w:t>
      </w:r>
      <w:r>
        <w:rPr>
          <w:rFonts w:ascii="Calibri" w:eastAsia="Calibri" w:hAnsi="Calibri" w:cs="Calibri"/>
          <w:b/>
          <w:sz w:val="20"/>
          <w:szCs w:val="20"/>
        </w:rPr>
        <w:t xml:space="preserve">Lambda </w:t>
      </w:r>
      <w:r>
        <w:rPr>
          <w:rFonts w:ascii="Calibri" w:eastAsia="Calibri" w:hAnsi="Calibri" w:cs="Calibri"/>
          <w:sz w:val="20"/>
          <w:szCs w:val="20"/>
        </w:rPr>
        <w:t xml:space="preserve">functions to clean, aggregate, and transform raw data into a structured format before storing it back into </w:t>
      </w:r>
      <w:r>
        <w:rPr>
          <w:rFonts w:ascii="Calibri" w:eastAsia="Calibri" w:hAnsi="Calibri" w:cs="Calibri"/>
          <w:b/>
          <w:sz w:val="20"/>
          <w:szCs w:val="20"/>
        </w:rPr>
        <w:t>S3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1140AFBC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Automated </w:t>
      </w:r>
      <w:r>
        <w:rPr>
          <w:rFonts w:ascii="Calibri" w:eastAsia="Calibri" w:hAnsi="Calibri" w:cs="Calibri"/>
          <w:b/>
          <w:sz w:val="20"/>
          <w:szCs w:val="20"/>
        </w:rPr>
        <w:t xml:space="preserve">ETL </w:t>
      </w:r>
      <w:r>
        <w:rPr>
          <w:rFonts w:ascii="Calibri" w:eastAsia="Calibri" w:hAnsi="Calibri" w:cs="Calibri"/>
          <w:sz w:val="20"/>
          <w:szCs w:val="20"/>
        </w:rPr>
        <w:t xml:space="preserve">workflows with </w:t>
      </w:r>
      <w:r>
        <w:rPr>
          <w:rFonts w:ascii="Calibri" w:eastAsia="Calibri" w:hAnsi="Calibri" w:cs="Calibri"/>
          <w:b/>
          <w:sz w:val="20"/>
          <w:szCs w:val="20"/>
        </w:rPr>
        <w:t>Apache Airflow</w:t>
      </w:r>
      <w:r>
        <w:rPr>
          <w:rFonts w:ascii="Calibri" w:eastAsia="Calibri" w:hAnsi="Calibri" w:cs="Calibri"/>
          <w:sz w:val="20"/>
          <w:szCs w:val="20"/>
        </w:rPr>
        <w:t xml:space="preserve">, setting up </w:t>
      </w:r>
      <w:r>
        <w:rPr>
          <w:rFonts w:ascii="Calibri" w:eastAsia="Calibri" w:hAnsi="Calibri" w:cs="Calibri"/>
          <w:b/>
          <w:sz w:val="20"/>
          <w:szCs w:val="20"/>
        </w:rPr>
        <w:t xml:space="preserve">DAGs </w:t>
      </w:r>
      <w:r>
        <w:rPr>
          <w:rFonts w:ascii="Calibri" w:eastAsia="Calibri" w:hAnsi="Calibri" w:cs="Calibri"/>
          <w:sz w:val="20"/>
          <w:szCs w:val="20"/>
        </w:rPr>
        <w:t>to manage task dependencies, retries, and error handling.</w:t>
      </w:r>
    </w:p>
    <w:p w14:paraId="79A283EE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Monitored </w:t>
      </w:r>
      <w:r>
        <w:rPr>
          <w:rFonts w:ascii="Calibri" w:eastAsia="Calibri" w:hAnsi="Calibri" w:cs="Calibri"/>
          <w:b/>
          <w:sz w:val="20"/>
          <w:szCs w:val="20"/>
        </w:rPr>
        <w:t xml:space="preserve">Airflow jobs </w:t>
      </w:r>
      <w:r>
        <w:rPr>
          <w:rFonts w:ascii="Calibri" w:eastAsia="Calibri" w:hAnsi="Calibri" w:cs="Calibri"/>
          <w:sz w:val="20"/>
          <w:szCs w:val="20"/>
        </w:rPr>
        <w:t>to track execution, catch failures, and troubleshoot issues.</w:t>
      </w:r>
    </w:p>
    <w:p w14:paraId="6AAC29FC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Wrote a bunch of </w:t>
      </w:r>
      <w:r>
        <w:rPr>
          <w:rFonts w:ascii="Calibri" w:eastAsia="Calibri" w:hAnsi="Calibri" w:cs="Calibri"/>
          <w:b/>
          <w:sz w:val="20"/>
          <w:szCs w:val="20"/>
        </w:rPr>
        <w:t xml:space="preserve">complex SQL </w:t>
      </w:r>
      <w:r>
        <w:rPr>
          <w:rFonts w:ascii="Calibri" w:eastAsia="Calibri" w:hAnsi="Calibri" w:cs="Calibri"/>
          <w:sz w:val="20"/>
          <w:szCs w:val="20"/>
        </w:rPr>
        <w:t>queries to generate sales performance reports and dashboards.</w:t>
      </w:r>
    </w:p>
    <w:p w14:paraId="69D3915F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 xml:space="preserve">Tableau </w:t>
      </w:r>
      <w:r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b/>
          <w:sz w:val="20"/>
          <w:szCs w:val="20"/>
        </w:rPr>
        <w:t xml:space="preserve">AWS QuickSight </w:t>
      </w:r>
      <w:r>
        <w:rPr>
          <w:rFonts w:ascii="Calibri" w:eastAsia="Calibri" w:hAnsi="Calibri" w:cs="Calibri"/>
          <w:sz w:val="20"/>
          <w:szCs w:val="20"/>
        </w:rPr>
        <w:t>to visualize sales trends, inventory turnover, and revenue growth as a POC.</w:t>
      </w:r>
    </w:p>
    <w:p w14:paraId="747CC7C5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Made </w:t>
      </w:r>
      <w:r>
        <w:rPr>
          <w:rFonts w:ascii="Calibri" w:eastAsia="Calibri" w:hAnsi="Calibri" w:cs="Calibri"/>
          <w:b/>
          <w:sz w:val="20"/>
          <w:szCs w:val="20"/>
        </w:rPr>
        <w:t xml:space="preserve">SQL </w:t>
      </w:r>
      <w:r>
        <w:rPr>
          <w:rFonts w:ascii="Calibri" w:eastAsia="Calibri" w:hAnsi="Calibri" w:cs="Calibri"/>
          <w:sz w:val="20"/>
          <w:szCs w:val="20"/>
        </w:rPr>
        <w:t>queries dynamic so users could generate reports based on their inputs.</w:t>
      </w:r>
    </w:p>
    <w:p w14:paraId="7208BDBC" w14:textId="61452E13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bookmarkStart w:id="6" w:name="_Hlk197476092"/>
      <w:r>
        <w:rPr>
          <w:rFonts w:ascii="Calibri" w:eastAsia="Calibri" w:hAnsi="Calibri" w:cs="Calibri"/>
          <w:sz w:val="20"/>
          <w:szCs w:val="20"/>
        </w:rPr>
        <w:t xml:space="preserve">Set up data quality checks in </w:t>
      </w:r>
      <w:r w:rsidR="00183206">
        <w:rPr>
          <w:rFonts w:ascii="Calibri" w:eastAsia="Calibri" w:hAnsi="Calibri" w:cs="Calibri"/>
          <w:b/>
          <w:sz w:val="20"/>
          <w:szCs w:val="20"/>
        </w:rPr>
        <w:t>Azure D</w:t>
      </w:r>
      <w:r>
        <w:rPr>
          <w:rFonts w:ascii="Calibri" w:eastAsia="Calibri" w:hAnsi="Calibri" w:cs="Calibri"/>
          <w:b/>
          <w:sz w:val="20"/>
          <w:szCs w:val="20"/>
        </w:rPr>
        <w:t xml:space="preserve">atabricks </w:t>
      </w:r>
      <w:r>
        <w:rPr>
          <w:rFonts w:ascii="Calibri" w:eastAsia="Calibri" w:hAnsi="Calibri" w:cs="Calibri"/>
          <w:sz w:val="20"/>
          <w:szCs w:val="20"/>
        </w:rPr>
        <w:t>using custom scripts to ensure our data was complete, accurate, and consistent.</w:t>
      </w:r>
    </w:p>
    <w:bookmarkEnd w:id="6"/>
    <w:p w14:paraId="5463C829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Regularly audited the data and implemented anomaly detection to spot and fix issues quickly</w:t>
      </w:r>
    </w:p>
    <w:p w14:paraId="1302B845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Used indexing and partitioning strategies in </w:t>
      </w:r>
      <w:r>
        <w:rPr>
          <w:rFonts w:ascii="Calibri" w:eastAsia="Calibri" w:hAnsi="Calibri" w:cs="Calibri"/>
          <w:b/>
          <w:sz w:val="20"/>
          <w:szCs w:val="20"/>
        </w:rPr>
        <w:t xml:space="preserve">Redshift </w:t>
      </w:r>
      <w:r>
        <w:rPr>
          <w:rFonts w:ascii="Calibri" w:eastAsia="Calibri" w:hAnsi="Calibri" w:cs="Calibri"/>
          <w:sz w:val="20"/>
          <w:szCs w:val="20"/>
        </w:rPr>
        <w:t>to speed up our queries and reduce execution time.</w:t>
      </w:r>
    </w:p>
    <w:p w14:paraId="6A63EDB4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Documented </w:t>
      </w:r>
      <w:r>
        <w:rPr>
          <w:rFonts w:ascii="Calibri" w:eastAsia="Calibri" w:hAnsi="Calibri" w:cs="Calibri"/>
          <w:b/>
          <w:sz w:val="20"/>
          <w:szCs w:val="20"/>
        </w:rPr>
        <w:t xml:space="preserve">ETL </w:t>
      </w:r>
      <w:r>
        <w:rPr>
          <w:rFonts w:ascii="Calibri" w:eastAsia="Calibri" w:hAnsi="Calibri" w:cs="Calibri"/>
          <w:sz w:val="20"/>
          <w:szCs w:val="20"/>
        </w:rPr>
        <w:t>processes, data flow diagrams, and data models to make sure everyone understood and could maintain the pipeline.</w:t>
      </w:r>
    </w:p>
    <w:p w14:paraId="16A30CE7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Took my turn on the</w:t>
      </w:r>
      <w:r>
        <w:rPr>
          <w:rFonts w:ascii="Calibri" w:eastAsia="Calibri" w:hAnsi="Calibri" w:cs="Calibri"/>
          <w:b/>
          <w:sz w:val="20"/>
          <w:szCs w:val="20"/>
        </w:rPr>
        <w:t xml:space="preserve"> on-call rotation</w:t>
      </w:r>
      <w:r>
        <w:rPr>
          <w:rFonts w:ascii="Calibri" w:eastAsia="Calibri" w:hAnsi="Calibri" w:cs="Calibri"/>
          <w:sz w:val="20"/>
          <w:szCs w:val="20"/>
        </w:rPr>
        <w:t xml:space="preserve"> to support the team. This involved being ready to jump in and fix any urgent issues that came up with our data pipelines, sometimes late at night or on weekends.</w:t>
      </w:r>
    </w:p>
    <w:p w14:paraId="0832ACB9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Worked in an </w:t>
      </w:r>
      <w:r>
        <w:rPr>
          <w:rFonts w:ascii="Calibri" w:eastAsia="Calibri" w:hAnsi="Calibri" w:cs="Calibri"/>
          <w:b/>
          <w:sz w:val="20"/>
          <w:szCs w:val="20"/>
        </w:rPr>
        <w:t xml:space="preserve">agile </w:t>
      </w:r>
      <w:r>
        <w:rPr>
          <w:rFonts w:ascii="Calibri" w:eastAsia="Calibri" w:hAnsi="Calibri" w:cs="Calibri"/>
          <w:sz w:val="20"/>
          <w:szCs w:val="20"/>
        </w:rPr>
        <w:t xml:space="preserve">environment, joining </w:t>
      </w:r>
      <w:r>
        <w:rPr>
          <w:rFonts w:ascii="Calibri" w:eastAsia="Calibri" w:hAnsi="Calibri" w:cs="Calibri"/>
          <w:b/>
          <w:sz w:val="20"/>
          <w:szCs w:val="20"/>
        </w:rPr>
        <w:t xml:space="preserve">sprint </w:t>
      </w:r>
      <w:r>
        <w:rPr>
          <w:rFonts w:ascii="Calibri" w:eastAsia="Calibri" w:hAnsi="Calibri" w:cs="Calibri"/>
          <w:sz w:val="20"/>
          <w:szCs w:val="20"/>
        </w:rPr>
        <w:t>planning, daily stand-ups, and retrospective meetings to ensure we delivered data projects on time.</w:t>
      </w:r>
    </w:p>
    <w:p w14:paraId="1B18EE88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Deployed large-scale, high-performance enterprise big data applications. Worked on ensuring these applications were scalable and capable of handling massive amounts of data.</w:t>
      </w:r>
    </w:p>
    <w:p w14:paraId="26838929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Managed deployments in a cloud environment, focusing on optimizing resources and costs</w:t>
      </w:r>
    </w:p>
    <w:p w14:paraId="1F31B4C0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 xml:space="preserve">Apache Griffin </w:t>
      </w:r>
      <w:r>
        <w:rPr>
          <w:rFonts w:ascii="Calibri" w:eastAsia="Calibri" w:hAnsi="Calibri" w:cs="Calibri"/>
          <w:sz w:val="20"/>
          <w:szCs w:val="20"/>
        </w:rPr>
        <w:t>to set up automated validation checks. This helped us catch issues like missing data or inconsistencies before they became problems.</w:t>
      </w:r>
    </w:p>
    <w:p w14:paraId="50EFEED5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Configured </w:t>
      </w:r>
      <w:r>
        <w:rPr>
          <w:rFonts w:ascii="Calibri" w:eastAsia="Calibri" w:hAnsi="Calibri" w:cs="Calibri"/>
          <w:b/>
          <w:sz w:val="20"/>
          <w:szCs w:val="20"/>
        </w:rPr>
        <w:t xml:space="preserve">Prometheus </w:t>
      </w:r>
      <w:r>
        <w:rPr>
          <w:rFonts w:ascii="Calibri" w:eastAsia="Calibri" w:hAnsi="Calibri" w:cs="Calibri"/>
          <w:sz w:val="20"/>
          <w:szCs w:val="20"/>
        </w:rPr>
        <w:t xml:space="preserve">to monitor data pipeline metrics such as job runtimes, error rates, and resource usage. </w:t>
      </w:r>
    </w:p>
    <w:p w14:paraId="1FAA4D5A" w14:textId="77777777" w:rsidR="00FD696B" w:rsidRDefault="0012763A">
      <w:pPr>
        <w:numPr>
          <w:ilvl w:val="0"/>
          <w:numId w:val="2"/>
        </w:numPr>
        <w:shd w:val="clear" w:color="auto" w:fill="FFFFFF"/>
        <w:tabs>
          <w:tab w:val="left" w:pos="81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Set up alerts for critical failures and performance thresholds to ensure timely intervention.</w:t>
      </w:r>
    </w:p>
    <w:p w14:paraId="636645B8" w14:textId="77777777" w:rsidR="00FD696B" w:rsidRDefault="00FD696B">
      <w:pPr>
        <w:shd w:val="clear" w:color="auto" w:fill="FFFFFF"/>
        <w:tabs>
          <w:tab w:val="left" w:pos="810"/>
        </w:tabs>
        <w:ind w:left="510" w:right="86"/>
        <w:jc w:val="both"/>
        <w:rPr>
          <w:rFonts w:ascii="Calibri" w:eastAsia="Calibri" w:hAnsi="Calibri" w:cs="Calibri"/>
          <w:sz w:val="20"/>
          <w:szCs w:val="20"/>
        </w:rPr>
      </w:pPr>
    </w:p>
    <w:p w14:paraId="658D7D62" w14:textId="6C98396A" w:rsidR="00FD696B" w:rsidRDefault="0012763A">
      <w:pPr>
        <w:shd w:val="clear" w:color="auto" w:fill="FFFFFF"/>
        <w:tabs>
          <w:tab w:val="left" w:pos="810"/>
        </w:tabs>
        <w:ind w:left="90" w:right="86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Tools</w:t>
      </w:r>
      <w:r>
        <w:rPr>
          <w:rFonts w:ascii="Calibri" w:eastAsia="Calibri" w:hAnsi="Calibri" w:cs="Calibri"/>
          <w:sz w:val="20"/>
          <w:szCs w:val="20"/>
        </w:rPr>
        <w:t xml:space="preserve">: Databricks, PySpark, AWS Redshift, AWS S3, Apache Airflow, SQL, Tableau, </w:t>
      </w:r>
      <w:r w:rsidR="00EF12F3">
        <w:rPr>
          <w:rFonts w:ascii="Calibri" w:eastAsia="Calibri" w:hAnsi="Calibri" w:cs="Calibri"/>
          <w:sz w:val="20"/>
          <w:szCs w:val="20"/>
        </w:rPr>
        <w:t>Lambda,</w:t>
      </w:r>
      <w:r>
        <w:rPr>
          <w:rFonts w:ascii="Calibri" w:eastAsia="Calibri" w:hAnsi="Calibri" w:cs="Calibri"/>
          <w:sz w:val="20"/>
          <w:szCs w:val="20"/>
        </w:rPr>
        <w:t>AWS QuickSight, Apache Griffin, Prometheus, Agile</w:t>
      </w:r>
    </w:p>
    <w:p w14:paraId="000FF4C5" w14:textId="77777777" w:rsidR="00FD696B" w:rsidRDefault="00FD696B">
      <w:pPr>
        <w:shd w:val="clear" w:color="auto" w:fill="FFFFFF"/>
        <w:ind w:right="86"/>
        <w:jc w:val="both"/>
        <w:rPr>
          <w:rFonts w:ascii="Calibri" w:eastAsia="Calibri" w:hAnsi="Calibri" w:cs="Calibri"/>
          <w:sz w:val="20"/>
          <w:szCs w:val="20"/>
        </w:rPr>
      </w:pPr>
    </w:p>
    <w:p w14:paraId="7F2DC6B6" w14:textId="77777777" w:rsidR="00FD696B" w:rsidRDefault="001276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90" w:right="86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Client Name: RSK Software Solutions, India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       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April 2017 - June 2019</w:t>
      </w:r>
    </w:p>
    <w:p w14:paraId="1A2D2736" w14:textId="77777777" w:rsidR="00FD696B" w:rsidRDefault="001276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90" w:right="86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Role: Associate Software Developer</w:t>
      </w:r>
    </w:p>
    <w:p w14:paraId="514603E1" w14:textId="77777777" w:rsidR="00FD696B" w:rsidRDefault="0012763A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2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>
        <w:rPr>
          <w:rFonts w:ascii="Calibri" w:eastAsia="Calibri" w:hAnsi="Calibri" w:cs="Calibri"/>
          <w:b/>
          <w:sz w:val="20"/>
          <w:szCs w:val="20"/>
        </w:rPr>
        <w:t>Python</w:t>
      </w:r>
      <w:r>
        <w:rPr>
          <w:rFonts w:ascii="Calibri" w:eastAsia="Calibri" w:hAnsi="Calibri" w:cs="Calibri"/>
          <w:sz w:val="20"/>
          <w:szCs w:val="20"/>
        </w:rPr>
        <w:t xml:space="preserve">-based Web Services using </w:t>
      </w:r>
      <w:r>
        <w:rPr>
          <w:rFonts w:ascii="Calibri" w:eastAsia="Calibri" w:hAnsi="Calibri" w:cs="Calibri"/>
          <w:b/>
          <w:sz w:val="20"/>
          <w:szCs w:val="20"/>
        </w:rPr>
        <w:t>RESTful</w:t>
      </w:r>
      <w:r>
        <w:rPr>
          <w:rFonts w:ascii="Calibri" w:eastAsia="Calibri" w:hAnsi="Calibri" w:cs="Calibri"/>
          <w:sz w:val="20"/>
          <w:szCs w:val="20"/>
        </w:rPr>
        <w:t xml:space="preserve"> architecture to enable efficient communication with external interfaces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60FB099" w14:textId="77777777" w:rsidR="00FD696B" w:rsidRDefault="0012763A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20"/>
        </w:tabs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>lists</w:t>
      </w:r>
      <w:r>
        <w:rPr>
          <w:rFonts w:ascii="Calibri" w:eastAsia="Calibri" w:hAnsi="Calibri" w:cs="Calibri"/>
          <w:sz w:val="20"/>
          <w:szCs w:val="20"/>
        </w:rPr>
        <w:t xml:space="preserve"> to store and manage dynamic collections of data, such as user profiles and product listings.</w:t>
      </w:r>
    </w:p>
    <w:p w14:paraId="22F6999A" w14:textId="77777777" w:rsidR="00FD696B" w:rsidRDefault="0012763A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20"/>
        </w:tabs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>dictionaries</w:t>
      </w:r>
      <w:r>
        <w:rPr>
          <w:rFonts w:ascii="Calibri" w:eastAsia="Calibri" w:hAnsi="Calibri" w:cs="Calibri"/>
          <w:sz w:val="20"/>
          <w:szCs w:val="20"/>
        </w:rPr>
        <w:t xml:space="preserve"> to store and process large datasets, mapping unique identifiers to corresponding data points.</w:t>
      </w:r>
    </w:p>
    <w:p w14:paraId="696F6F60" w14:textId="77777777" w:rsidR="00FD696B" w:rsidRDefault="0012763A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20"/>
        </w:tabs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Implemented </w:t>
      </w:r>
      <w:r>
        <w:rPr>
          <w:rFonts w:ascii="Calibri" w:eastAsia="Calibri" w:hAnsi="Calibri" w:cs="Calibri"/>
          <w:b/>
          <w:sz w:val="20"/>
          <w:szCs w:val="20"/>
        </w:rPr>
        <w:t>algorithms</w:t>
      </w:r>
      <w:r>
        <w:rPr>
          <w:rFonts w:ascii="Calibri" w:eastAsia="Calibri" w:hAnsi="Calibri" w:cs="Calibri"/>
          <w:sz w:val="20"/>
          <w:szCs w:val="20"/>
        </w:rPr>
        <w:t xml:space="preserve"> to </w:t>
      </w:r>
      <w:r>
        <w:rPr>
          <w:rFonts w:ascii="Calibri" w:eastAsia="Calibri" w:hAnsi="Calibri" w:cs="Calibri"/>
          <w:b/>
          <w:sz w:val="20"/>
          <w:szCs w:val="20"/>
        </w:rPr>
        <w:t>search, sort, and filter</w:t>
      </w:r>
      <w:r>
        <w:rPr>
          <w:rFonts w:ascii="Calibri" w:eastAsia="Calibri" w:hAnsi="Calibri" w:cs="Calibri"/>
          <w:sz w:val="20"/>
          <w:szCs w:val="20"/>
        </w:rPr>
        <w:t xml:space="preserve"> the list elements based on specific criteria for improving the user experience and application performance.</w:t>
      </w:r>
    </w:p>
    <w:p w14:paraId="7310AC2F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>debugging techniques</w:t>
      </w:r>
      <w:r>
        <w:rPr>
          <w:rFonts w:ascii="Calibri" w:eastAsia="Calibri" w:hAnsi="Calibri" w:cs="Calibri"/>
          <w:sz w:val="20"/>
          <w:szCs w:val="20"/>
        </w:rPr>
        <w:t xml:space="preserve">, including the </w:t>
      </w:r>
      <w:r>
        <w:rPr>
          <w:rFonts w:ascii="Calibri" w:eastAsia="Calibri" w:hAnsi="Calibri" w:cs="Calibri"/>
          <w:b/>
          <w:sz w:val="20"/>
          <w:szCs w:val="20"/>
        </w:rPr>
        <w:t>breakpoints</w:t>
      </w:r>
      <w:r>
        <w:rPr>
          <w:rFonts w:ascii="Calibri" w:eastAsia="Calibri" w:hAnsi="Calibri" w:cs="Calibri"/>
          <w:sz w:val="20"/>
          <w:szCs w:val="20"/>
        </w:rPr>
        <w:t xml:space="preserve"> and </w:t>
      </w:r>
      <w:r>
        <w:rPr>
          <w:rFonts w:ascii="Calibri" w:eastAsia="Calibri" w:hAnsi="Calibri" w:cs="Calibri"/>
          <w:b/>
          <w:sz w:val="20"/>
          <w:szCs w:val="20"/>
        </w:rPr>
        <w:t>logging statements to</w:t>
      </w:r>
      <w:r>
        <w:rPr>
          <w:rFonts w:ascii="Calibri" w:eastAsia="Calibri" w:hAnsi="Calibri" w:cs="Calibri"/>
          <w:sz w:val="20"/>
          <w:szCs w:val="20"/>
        </w:rPr>
        <w:t xml:space="preserve"> analyze code behavior and effectively identify the root causes of issues.</w:t>
      </w:r>
    </w:p>
    <w:p w14:paraId="61AA8002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Developed an end-to-end data pipeline using </w:t>
      </w:r>
      <w:r>
        <w:rPr>
          <w:rFonts w:ascii="Calibri" w:eastAsia="Calibri" w:hAnsi="Calibri" w:cs="Calibri"/>
          <w:b/>
          <w:sz w:val="20"/>
          <w:szCs w:val="20"/>
        </w:rPr>
        <w:t xml:space="preserve">Airflow </w:t>
      </w:r>
      <w:r>
        <w:rPr>
          <w:rFonts w:ascii="Calibri" w:eastAsia="Calibri" w:hAnsi="Calibri" w:cs="Calibri"/>
          <w:sz w:val="20"/>
          <w:szCs w:val="20"/>
        </w:rPr>
        <w:t>to ingest, transform, and load data from various sources into a data warehouse, ensuring data accuracy and timeliness.</w:t>
      </w:r>
    </w:p>
    <w:p w14:paraId="64FDAD28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>
        <w:rPr>
          <w:rFonts w:ascii="Calibri" w:eastAsia="Calibri" w:hAnsi="Calibri" w:cs="Calibri"/>
          <w:b/>
          <w:sz w:val="20"/>
          <w:szCs w:val="20"/>
        </w:rPr>
        <w:t>SQL</w:t>
      </w:r>
      <w:r>
        <w:rPr>
          <w:rFonts w:ascii="Calibri" w:eastAsia="Calibri" w:hAnsi="Calibri" w:cs="Calibri"/>
          <w:sz w:val="20"/>
          <w:szCs w:val="20"/>
        </w:rPr>
        <w:t xml:space="preserve"> queries and stored procedures within the </w:t>
      </w:r>
      <w:r>
        <w:rPr>
          <w:rFonts w:ascii="Calibri" w:eastAsia="Calibri" w:hAnsi="Calibri" w:cs="Calibri"/>
          <w:b/>
          <w:sz w:val="20"/>
          <w:szCs w:val="20"/>
        </w:rPr>
        <w:t>MySQL</w:t>
      </w:r>
      <w:r>
        <w:rPr>
          <w:rFonts w:ascii="Calibri" w:eastAsia="Calibri" w:hAnsi="Calibri" w:cs="Calibri"/>
          <w:sz w:val="20"/>
          <w:szCs w:val="20"/>
        </w:rPr>
        <w:t xml:space="preserve"> environment, utilizing industry-standard techniques such as normalization and denormalization to ensure efficient data management.</w:t>
      </w:r>
    </w:p>
    <w:p w14:paraId="72E8CEF7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>Python</w:t>
      </w:r>
      <w:r>
        <w:rPr>
          <w:rFonts w:ascii="Calibri" w:eastAsia="Calibri" w:hAnsi="Calibri" w:cs="Calibri"/>
          <w:sz w:val="20"/>
          <w:szCs w:val="20"/>
        </w:rPr>
        <w:t xml:space="preserve"> to write view functions that processed user input, interacted with the database, and facilitated data retrieval and manipulation</w:t>
      </w:r>
    </w:p>
    <w:p w14:paraId="6858C819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Implemented business logic using </w:t>
      </w:r>
      <w:r>
        <w:rPr>
          <w:rFonts w:ascii="Calibri" w:eastAsia="Calibri" w:hAnsi="Calibri" w:cs="Calibri"/>
          <w:b/>
          <w:sz w:val="20"/>
          <w:szCs w:val="20"/>
        </w:rPr>
        <w:t>Django</w:t>
      </w:r>
      <w:r>
        <w:rPr>
          <w:rFonts w:ascii="Calibri" w:eastAsia="Calibri" w:hAnsi="Calibri" w:cs="Calibri"/>
          <w:sz w:val="20"/>
          <w:szCs w:val="20"/>
        </w:rPr>
        <w:t xml:space="preserve">, while designing </w:t>
      </w:r>
      <w:r>
        <w:rPr>
          <w:rFonts w:ascii="Calibri" w:eastAsia="Calibri" w:hAnsi="Calibri" w:cs="Calibri"/>
          <w:b/>
          <w:sz w:val="20"/>
          <w:szCs w:val="20"/>
        </w:rPr>
        <w:t>MVC architecture</w:t>
      </w:r>
      <w:r>
        <w:rPr>
          <w:rFonts w:ascii="Calibri" w:eastAsia="Calibri" w:hAnsi="Calibri" w:cs="Calibri"/>
          <w:sz w:val="20"/>
          <w:szCs w:val="20"/>
        </w:rPr>
        <w:t xml:space="preserve"> applications in </w:t>
      </w:r>
      <w:r>
        <w:rPr>
          <w:rFonts w:ascii="Calibri" w:eastAsia="Calibri" w:hAnsi="Calibri" w:cs="Calibri"/>
          <w:b/>
          <w:sz w:val="20"/>
          <w:szCs w:val="20"/>
        </w:rPr>
        <w:t xml:space="preserve">Pyramid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b/>
          <w:sz w:val="20"/>
          <w:szCs w:val="20"/>
        </w:rPr>
        <w:t xml:space="preserve"> Zope</w:t>
      </w:r>
      <w:r>
        <w:rPr>
          <w:rFonts w:ascii="Calibri" w:eastAsia="Calibri" w:hAnsi="Calibri" w:cs="Calibri"/>
          <w:sz w:val="20"/>
          <w:szCs w:val="20"/>
        </w:rPr>
        <w:t xml:space="preserve"> frameworks.</w:t>
      </w:r>
    </w:p>
    <w:p w14:paraId="3101565A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Implemented </w:t>
      </w:r>
      <w:r>
        <w:rPr>
          <w:rFonts w:ascii="Calibri" w:eastAsia="Calibri" w:hAnsi="Calibri" w:cs="Calibri"/>
          <w:b/>
          <w:sz w:val="20"/>
          <w:szCs w:val="20"/>
        </w:rPr>
        <w:t>Django's view controller</w:t>
      </w:r>
      <w:r>
        <w:rPr>
          <w:rFonts w:ascii="Calibri" w:eastAsia="Calibri" w:hAnsi="Calibri" w:cs="Calibri"/>
          <w:sz w:val="20"/>
          <w:szCs w:val="20"/>
        </w:rPr>
        <w:t xml:space="preserve"> to handle requests and generate dynamic responses.</w:t>
      </w:r>
    </w:p>
    <w:p w14:paraId="1B5A8A6C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>Django's ORM (Object-Relational Mapping)</w:t>
      </w:r>
      <w:r>
        <w:rPr>
          <w:rFonts w:ascii="Calibri" w:eastAsia="Calibri" w:hAnsi="Calibri" w:cs="Calibri"/>
          <w:sz w:val="20"/>
          <w:szCs w:val="20"/>
        </w:rPr>
        <w:t xml:space="preserve"> to define models, establish connections with the underlying database, and facilitate efficient data retrieval and manipulation.</w:t>
      </w:r>
    </w:p>
    <w:p w14:paraId="7B7D0EE6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Developed a </w:t>
      </w:r>
      <w:r>
        <w:rPr>
          <w:rFonts w:ascii="Calibri" w:eastAsia="Calibri" w:hAnsi="Calibri" w:cs="Calibri"/>
          <w:b/>
          <w:sz w:val="20"/>
          <w:szCs w:val="20"/>
        </w:rPr>
        <w:t>REST API</w:t>
      </w:r>
      <w:r>
        <w:rPr>
          <w:rFonts w:ascii="Calibri" w:eastAsia="Calibri" w:hAnsi="Calibri" w:cs="Calibri"/>
          <w:sz w:val="20"/>
          <w:szCs w:val="20"/>
        </w:rPr>
        <w:t xml:space="preserve"> using </w:t>
      </w:r>
      <w:r>
        <w:rPr>
          <w:rFonts w:ascii="Calibri" w:eastAsia="Calibri" w:hAnsi="Calibri" w:cs="Calibri"/>
          <w:b/>
          <w:sz w:val="20"/>
          <w:szCs w:val="20"/>
        </w:rPr>
        <w:t xml:space="preserve">Django Rest </w:t>
      </w:r>
      <w:r>
        <w:rPr>
          <w:rFonts w:ascii="Calibri" w:eastAsia="Calibri" w:hAnsi="Calibri" w:cs="Calibri"/>
          <w:sz w:val="20"/>
          <w:szCs w:val="20"/>
        </w:rPr>
        <w:t>framework to facilitate seamless integration between a mobile application and a backend database.</w:t>
      </w:r>
    </w:p>
    <w:p w14:paraId="07B17A34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Created a </w:t>
      </w:r>
      <w:r>
        <w:rPr>
          <w:rFonts w:ascii="Calibri" w:eastAsia="Calibri" w:hAnsi="Calibri" w:cs="Calibri"/>
          <w:b/>
          <w:sz w:val="20"/>
          <w:szCs w:val="20"/>
        </w:rPr>
        <w:t>Python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script</w:t>
      </w:r>
      <w:r>
        <w:rPr>
          <w:rFonts w:ascii="Calibri" w:eastAsia="Calibri" w:hAnsi="Calibri" w:cs="Calibri"/>
          <w:sz w:val="20"/>
          <w:szCs w:val="20"/>
        </w:rPr>
        <w:t xml:space="preserve"> that dynamically displayed and updated real-time data visualizations on a web dashboard, providing users with real-time insights and an engaging user experience.</w:t>
      </w:r>
    </w:p>
    <w:p w14:paraId="3EA9DF0D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  <w:rPr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 xml:space="preserve">Used </w:t>
      </w:r>
      <w:r>
        <w:rPr>
          <w:rFonts w:ascii="Calibri" w:eastAsia="Calibri" w:hAnsi="Calibri" w:cs="Calibri"/>
          <w:b/>
          <w:sz w:val="20"/>
          <w:szCs w:val="20"/>
        </w:rPr>
        <w:t>SSIS</w:t>
      </w:r>
      <w:r>
        <w:rPr>
          <w:rFonts w:ascii="Calibri" w:eastAsia="Calibri" w:hAnsi="Calibri" w:cs="Calibri"/>
          <w:sz w:val="20"/>
          <w:szCs w:val="20"/>
        </w:rPr>
        <w:t xml:space="preserve"> (SQL Server Integration Services) to design and develop </w:t>
      </w:r>
      <w:r>
        <w:rPr>
          <w:rFonts w:ascii="Calibri" w:eastAsia="Calibri" w:hAnsi="Calibri" w:cs="Calibri"/>
          <w:b/>
          <w:sz w:val="20"/>
          <w:szCs w:val="20"/>
        </w:rPr>
        <w:t>ETL</w:t>
      </w:r>
      <w:r>
        <w:rPr>
          <w:rFonts w:ascii="Calibri" w:eastAsia="Calibri" w:hAnsi="Calibri" w:cs="Calibri"/>
          <w:sz w:val="20"/>
          <w:szCs w:val="20"/>
        </w:rPr>
        <w:t xml:space="preserve"> workflows, enabling the extraction, transformation, and loading of data from diverse sources into a data warehouse.</w:t>
      </w:r>
    </w:p>
    <w:p w14:paraId="15DEDE7A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Monitored system logs and events to troubleshoot and resolve issues.</w:t>
      </w:r>
    </w:p>
    <w:p w14:paraId="22099F40" w14:textId="77777777" w:rsidR="00FD696B" w:rsidRDefault="0012763A">
      <w:pPr>
        <w:numPr>
          <w:ilvl w:val="0"/>
          <w:numId w:val="3"/>
        </w:numPr>
        <w:tabs>
          <w:tab w:val="left" w:pos="720"/>
        </w:tabs>
        <w:ind w:left="270" w:right="86" w:hanging="180"/>
        <w:jc w:val="both"/>
      </w:pPr>
      <w:r>
        <w:rPr>
          <w:rFonts w:ascii="Calibri" w:eastAsia="Calibri" w:hAnsi="Calibri" w:cs="Calibri"/>
          <w:sz w:val="20"/>
          <w:szCs w:val="20"/>
        </w:rPr>
        <w:t>Involved in </w:t>
      </w:r>
      <w:r>
        <w:rPr>
          <w:rFonts w:ascii="Calibri" w:eastAsia="Calibri" w:hAnsi="Calibri" w:cs="Calibri"/>
          <w:b/>
          <w:sz w:val="20"/>
          <w:szCs w:val="20"/>
        </w:rPr>
        <w:t xml:space="preserve">Continuous Integration (CI)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b/>
          <w:sz w:val="20"/>
          <w:szCs w:val="20"/>
        </w:rPr>
        <w:t> Continuous Delivery (CD)</w:t>
      </w:r>
      <w:r>
        <w:rPr>
          <w:rFonts w:ascii="Calibri" w:eastAsia="Calibri" w:hAnsi="Calibri" w:cs="Calibri"/>
          <w:sz w:val="20"/>
          <w:szCs w:val="20"/>
        </w:rPr>
        <w:t xml:space="preserve"> process implementation using </w:t>
      </w:r>
      <w:r>
        <w:rPr>
          <w:rFonts w:ascii="Calibri" w:eastAsia="Calibri" w:hAnsi="Calibri" w:cs="Calibri"/>
          <w:b/>
          <w:sz w:val="20"/>
          <w:szCs w:val="20"/>
        </w:rPr>
        <w:t>Jenkins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662F252D" w14:textId="77777777" w:rsidR="00FD696B" w:rsidRDefault="00FD696B">
      <w:pPr>
        <w:tabs>
          <w:tab w:val="left" w:pos="720"/>
        </w:tabs>
        <w:ind w:right="86"/>
        <w:jc w:val="both"/>
        <w:rPr>
          <w:rFonts w:ascii="Calibri" w:eastAsia="Calibri" w:hAnsi="Calibri" w:cs="Calibri"/>
          <w:sz w:val="20"/>
          <w:szCs w:val="20"/>
        </w:rPr>
      </w:pPr>
    </w:p>
    <w:p w14:paraId="39B221C4" w14:textId="77777777" w:rsidR="00FD696B" w:rsidRDefault="0012763A">
      <w:pPr>
        <w:tabs>
          <w:tab w:val="left" w:pos="720"/>
        </w:tabs>
        <w:ind w:right="86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Tools</w:t>
      </w:r>
      <w:r>
        <w:rPr>
          <w:rFonts w:ascii="Calibri" w:eastAsia="Calibri" w:hAnsi="Calibri" w:cs="Calibri"/>
          <w:sz w:val="20"/>
          <w:szCs w:val="20"/>
        </w:rPr>
        <w:t>: Python, RESTful Web Services, Lists and Dictionaries (Python data structures), Debugging Techniques (e.g., breakpoints, logging), Apache Airflow, SQL, MySQL, Django, Pyramid, Zope, Django Rest Framework, SSIS (SQL Server Integration Services),</w:t>
      </w:r>
    </w:p>
    <w:sdt>
      <w:sdtPr>
        <w:tag w:val="goog_rdk_1"/>
        <w:id w:val="233136258"/>
      </w:sdtPr>
      <w:sdtEndPr/>
      <w:sdtContent>
        <w:p w14:paraId="01C61DB2" w14:textId="77777777" w:rsidR="00FD696B" w:rsidRDefault="0012763A">
          <w:pPr>
            <w:tabs>
              <w:tab w:val="left" w:pos="720"/>
            </w:tabs>
            <w:ind w:right="86"/>
            <w:jc w:val="both"/>
            <w:rPr>
              <w:ins w:id="7" w:author="Tejaswini" w:date="2025-04-02T19:21:00Z"/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Jenkins</w:t>
          </w:r>
          <w:sdt>
            <w:sdtPr>
              <w:tag w:val="goog_rdk_0"/>
              <w:id w:val="-807318934"/>
            </w:sdtPr>
            <w:sdtEndPr/>
            <w:sdtContent/>
          </w:sdt>
        </w:p>
      </w:sdtContent>
    </w:sdt>
    <w:p w14:paraId="286DDFB3" w14:textId="77777777" w:rsidR="00FD696B" w:rsidRDefault="00FD696B">
      <w:pPr>
        <w:tabs>
          <w:tab w:val="left" w:pos="720"/>
        </w:tabs>
        <w:ind w:right="86"/>
        <w:jc w:val="both"/>
        <w:rPr>
          <w:rFonts w:ascii="Calibri" w:eastAsia="Calibri" w:hAnsi="Calibri" w:cs="Calibri"/>
          <w:sz w:val="20"/>
          <w:szCs w:val="20"/>
        </w:rPr>
      </w:pPr>
    </w:p>
    <w:sectPr w:rsidR="00FD696B">
      <w:pgSz w:w="11909" w:h="16834"/>
      <w:pgMar w:top="566" w:right="566" w:bottom="541" w:left="6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5604A"/>
    <w:multiLevelType w:val="multilevel"/>
    <w:tmpl w:val="64E03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DB46F4"/>
    <w:multiLevelType w:val="multilevel"/>
    <w:tmpl w:val="5EFAFD98"/>
    <w:lvl w:ilvl="0">
      <w:start w:val="1"/>
      <w:numFmt w:val="bullet"/>
      <w:lvlText w:val="●"/>
      <w:lvlJc w:val="left"/>
      <w:pPr>
        <w:ind w:left="510" w:hanging="420"/>
      </w:pPr>
      <w:rPr>
        <w:rFonts w:ascii="Noto Sans Symbols" w:eastAsia="Noto Sans Symbols" w:hAnsi="Noto Sans Symbols" w:cs="Noto Sans Symbols"/>
        <w:sz w:val="10"/>
        <w:szCs w:val="1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07E16B6"/>
    <w:multiLevelType w:val="multilevel"/>
    <w:tmpl w:val="EE5E09F2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0"/>
        <w:szCs w:val="10"/>
      </w:r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96B"/>
    <w:rsid w:val="00025A0A"/>
    <w:rsid w:val="00074471"/>
    <w:rsid w:val="000A0434"/>
    <w:rsid w:val="000B4197"/>
    <w:rsid w:val="0012763A"/>
    <w:rsid w:val="00183206"/>
    <w:rsid w:val="002D0F27"/>
    <w:rsid w:val="00310D89"/>
    <w:rsid w:val="00426666"/>
    <w:rsid w:val="00463AC1"/>
    <w:rsid w:val="004C412C"/>
    <w:rsid w:val="0060106D"/>
    <w:rsid w:val="006411EA"/>
    <w:rsid w:val="006F748A"/>
    <w:rsid w:val="00733459"/>
    <w:rsid w:val="00750144"/>
    <w:rsid w:val="0075694B"/>
    <w:rsid w:val="007C597E"/>
    <w:rsid w:val="00924A7C"/>
    <w:rsid w:val="0093419F"/>
    <w:rsid w:val="00944AA9"/>
    <w:rsid w:val="009E6322"/>
    <w:rsid w:val="00A5455E"/>
    <w:rsid w:val="00A765D3"/>
    <w:rsid w:val="00AD5BE9"/>
    <w:rsid w:val="00BB395F"/>
    <w:rsid w:val="00C579B2"/>
    <w:rsid w:val="00C66268"/>
    <w:rsid w:val="00D25D55"/>
    <w:rsid w:val="00E73324"/>
    <w:rsid w:val="00EF12F3"/>
    <w:rsid w:val="00EF7C4E"/>
    <w:rsid w:val="00FD6887"/>
    <w:rsid w:val="00FD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26EC"/>
  <w15:docId w15:val="{5F4BE422-6A3C-4D7E-AD00-A6E830F1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Style11">
    <w:name w:val="_Style 1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A0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jaswinik151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YHEjtVZL98rBIbPLK6niEHTblA==">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4178</TotalTime>
  <Pages>5</Pages>
  <Words>2578</Words>
  <Characters>14695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Laxman Vara</cp:lastModifiedBy>
  <cp:revision>103</cp:revision>
  <dcterms:created xsi:type="dcterms:W3CDTF">2025-05-09T14:52:00Z</dcterms:created>
  <dcterms:modified xsi:type="dcterms:W3CDTF">2025-06-09T15:04:00Z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1C45EB694537476F8EE95A2DC2C25C45</vt:lpwstr>
  </property>
</Properties>
</file>