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E161" w14:textId="77777777" w:rsidR="003B2764" w:rsidRPr="00443FB7" w:rsidRDefault="003B2764" w:rsidP="003E5F47">
      <w:pPr>
        <w:pStyle w:val="NoSpacing1"/>
        <w:spacing w:line="276" w:lineRule="auto"/>
        <w:ind w:left="360"/>
        <w:jc w:val="center"/>
        <w:rPr>
          <w:rFonts w:ascii="Tenorite" w:hAnsi="Tenorite"/>
          <w:b/>
        </w:rPr>
      </w:pPr>
      <w:r w:rsidRPr="00443FB7">
        <w:rPr>
          <w:rFonts w:ascii="Tenorite" w:hAnsi="Tenorite"/>
          <w:b/>
        </w:rPr>
        <w:t>VENKATA SAI SANTHOSH AVINASH VARMA GADIRAJU</w:t>
      </w:r>
    </w:p>
    <w:p w14:paraId="7FCB4C2E" w14:textId="686FF1D2" w:rsidR="003B2764" w:rsidRPr="00443FB7" w:rsidRDefault="003B2764" w:rsidP="003E5F47">
      <w:pPr>
        <w:pStyle w:val="NoSpacing1"/>
        <w:spacing w:line="276" w:lineRule="auto"/>
        <w:ind w:left="360"/>
        <w:jc w:val="center"/>
        <w:rPr>
          <w:rFonts w:ascii="Tenorite" w:hAnsi="Tenorite"/>
          <w:b/>
        </w:rPr>
      </w:pPr>
      <w:r w:rsidRPr="00443FB7">
        <w:rPr>
          <w:rFonts w:ascii="Tenorite" w:hAnsi="Tenorite"/>
          <w:b/>
        </w:rPr>
        <w:t>Sr .Net Full Stack Developer</w:t>
      </w:r>
    </w:p>
    <w:p w14:paraId="172157EF" w14:textId="23701CB8" w:rsidR="003B2764" w:rsidRPr="00443FB7" w:rsidRDefault="003B2764" w:rsidP="003E5F47">
      <w:pPr>
        <w:pStyle w:val="NoSpacing1"/>
        <w:spacing w:line="276" w:lineRule="auto"/>
        <w:ind w:left="360"/>
        <w:rPr>
          <w:rFonts w:ascii="Tenorite" w:hAnsi="Tenorite"/>
          <w:u w:val="single"/>
        </w:rPr>
      </w:pPr>
      <w:r w:rsidRPr="00443FB7">
        <w:rPr>
          <w:rFonts w:ascii="Tenorite" w:hAnsi="Tenorite"/>
          <w:b/>
        </w:rPr>
        <w:t>E-Mail</w:t>
      </w:r>
      <w:r w:rsidRPr="00443FB7">
        <w:rPr>
          <w:rFonts w:ascii="Tenorite" w:hAnsi="Tenorite"/>
        </w:rPr>
        <w:t xml:space="preserve">: </w:t>
      </w:r>
      <w:hyperlink r:id="rId6" w:history="1">
        <w:r w:rsidRPr="00443FB7">
          <w:rPr>
            <w:rStyle w:val="Hyperlink"/>
            <w:rFonts w:ascii="Tenorite" w:hAnsi="Tenorite"/>
          </w:rPr>
          <w:t>venkatagadiraju3@gmail.com</w:t>
        </w:r>
      </w:hyperlink>
    </w:p>
    <w:p w14:paraId="05363731" w14:textId="62B38CB5" w:rsidR="003B2764" w:rsidRPr="00443FB7" w:rsidRDefault="003B2764" w:rsidP="003E5F47">
      <w:pPr>
        <w:pStyle w:val="NoSpacing1"/>
        <w:spacing w:line="276" w:lineRule="auto"/>
        <w:ind w:left="360"/>
        <w:rPr>
          <w:rFonts w:ascii="Tenorite" w:hAnsi="Tenorite"/>
        </w:rPr>
      </w:pPr>
      <w:r w:rsidRPr="00443FB7">
        <w:rPr>
          <w:rFonts w:ascii="Tenorite" w:hAnsi="Tenorite"/>
          <w:b/>
        </w:rPr>
        <w:t>Phone</w:t>
      </w:r>
      <w:r w:rsidRPr="00443FB7">
        <w:rPr>
          <w:rFonts w:ascii="Tenorite" w:hAnsi="Tenorite"/>
        </w:rPr>
        <w:t>: (</w:t>
      </w:r>
      <w:r w:rsidRPr="00443FB7">
        <w:rPr>
          <w:rFonts w:ascii="Tenorite" w:hAnsi="Tenorite"/>
          <w:u w:val="single"/>
        </w:rPr>
        <w:t>770)-954-5572</w:t>
      </w:r>
    </w:p>
    <w:p w14:paraId="0BF00BC0" w14:textId="5C62B977" w:rsidR="003B2764" w:rsidRPr="00443FB7" w:rsidRDefault="003B2764" w:rsidP="003E5F47">
      <w:pPr>
        <w:pStyle w:val="NoSpacing1"/>
        <w:pBdr>
          <w:bottom w:val="single" w:sz="18" w:space="1" w:color="auto"/>
        </w:pBdr>
        <w:spacing w:line="276" w:lineRule="auto"/>
        <w:ind w:left="360"/>
        <w:rPr>
          <w:rFonts w:ascii="Tenorite" w:hAnsi="Tenorite"/>
        </w:rPr>
      </w:pPr>
      <w:r w:rsidRPr="00443FB7">
        <w:rPr>
          <w:rFonts w:ascii="Tenorite" w:hAnsi="Tenorite"/>
          <w:b/>
          <w:bCs/>
        </w:rPr>
        <w:t>Linked</w:t>
      </w:r>
      <w:r w:rsidR="00443FB7" w:rsidRPr="00443FB7">
        <w:rPr>
          <w:rFonts w:ascii="Tenorite" w:hAnsi="Tenorite"/>
          <w:b/>
          <w:bCs/>
        </w:rPr>
        <w:t>I</w:t>
      </w:r>
      <w:r w:rsidRPr="00443FB7">
        <w:rPr>
          <w:rFonts w:ascii="Tenorite" w:hAnsi="Tenorite"/>
          <w:b/>
          <w:bCs/>
        </w:rPr>
        <w:t>n</w:t>
      </w:r>
      <w:r w:rsidR="004E04D3" w:rsidRPr="00443FB7">
        <w:rPr>
          <w:rFonts w:ascii="Tenorite" w:hAnsi="Tenorite"/>
          <w:b/>
          <w:bCs/>
        </w:rPr>
        <w:t>:</w:t>
      </w:r>
      <w:r w:rsidR="00443FB7" w:rsidRPr="00443FB7">
        <w:rPr>
          <w:rFonts w:ascii="Tenorite" w:hAnsi="Tenorite"/>
          <w:b/>
          <w:bCs/>
        </w:rPr>
        <w:t xml:space="preserve"> </w:t>
      </w:r>
      <w:hyperlink r:id="rId7" w:history="1">
        <w:r w:rsidR="00443FB7" w:rsidRPr="00443FB7">
          <w:rPr>
            <w:rStyle w:val="Hyperlink"/>
            <w:rFonts w:ascii="Tenorite" w:hAnsi="Tenorite"/>
            <w:b/>
            <w:bCs/>
          </w:rPr>
          <w:t>http://www.linkedin.com/in/avinashgadiraju9596</w:t>
        </w:r>
      </w:hyperlink>
    </w:p>
    <w:p w14:paraId="12FF7A07" w14:textId="77777777" w:rsidR="003B2764" w:rsidRPr="00443FB7" w:rsidRDefault="003B2764" w:rsidP="003E5F47">
      <w:pPr>
        <w:pStyle w:val="NoSpacing1"/>
        <w:spacing w:line="276" w:lineRule="auto"/>
        <w:ind w:left="360"/>
        <w:rPr>
          <w:rFonts w:ascii="Tenorite" w:eastAsia="SimSun" w:hAnsi="Tenorite"/>
          <w:b/>
          <w:bCs/>
          <w:u w:val="single"/>
          <w:lang w:eastAsia="zh-CN" w:bidi="hi-IN"/>
        </w:rPr>
      </w:pPr>
      <w:r w:rsidRPr="00443FB7">
        <w:rPr>
          <w:rFonts w:ascii="Tenorite" w:eastAsia="SimSun" w:hAnsi="Tenorite"/>
          <w:b/>
          <w:bCs/>
          <w:u w:val="single"/>
          <w:lang w:eastAsia="zh-CN" w:bidi="hi-IN"/>
        </w:rPr>
        <w:t>PROFESSIONAL SUMMARY</w:t>
      </w:r>
    </w:p>
    <w:p w14:paraId="6DF917A3"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Over 10+ years of experience in the IT industry with expertise in Windows technologies using .NET (C#.NET) and web technologies, specializing in .NET Core, ASP.NET Web Forms, ASP.NET MVC (ASP.NET MVC 5), and Microsoft Azure Cloud offerings.</w:t>
      </w:r>
    </w:p>
    <w:p w14:paraId="080CB1CB"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Extensive programming experience in the .NET Framework (.NET Framework 4.8), .NET Core (.NET 6), ADO.NET, Microsoft Azure, SQL Server (SQL Server 2019), SQL Azure, and MSSQL.</w:t>
      </w:r>
    </w:p>
    <w:p w14:paraId="6A0D69AC"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Integrated Python scripts and libraries into .NET applications using Python and Python.NET, enabling seamless interoperability and leveraging the strengths of both ecosystems.</w:t>
      </w:r>
    </w:p>
    <w:p w14:paraId="1F9BDCC7"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Proficient in the full software development life cycle (SDLC) implementation, from requirements gathering to production deployment.</w:t>
      </w:r>
    </w:p>
    <w:p w14:paraId="39718A59"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Developed Internet applications utilizing Angular 11, JSON, and React, enhancing frontend interactivity and performance.</w:t>
      </w:r>
    </w:p>
    <w:p w14:paraId="53D539D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Skilled in front-end development using HTML5, CSS, and JavaScript frameworks like jQuery and Bootstrap, ensuring responsive design and user experience optimization.</w:t>
      </w:r>
    </w:p>
    <w:p w14:paraId="3617FDB0"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Extensive experience in developing, deploying, and managing cloud-based applications on Google Cloud Platform (GCP), including </w:t>
      </w:r>
      <w:proofErr w:type="spellStart"/>
      <w:r w:rsidRPr="00443FB7">
        <w:rPr>
          <w:rFonts w:ascii="Tenorite" w:eastAsia="SimSun" w:hAnsi="Tenorite"/>
          <w:lang w:eastAsia="zh-CN"/>
        </w:rPr>
        <w:t>BigQuery</w:t>
      </w:r>
      <w:proofErr w:type="spellEnd"/>
      <w:r w:rsidRPr="00443FB7">
        <w:rPr>
          <w:rFonts w:ascii="Tenorite" w:eastAsia="SimSun" w:hAnsi="Tenorite"/>
          <w:lang w:eastAsia="zh-CN"/>
        </w:rPr>
        <w:t>, GKE, Cloud Functions, and Cloud SQL, to support enterprise-grade solutions.</w:t>
      </w:r>
    </w:p>
    <w:p w14:paraId="516C1EF4"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Utilized </w:t>
      </w:r>
      <w:proofErr w:type="spellStart"/>
      <w:r w:rsidRPr="00443FB7">
        <w:rPr>
          <w:rFonts w:ascii="Tenorite" w:eastAsia="SimSun" w:hAnsi="Tenorite"/>
          <w:lang w:eastAsia="zh-CN"/>
        </w:rPr>
        <w:t>BigQuery's</w:t>
      </w:r>
      <w:proofErr w:type="spellEnd"/>
      <w:r w:rsidRPr="00443FB7">
        <w:rPr>
          <w:rFonts w:ascii="Tenorite" w:eastAsia="SimSun" w:hAnsi="Tenorite"/>
          <w:lang w:eastAsia="zh-CN"/>
        </w:rPr>
        <w:t xml:space="preserve"> authentication mechanisms, including service account credentials and OAuth 2.0, to secure access to </w:t>
      </w:r>
      <w:proofErr w:type="spellStart"/>
      <w:r w:rsidRPr="00443FB7">
        <w:rPr>
          <w:rFonts w:ascii="Tenorite" w:eastAsia="SimSun" w:hAnsi="Tenorite"/>
          <w:lang w:eastAsia="zh-CN"/>
        </w:rPr>
        <w:t>BigQuery</w:t>
      </w:r>
      <w:proofErr w:type="spellEnd"/>
      <w:r w:rsidRPr="00443FB7">
        <w:rPr>
          <w:rFonts w:ascii="Tenorite" w:eastAsia="SimSun" w:hAnsi="Tenorite"/>
          <w:lang w:eastAsia="zh-CN"/>
        </w:rPr>
        <w:t xml:space="preserve"> resources from .NET applications and enforce data access controls.</w:t>
      </w:r>
    </w:p>
    <w:p w14:paraId="3BEC6490"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Configured RabbitMQ instances and message queues to facilitate communication and data exchange between distributed system components, improving system reliability.</w:t>
      </w:r>
    </w:p>
    <w:p w14:paraId="76DAADB1"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Managed and configured Boomi API Gateway, ensuring smooth routing and forwarding of API requests to backend services.</w:t>
      </w:r>
    </w:p>
    <w:p w14:paraId="3E466725"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Proficient in designing and optimizing data pipelines using GCP services such as Dataflow, Pub/Sub, and </w:t>
      </w:r>
      <w:proofErr w:type="spellStart"/>
      <w:r w:rsidRPr="00443FB7">
        <w:rPr>
          <w:rFonts w:ascii="Tenorite" w:eastAsia="SimSun" w:hAnsi="Tenorite"/>
          <w:lang w:eastAsia="zh-CN"/>
        </w:rPr>
        <w:t>BigQuery</w:t>
      </w:r>
      <w:proofErr w:type="spellEnd"/>
      <w:r w:rsidRPr="00443FB7">
        <w:rPr>
          <w:rFonts w:ascii="Tenorite" w:eastAsia="SimSun" w:hAnsi="Tenorite"/>
          <w:lang w:eastAsia="zh-CN"/>
        </w:rPr>
        <w:t>, ensuring scalable data analytics and seamless integration for real-time processing.</w:t>
      </w:r>
    </w:p>
    <w:p w14:paraId="2DEFDC6C" w14:textId="1B23DCE0" w:rsidR="003B2764" w:rsidRPr="00443FB7" w:rsidRDefault="004E04D3"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 am skilled</w:t>
      </w:r>
      <w:r w:rsidR="003B2764" w:rsidRPr="00443FB7">
        <w:rPr>
          <w:rFonts w:ascii="Tenorite" w:eastAsia="SimSun" w:hAnsi="Tenorite"/>
          <w:lang w:eastAsia="zh-CN"/>
        </w:rPr>
        <w:t xml:space="preserve"> in performance optimization techniques, including database tuning, memory management, and code profiling to enhance application speed and scalability.</w:t>
      </w:r>
    </w:p>
    <w:p w14:paraId="65E7D6E0"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Actively participated in Agile ceremonies (daily stand-ups, sprint planning, reviews, and retrospectives) to enhance collaboration, transparency, and project progress within the team.</w:t>
      </w:r>
    </w:p>
    <w:p w14:paraId="0A2B3FB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Developed applications using technologies like LINQ, Windows Communication Foundation (WCF), Silverlight, and Telerik controls to meet business and technical requirements.</w:t>
      </w:r>
    </w:p>
    <w:p w14:paraId="38374DDB"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Implemented reusable control libraries in .NET Core, promoting code reuse and maintaining consistency across applications.</w:t>
      </w:r>
    </w:p>
    <w:p w14:paraId="3CB29B4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Proficient in load and performance testing for high-availability financial applications, using tools like JMeter and LoadRunner.</w:t>
      </w:r>
    </w:p>
    <w:p w14:paraId="2AFAFE8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Implemented CI/CD pipelines for Classic ASP.NET applications using modern DevOps practices and tools, automating build and deployment processes.</w:t>
      </w:r>
    </w:p>
    <w:p w14:paraId="7A02784C" w14:textId="6CA3739F"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Utilized </w:t>
      </w:r>
      <w:r w:rsidR="00FF6BD9" w:rsidRPr="00443FB7">
        <w:rPr>
          <w:rFonts w:ascii="Tenorite" w:eastAsia="SimSun" w:hAnsi="Tenorite"/>
          <w:lang w:eastAsia="zh-CN"/>
        </w:rPr>
        <w:t>Xamarin. Forms</w:t>
      </w:r>
      <w:r w:rsidRPr="00443FB7">
        <w:rPr>
          <w:rFonts w:ascii="Tenorite" w:eastAsia="SimSun" w:hAnsi="Tenorite"/>
          <w:lang w:eastAsia="zh-CN"/>
        </w:rPr>
        <w:t xml:space="preserve"> to create shared UI components and layouts for cross-platform mobile application development.</w:t>
      </w:r>
    </w:p>
    <w:p w14:paraId="4BCDE8DB"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Designed and implemented responsive UI layouts using WPF and ASP.NET MVC, ensuring compatibility across different screen sizes and resolutions.</w:t>
      </w:r>
    </w:p>
    <w:p w14:paraId="356AED1B"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Experience in MVC3 Razor and Entity Framework development, ensuring efficient database interaction and optimized application performance.</w:t>
      </w:r>
    </w:p>
    <w:p w14:paraId="6216EC97"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Implemented AJAX Control Toolkit and AJAX-enabled websites in ASP.NET to improve the user experience by enabling asynchronous updates and faster responses.</w:t>
      </w:r>
    </w:p>
    <w:p w14:paraId="247F3725"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Experience in ASP.NET Web Forms, ASP.NET State Management, ASP.NET Caching, and securing ASP.NET web applications.</w:t>
      </w:r>
    </w:p>
    <w:p w14:paraId="3F735B8F"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Integrated Okta as the identity provider for authentication and authorization in .NET Core applications, ensuring secure access control.</w:t>
      </w:r>
    </w:p>
    <w:p w14:paraId="478C63FA"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Developed and deployed secure web applications on Azure, implementing robust security measures and compliance standards.</w:t>
      </w:r>
    </w:p>
    <w:p w14:paraId="6FE43E4A"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lastRenderedPageBreak/>
        <w:t>Expertise in integrating .NET Core and Java technologies to deliver scalable, high-performance solutions for enterprises.</w:t>
      </w:r>
    </w:p>
    <w:p w14:paraId="2236A03C"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Extensive experience with ADO.NET objects (SQL Connection, SQL Command, Data Reader, Dataset, and Data Adapter) to interact with relational databases.</w:t>
      </w:r>
    </w:p>
    <w:p w14:paraId="24ADE14F"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Ensured adherence to financial regulations and compliance standards such as GDPR, PCI-DSS, SOX, and FISMA.</w:t>
      </w:r>
    </w:p>
    <w:p w14:paraId="3DA9606D"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Expertise in commercial RDBMS such as SQL Server 2008/2005, Oracle 10g/11g, Microsoft Access, and </w:t>
      </w:r>
      <w:proofErr w:type="spellStart"/>
      <w:r w:rsidRPr="00443FB7">
        <w:rPr>
          <w:rFonts w:ascii="Tenorite" w:eastAsia="SimSun" w:hAnsi="Tenorite"/>
          <w:lang w:eastAsia="zh-CN"/>
        </w:rPr>
        <w:t>multivalue</w:t>
      </w:r>
      <w:proofErr w:type="spellEnd"/>
      <w:r w:rsidRPr="00443FB7">
        <w:rPr>
          <w:rFonts w:ascii="Tenorite" w:eastAsia="SimSun" w:hAnsi="Tenorite"/>
          <w:lang w:eastAsia="zh-CN"/>
        </w:rPr>
        <w:t xml:space="preserve"> DBMS like Universe and </w:t>
      </w:r>
      <w:proofErr w:type="spellStart"/>
      <w:r w:rsidRPr="00443FB7">
        <w:rPr>
          <w:rFonts w:ascii="Tenorite" w:eastAsia="SimSun" w:hAnsi="Tenorite"/>
          <w:lang w:eastAsia="zh-CN"/>
        </w:rPr>
        <w:t>UniData</w:t>
      </w:r>
      <w:proofErr w:type="spellEnd"/>
      <w:r w:rsidRPr="00443FB7">
        <w:rPr>
          <w:rFonts w:ascii="Tenorite" w:eastAsia="SimSun" w:hAnsi="Tenorite"/>
          <w:lang w:eastAsia="zh-CN"/>
        </w:rPr>
        <w:t>.</w:t>
      </w:r>
    </w:p>
    <w:p w14:paraId="25E50F70"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Strong database design skills, including views, normalization, stored procedures, triggers, cursors, and functions for optimized data management.</w:t>
      </w:r>
    </w:p>
    <w:p w14:paraId="5F8E0D5C"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 xml:space="preserve">Experience with tools such as Visual Studio.Net (2005–2012), </w:t>
      </w:r>
      <w:proofErr w:type="spellStart"/>
      <w:r w:rsidRPr="00443FB7">
        <w:rPr>
          <w:rFonts w:ascii="Tenorite" w:eastAsia="SimSun" w:hAnsi="Tenorite"/>
          <w:lang w:eastAsia="zh-CN"/>
        </w:rPr>
        <w:t>FxCop</w:t>
      </w:r>
      <w:proofErr w:type="spellEnd"/>
      <w:r w:rsidRPr="00443FB7">
        <w:rPr>
          <w:rFonts w:ascii="Tenorite" w:eastAsia="SimSun" w:hAnsi="Tenorite"/>
          <w:lang w:eastAsia="zh-CN"/>
        </w:rPr>
        <w:t xml:space="preserve">, and </w:t>
      </w:r>
      <w:proofErr w:type="spellStart"/>
      <w:r w:rsidRPr="00443FB7">
        <w:rPr>
          <w:rFonts w:ascii="Tenorite" w:eastAsia="SimSun" w:hAnsi="Tenorite"/>
          <w:lang w:eastAsia="zh-CN"/>
        </w:rPr>
        <w:t>StyleCop</w:t>
      </w:r>
      <w:proofErr w:type="spellEnd"/>
      <w:r w:rsidRPr="00443FB7">
        <w:rPr>
          <w:rFonts w:ascii="Tenorite" w:eastAsia="SimSun" w:hAnsi="Tenorite"/>
          <w:lang w:eastAsia="zh-CN"/>
        </w:rPr>
        <w:t xml:space="preserve"> for code quality and consistency.</w:t>
      </w:r>
    </w:p>
    <w:p w14:paraId="67A35BCF"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Provisioned and configured AWS resources like EC2 instances, S3 buckets, RDS databases, and VPCs to support financial systems and ensure scalable cloud infrastructure.</w:t>
      </w:r>
    </w:p>
    <w:p w14:paraId="010608CB"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Expertise in cloud providers, including Amazon AWS (EC2/S3/VPC/SNS/AMI), Cloud Sigma, and Windows Azure.</w:t>
      </w:r>
    </w:p>
    <w:p w14:paraId="5F8BF92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Applied several design patterns such as Singleton, Factory, and Template Method to design robust, reusable, and maintainable systems.</w:t>
      </w:r>
    </w:p>
    <w:p w14:paraId="17E17FB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Implemented security measures (encryption, authentication, authorization) within .NET microservices on Kubernetes, ensuring compliance and data confidentiality.</w:t>
      </w:r>
    </w:p>
    <w:p w14:paraId="40EC95A6"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Designed and implemented CI/CD pipelines for .NET microservices on Kubernetes, using Azure DevOps and Jenkins to automate build, testing, and deployment processes.</w:t>
      </w:r>
    </w:p>
    <w:p w14:paraId="4F35CDCE"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Developed advanced reports, including drill-down, drill-through, and nested reports using SQL Server Reporting Services (SSRS).</w:t>
      </w:r>
    </w:p>
    <w:p w14:paraId="5E254322"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Created TypeScript reusable components and services for REST API consumption using Angular 8, addressing UI issues with front-end technologies such as HTML, CSS, Bootstrap, and AJAX.</w:t>
      </w:r>
    </w:p>
    <w:p w14:paraId="568D4D63" w14:textId="77777777" w:rsidR="003B2764" w:rsidRPr="00443FB7" w:rsidRDefault="003B2764" w:rsidP="001E0868">
      <w:pPr>
        <w:pStyle w:val="NoSpacing1"/>
        <w:spacing w:line="276" w:lineRule="auto"/>
        <w:ind w:left="360"/>
        <w:jc w:val="both"/>
        <w:rPr>
          <w:rFonts w:ascii="Tenorite" w:eastAsia="SimSun" w:hAnsi="Tenorite"/>
          <w:lang w:eastAsia="zh-CN"/>
        </w:rPr>
      </w:pPr>
      <w:r w:rsidRPr="00443FB7">
        <w:rPr>
          <w:rFonts w:ascii="Tenorite" w:eastAsia="SimSun" w:hAnsi="Tenorite"/>
          <w:lang w:eastAsia="zh-CN"/>
        </w:rPr>
        <w:t>Experience in SQL Server Integration Services (SSIS) for extracting and transforming data, supporting complex data workflows.</w:t>
      </w:r>
    </w:p>
    <w:p w14:paraId="3BA98086" w14:textId="77777777" w:rsidR="001E0868" w:rsidRPr="00443FB7" w:rsidRDefault="00745112" w:rsidP="001E0868">
      <w:pPr>
        <w:pStyle w:val="NoSpacing1"/>
        <w:spacing w:line="276" w:lineRule="auto"/>
        <w:ind w:left="360"/>
        <w:jc w:val="both"/>
        <w:rPr>
          <w:rFonts w:ascii="Tenorite" w:eastAsia="SimSun" w:hAnsi="Tenorite"/>
          <w:lang w:eastAsia="zh-CN" w:bidi="hi-IN"/>
        </w:rPr>
      </w:pPr>
      <w:r w:rsidRPr="00443FB7">
        <w:rPr>
          <w:rFonts w:ascii="Tenorite" w:eastAsia="SimSun" w:hAnsi="Tenorite"/>
          <w:b/>
          <w:bCs/>
          <w:lang w:eastAsia="zh-CN" w:bidi="hi-IN"/>
        </w:rPr>
        <w:t>Maintained and enhanced legacy WPF and WinForms applications</w:t>
      </w:r>
      <w:r w:rsidRPr="00443FB7">
        <w:rPr>
          <w:rFonts w:ascii="Tenorite" w:eastAsia="SimSun" w:hAnsi="Tenorite"/>
          <w:lang w:eastAsia="zh-CN" w:bidi="hi-IN"/>
        </w:rPr>
        <w:t>, improving functionality and user experience.</w:t>
      </w:r>
      <w:r w:rsidRPr="00443FB7">
        <w:rPr>
          <w:rFonts w:ascii="Tenorite" w:eastAsia="SimSun" w:hAnsi="Tenorite"/>
          <w:lang w:eastAsia="zh-CN" w:bidi="hi-IN"/>
        </w:rPr>
        <w:br/>
        <w:t xml:space="preserve"> </w:t>
      </w:r>
      <w:r w:rsidRPr="00443FB7">
        <w:rPr>
          <w:rFonts w:ascii="Tenorite" w:eastAsia="SimSun" w:hAnsi="Tenorite"/>
          <w:b/>
          <w:bCs/>
          <w:lang w:eastAsia="zh-CN" w:bidi="hi-IN"/>
        </w:rPr>
        <w:t>Led the migration of legacy desktop applications to modern .NET Core/.NET 8 frameworks</w:t>
      </w:r>
      <w:r w:rsidRPr="00443FB7">
        <w:rPr>
          <w:rFonts w:ascii="Tenorite" w:eastAsia="SimSun" w:hAnsi="Tenorite"/>
          <w:lang w:eastAsia="zh-CN" w:bidi="hi-IN"/>
        </w:rPr>
        <w:t>, reducing technical debt and improving maintainability.</w:t>
      </w:r>
    </w:p>
    <w:p w14:paraId="4B9B9A34" w14:textId="3849B875" w:rsidR="00451CE5" w:rsidRPr="00443FB7" w:rsidRDefault="00774D0C" w:rsidP="00423E13">
      <w:pPr>
        <w:pStyle w:val="NoSpacing1"/>
        <w:spacing w:line="276" w:lineRule="auto"/>
        <w:ind w:left="360"/>
        <w:jc w:val="both"/>
        <w:rPr>
          <w:rFonts w:ascii="Tenorite" w:hAnsi="Tenorite"/>
        </w:rPr>
      </w:pPr>
      <w:r w:rsidRPr="00443FB7">
        <w:rPr>
          <w:rStyle w:val="Strong"/>
          <w:rFonts w:ascii="Tenorite" w:eastAsiaTheme="majorEastAsia" w:hAnsi="Tenorite"/>
        </w:rPr>
        <w:t>Developed and managed enterprise application integrations</w:t>
      </w:r>
      <w:r w:rsidRPr="00443FB7">
        <w:rPr>
          <w:rFonts w:ascii="Tenorite" w:hAnsi="Tenorite"/>
        </w:rPr>
        <w:t xml:space="preserve"> using </w:t>
      </w:r>
      <w:r w:rsidRPr="00443FB7">
        <w:rPr>
          <w:rStyle w:val="Strong"/>
          <w:rFonts w:ascii="Tenorite" w:eastAsiaTheme="majorEastAsia" w:hAnsi="Tenorite"/>
        </w:rPr>
        <w:t>Microsoft BizTalk Server</w:t>
      </w:r>
      <w:r w:rsidRPr="00443FB7">
        <w:rPr>
          <w:rFonts w:ascii="Tenorite" w:hAnsi="Tenorite"/>
        </w:rPr>
        <w:t xml:space="preserve"> for message brokering and </w:t>
      </w:r>
      <w:proofErr w:type="spellStart"/>
      <w:r w:rsidRPr="00443FB7">
        <w:rPr>
          <w:rFonts w:ascii="Tenorite" w:hAnsi="Tenorite"/>
        </w:rPr>
        <w:t>datatransformation</w:t>
      </w:r>
      <w:proofErr w:type="spellEnd"/>
      <w:r w:rsidRPr="00443FB7">
        <w:rPr>
          <w:rFonts w:ascii="Tenorite" w:hAnsi="Tenorite"/>
        </w:rPr>
        <w:t>.</w:t>
      </w:r>
      <w:r w:rsidRPr="00443FB7">
        <w:rPr>
          <w:rFonts w:ascii="Tenorite" w:hAnsi="Tenorite"/>
        </w:rPr>
        <w:br/>
      </w:r>
      <w:r w:rsidRPr="00443FB7">
        <w:rPr>
          <w:rStyle w:val="Strong"/>
          <w:rFonts w:ascii="Tenorite" w:eastAsiaTheme="majorEastAsia" w:hAnsi="Tenorite"/>
        </w:rPr>
        <w:t>Implemented EDI transactions (X12 - 834, 835, 837) processing</w:t>
      </w:r>
      <w:r w:rsidRPr="00443FB7">
        <w:rPr>
          <w:rFonts w:ascii="Tenorite" w:hAnsi="Tenorite"/>
        </w:rPr>
        <w:t xml:space="preserve"> via BizTalk, ensuring seamless data exchange with healthcare providers and payers.</w:t>
      </w:r>
    </w:p>
    <w:p w14:paraId="5AEDFBBB" w14:textId="6CA7F3FD" w:rsidR="00774D0C" w:rsidRPr="00443FB7" w:rsidRDefault="00774D0C" w:rsidP="00423E13">
      <w:pPr>
        <w:pStyle w:val="NoSpacing1"/>
        <w:spacing w:line="276" w:lineRule="auto"/>
        <w:ind w:left="360"/>
        <w:jc w:val="both"/>
        <w:rPr>
          <w:rFonts w:ascii="Tenorite" w:eastAsia="SimSun" w:hAnsi="Tenorite"/>
          <w:lang w:eastAsia="zh-CN" w:bidi="hi-IN"/>
        </w:rPr>
      </w:pPr>
      <w:r w:rsidRPr="00443FB7">
        <w:rPr>
          <w:rStyle w:val="Strong"/>
          <w:rFonts w:ascii="Tenorite" w:eastAsiaTheme="majorEastAsia" w:hAnsi="Tenorite"/>
        </w:rPr>
        <w:t>Designed SSRS reports for real-time data visualization and business intelligence</w:t>
      </w:r>
      <w:r w:rsidRPr="00443FB7">
        <w:rPr>
          <w:rFonts w:ascii="Tenorite" w:hAnsi="Tenorite"/>
        </w:rPr>
        <w:t>, improving decision-making and operationalefficiency.</w:t>
      </w:r>
      <w:r w:rsidRPr="00443FB7">
        <w:rPr>
          <w:rFonts w:ascii="Tenorite" w:hAnsi="Tenorite"/>
        </w:rPr>
        <w:br/>
        <w:t xml:space="preserve"> </w:t>
      </w:r>
      <w:r w:rsidRPr="00443FB7">
        <w:rPr>
          <w:rStyle w:val="Strong"/>
          <w:rFonts w:ascii="Tenorite" w:eastAsiaTheme="majorEastAsia" w:hAnsi="Tenorite"/>
        </w:rPr>
        <w:t>Automated data workflows using SSIS and SQL Server Agent Jobs</w:t>
      </w:r>
      <w:r w:rsidRPr="00443FB7">
        <w:rPr>
          <w:rFonts w:ascii="Tenorite" w:hAnsi="Tenorite"/>
        </w:rPr>
        <w:t>, reducing manual intervention and enhancing data pipeline reliability</w:t>
      </w:r>
    </w:p>
    <w:p w14:paraId="49C25B39" w14:textId="69841444" w:rsidR="003B2764" w:rsidRPr="00443FB7" w:rsidRDefault="003B2764" w:rsidP="003E5F47">
      <w:pPr>
        <w:spacing w:before="100" w:beforeAutospacing="1" w:after="100" w:afterAutospacing="1" w:line="240" w:lineRule="auto"/>
        <w:ind w:left="360"/>
        <w:rPr>
          <w:rFonts w:ascii="Tenorite" w:eastAsia="Times New Roman" w:hAnsi="Tenorite" w:cs="Times New Roman"/>
          <w:sz w:val="20"/>
          <w:szCs w:val="20"/>
          <w:lang w:val="en-IN" w:eastAsia="en-IN"/>
        </w:rPr>
      </w:pPr>
      <w:r w:rsidRPr="00443FB7">
        <w:rPr>
          <w:rFonts w:ascii="Tenorite" w:eastAsia="SimSun" w:hAnsi="Tenorite" w:cs="Times New Roman"/>
          <w:b/>
          <w:bCs/>
          <w:lang w:eastAsia="zh-CN"/>
        </w:rPr>
        <w:t>EDUCATION</w:t>
      </w:r>
    </w:p>
    <w:p w14:paraId="40327CEA" w14:textId="2D4E2421" w:rsidR="003B2764" w:rsidRPr="00443FB7" w:rsidRDefault="00443FB7" w:rsidP="003E5F47">
      <w:pPr>
        <w:pStyle w:val="NoSpacing1"/>
        <w:spacing w:line="276" w:lineRule="auto"/>
        <w:ind w:left="360"/>
        <w:jc w:val="both"/>
        <w:rPr>
          <w:rFonts w:ascii="Tenorite" w:hAnsi="Tenorite"/>
        </w:rPr>
      </w:pPr>
      <w:r w:rsidRPr="00443FB7">
        <w:rPr>
          <w:rFonts w:ascii="Tenorite" w:hAnsi="Tenorite"/>
        </w:rPr>
        <w:t>Masters</w:t>
      </w:r>
      <w:r w:rsidR="00423E13" w:rsidRPr="00443FB7">
        <w:rPr>
          <w:rFonts w:ascii="Tenorite" w:hAnsi="Tenorite"/>
        </w:rPr>
        <w:t xml:space="preserve"> in computer science</w:t>
      </w:r>
      <w:r w:rsidR="003B2764" w:rsidRPr="00443FB7">
        <w:rPr>
          <w:rFonts w:ascii="Tenorite" w:hAnsi="Tenorite"/>
        </w:rPr>
        <w:t xml:space="preserve"> from</w:t>
      </w:r>
      <w:r w:rsidR="00146373" w:rsidRPr="00443FB7">
        <w:rPr>
          <w:rFonts w:ascii="Tenorite" w:hAnsi="Tenorite"/>
        </w:rPr>
        <w:t xml:space="preserve"> Auburn University at Montgomery</w:t>
      </w:r>
      <w:r w:rsidR="003B2764" w:rsidRPr="00443FB7">
        <w:rPr>
          <w:rFonts w:ascii="Tenorite" w:hAnsi="Tenorite"/>
        </w:rPr>
        <w:t xml:space="preserve"> </w:t>
      </w:r>
      <w:r w:rsidR="00CD0B7C" w:rsidRPr="00443FB7">
        <w:rPr>
          <w:rFonts w:ascii="Tenorite" w:hAnsi="Tenorite"/>
        </w:rPr>
        <w:t>Dec</w:t>
      </w:r>
      <w:r w:rsidR="003B2764" w:rsidRPr="00443FB7">
        <w:rPr>
          <w:rFonts w:ascii="Tenorite" w:hAnsi="Tenorite"/>
        </w:rPr>
        <w:t xml:space="preserve"> 201</w:t>
      </w:r>
      <w:r w:rsidR="00CD0B7C" w:rsidRPr="00443FB7">
        <w:rPr>
          <w:rFonts w:ascii="Tenorite" w:hAnsi="Tenorite"/>
        </w:rPr>
        <w:t>3</w:t>
      </w:r>
    </w:p>
    <w:p w14:paraId="0E63B9D3" w14:textId="586A1522" w:rsidR="00FF6BD9" w:rsidRPr="00443FB7" w:rsidRDefault="00FF6BD9" w:rsidP="003E5F47">
      <w:pPr>
        <w:pStyle w:val="NoSpacing1"/>
        <w:spacing w:line="276" w:lineRule="auto"/>
        <w:ind w:left="360"/>
        <w:jc w:val="both"/>
        <w:rPr>
          <w:rFonts w:ascii="Tenorite" w:hAnsi="Tenorite"/>
        </w:rPr>
      </w:pPr>
      <w:r w:rsidRPr="00443FB7">
        <w:rPr>
          <w:rFonts w:ascii="Tenorite" w:hAnsi="Tenorite"/>
        </w:rPr>
        <w:t xml:space="preserve">Bachelors in Electronics and Communication engineering from Amrita Viswa Vidyapeetham 2008 </w:t>
      </w:r>
      <w:r w:rsidR="00072230" w:rsidRPr="00443FB7">
        <w:rPr>
          <w:rFonts w:ascii="Tenorite" w:hAnsi="Tenorite"/>
        </w:rPr>
        <w:t xml:space="preserve">August </w:t>
      </w:r>
      <w:r w:rsidRPr="00443FB7">
        <w:rPr>
          <w:rFonts w:ascii="Tenorite" w:hAnsi="Tenorite"/>
        </w:rPr>
        <w:t xml:space="preserve">to 2012 </w:t>
      </w:r>
      <w:r w:rsidR="00072230" w:rsidRPr="00443FB7">
        <w:rPr>
          <w:rFonts w:ascii="Tenorite" w:hAnsi="Tenorite"/>
        </w:rPr>
        <w:t>April</w:t>
      </w:r>
    </w:p>
    <w:p w14:paraId="4FBBAAB6" w14:textId="77777777" w:rsidR="00FF6BD9" w:rsidRPr="00443FB7" w:rsidRDefault="00FF6BD9" w:rsidP="003E5F47">
      <w:pPr>
        <w:pStyle w:val="NoSpacing1"/>
        <w:spacing w:line="276" w:lineRule="auto"/>
        <w:ind w:left="720"/>
        <w:rPr>
          <w:rFonts w:ascii="Tenorite" w:hAnsi="Tenorite"/>
        </w:rPr>
      </w:pPr>
    </w:p>
    <w:p w14:paraId="6BEEE35D" w14:textId="77777777" w:rsidR="003B2764" w:rsidRPr="00443FB7" w:rsidRDefault="003B2764" w:rsidP="003E5F47">
      <w:pPr>
        <w:pStyle w:val="NoSpacing1"/>
        <w:spacing w:line="276" w:lineRule="auto"/>
        <w:ind w:left="360"/>
        <w:rPr>
          <w:rFonts w:ascii="Tenorite" w:eastAsia="SimSun" w:hAnsi="Tenorite"/>
          <w:b/>
          <w:bCs/>
          <w:u w:val="single"/>
          <w:lang w:eastAsia="zh-CN" w:bidi="hi-IN"/>
        </w:rPr>
      </w:pPr>
      <w:r w:rsidRPr="00443FB7">
        <w:rPr>
          <w:rFonts w:ascii="Tenorite" w:eastAsia="SimSun" w:hAnsi="Tenorite"/>
          <w:b/>
          <w:bCs/>
          <w:u w:val="single"/>
          <w:lang w:eastAsia="zh-CN" w:bidi="hi-IN"/>
        </w:rPr>
        <w:t>TECHNICAL SKILLS</w:t>
      </w:r>
    </w:p>
    <w:tbl>
      <w:tblPr>
        <w:tblW w:w="10524" w:type="dxa"/>
        <w:tblInd w:w="108" w:type="dxa"/>
        <w:tblLayout w:type="fixed"/>
        <w:tblLook w:val="04A0" w:firstRow="1" w:lastRow="0" w:firstColumn="1" w:lastColumn="0" w:noHBand="0" w:noVBand="1"/>
      </w:tblPr>
      <w:tblGrid>
        <w:gridCol w:w="3077"/>
        <w:gridCol w:w="7447"/>
      </w:tblGrid>
      <w:tr w:rsidR="003B2764" w:rsidRPr="00443FB7" w14:paraId="6A10E0DC" w14:textId="77777777" w:rsidTr="00200BC4">
        <w:trPr>
          <w:trHeight w:val="130"/>
        </w:trPr>
        <w:tc>
          <w:tcPr>
            <w:tcW w:w="3077" w:type="dxa"/>
            <w:tcBorders>
              <w:top w:val="single" w:sz="4" w:space="0" w:color="000000"/>
              <w:left w:val="single" w:sz="4" w:space="0" w:color="000000"/>
              <w:bottom w:val="single" w:sz="4" w:space="0" w:color="000000"/>
            </w:tcBorders>
            <w:shd w:val="clear" w:color="auto" w:fill="auto"/>
            <w:vAlign w:val="center"/>
          </w:tcPr>
          <w:p w14:paraId="46955621" w14:textId="77777777" w:rsidR="003B2764" w:rsidRPr="00443FB7" w:rsidRDefault="003B2764" w:rsidP="003E5F47">
            <w:pPr>
              <w:pStyle w:val="NoSpacing1"/>
              <w:ind w:left="360"/>
              <w:rPr>
                <w:rFonts w:ascii="Tenorite" w:hAnsi="Tenorite"/>
              </w:rPr>
            </w:pPr>
            <w:r w:rsidRPr="00443FB7">
              <w:rPr>
                <w:rFonts w:ascii="Tenorite" w:hAnsi="Tenorite"/>
              </w:rPr>
              <w:t>Programming Languages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606D4" w14:textId="47564AFA" w:rsidR="003B2764" w:rsidRPr="00443FB7" w:rsidRDefault="003B2764" w:rsidP="003E5F47">
            <w:pPr>
              <w:pStyle w:val="NoSpacing1"/>
              <w:spacing w:line="276" w:lineRule="auto"/>
              <w:ind w:left="360"/>
              <w:rPr>
                <w:rFonts w:ascii="Tenorite" w:hAnsi="Tenorite"/>
              </w:rPr>
            </w:pPr>
            <w:r w:rsidRPr="00443FB7">
              <w:rPr>
                <w:rFonts w:ascii="Tenorite" w:hAnsi="Tenorite"/>
                <w:bCs/>
              </w:rPr>
              <w:t>C#.NET, VB.NET, C, C++, Java,</w:t>
            </w:r>
            <w:r w:rsidRPr="00443FB7">
              <w:rPr>
                <w:rFonts w:ascii="Tenorite" w:hAnsi="Tenorite"/>
              </w:rPr>
              <w:t xml:space="preserve"> PL/SQL, Type Script.</w:t>
            </w:r>
          </w:p>
        </w:tc>
      </w:tr>
      <w:tr w:rsidR="003B2764" w:rsidRPr="00443FB7" w14:paraId="15A4FA05" w14:textId="77777777" w:rsidTr="00200BC4">
        <w:trPr>
          <w:trHeight w:val="130"/>
        </w:trPr>
        <w:tc>
          <w:tcPr>
            <w:tcW w:w="3077" w:type="dxa"/>
            <w:tcBorders>
              <w:top w:val="single" w:sz="4" w:space="0" w:color="000000"/>
              <w:left w:val="single" w:sz="4" w:space="0" w:color="000000"/>
              <w:bottom w:val="single" w:sz="4" w:space="0" w:color="000000"/>
            </w:tcBorders>
            <w:shd w:val="clear" w:color="auto" w:fill="auto"/>
            <w:vAlign w:val="center"/>
          </w:tcPr>
          <w:p w14:paraId="248F3CB4" w14:textId="77777777" w:rsidR="003B2764" w:rsidRPr="00443FB7" w:rsidRDefault="003B2764" w:rsidP="003E5F47">
            <w:pPr>
              <w:pStyle w:val="NoSpacing1"/>
              <w:ind w:left="360"/>
              <w:rPr>
                <w:rFonts w:ascii="Tenorite" w:hAnsi="Tenorite"/>
              </w:rPr>
            </w:pPr>
            <w:r w:rsidRPr="00443FB7">
              <w:rPr>
                <w:rFonts w:ascii="Tenorite" w:hAnsi="Tenorite"/>
              </w:rPr>
              <w:t>NET platform</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884A2"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 xml:space="preserve">.Net Core, C#.NET, ASP.NET Web Forms, ASP.NET MVC, ADO.NET, WCF, Web API, Microservices, WPF, NHibernate, LINQ.   </w:t>
            </w:r>
          </w:p>
        </w:tc>
      </w:tr>
      <w:tr w:rsidR="003B2764" w:rsidRPr="00443FB7" w14:paraId="7E5462F2" w14:textId="77777777" w:rsidTr="00200BC4">
        <w:trPr>
          <w:trHeight w:val="166"/>
        </w:trPr>
        <w:tc>
          <w:tcPr>
            <w:tcW w:w="3077" w:type="dxa"/>
            <w:tcBorders>
              <w:top w:val="single" w:sz="4" w:space="0" w:color="000000"/>
              <w:left w:val="single" w:sz="4" w:space="0" w:color="000000"/>
              <w:bottom w:val="single" w:sz="4" w:space="0" w:color="000000"/>
            </w:tcBorders>
            <w:shd w:val="clear" w:color="auto" w:fill="auto"/>
            <w:vAlign w:val="center"/>
          </w:tcPr>
          <w:p w14:paraId="75184A02" w14:textId="77777777" w:rsidR="003B2764" w:rsidRPr="00443FB7" w:rsidRDefault="003B2764" w:rsidP="003E5F47">
            <w:pPr>
              <w:pStyle w:val="NoSpacing1"/>
              <w:ind w:left="360"/>
              <w:rPr>
                <w:rFonts w:ascii="Tenorite" w:hAnsi="Tenorite"/>
              </w:rPr>
            </w:pPr>
            <w:r w:rsidRPr="00443FB7">
              <w:rPr>
                <w:rFonts w:ascii="Tenorite" w:hAnsi="Tenorite"/>
              </w:rPr>
              <w:t>Web Technologies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C37C5" w14:textId="0C41047F" w:rsidR="003B2764" w:rsidRPr="00443FB7" w:rsidRDefault="003B2764" w:rsidP="003E5F47">
            <w:pPr>
              <w:pStyle w:val="NoSpacing1"/>
              <w:spacing w:line="276" w:lineRule="auto"/>
              <w:ind w:left="360"/>
              <w:rPr>
                <w:rFonts w:ascii="Tenorite" w:hAnsi="Tenorite"/>
              </w:rPr>
            </w:pPr>
            <w:r w:rsidRPr="00443FB7">
              <w:rPr>
                <w:rFonts w:ascii="Tenorite" w:hAnsi="Tenorite"/>
                <w:bCs/>
              </w:rPr>
              <w:t>JavaScript, HTML, XML, XSL, jQuery, DHTML, CSS3, and XSL, XHTML, Microsoft AJAX, Html5, Angular 2/7/8/15/16</w:t>
            </w:r>
            <w:r w:rsidR="00FD5C7B" w:rsidRPr="00443FB7">
              <w:rPr>
                <w:rFonts w:ascii="Tenorite" w:hAnsi="Tenorite"/>
                <w:bCs/>
              </w:rPr>
              <w:t>/18</w:t>
            </w:r>
            <w:r w:rsidRPr="00443FB7">
              <w:rPr>
                <w:rFonts w:ascii="Tenorite" w:hAnsi="Tenorite"/>
                <w:bCs/>
              </w:rPr>
              <w:t>, React.js</w:t>
            </w:r>
          </w:p>
        </w:tc>
      </w:tr>
      <w:tr w:rsidR="003B2764" w:rsidRPr="00443FB7" w14:paraId="1027F6C0" w14:textId="77777777" w:rsidTr="00200BC4">
        <w:trPr>
          <w:trHeight w:val="163"/>
        </w:trPr>
        <w:tc>
          <w:tcPr>
            <w:tcW w:w="3077" w:type="dxa"/>
            <w:tcBorders>
              <w:top w:val="single" w:sz="4" w:space="0" w:color="000000"/>
              <w:left w:val="single" w:sz="4" w:space="0" w:color="000000"/>
              <w:bottom w:val="single" w:sz="4" w:space="0" w:color="000000"/>
            </w:tcBorders>
            <w:shd w:val="clear" w:color="auto" w:fill="auto"/>
            <w:vAlign w:val="center"/>
          </w:tcPr>
          <w:p w14:paraId="0664CAB7" w14:textId="77777777" w:rsidR="003B2764" w:rsidRPr="00443FB7" w:rsidRDefault="003B2764" w:rsidP="003E5F47">
            <w:pPr>
              <w:pStyle w:val="NoSpacing1"/>
              <w:ind w:left="360"/>
              <w:rPr>
                <w:rFonts w:ascii="Tenorite" w:hAnsi="Tenorite"/>
              </w:rPr>
            </w:pPr>
            <w:r w:rsidRPr="00443FB7">
              <w:rPr>
                <w:rFonts w:ascii="Tenorite" w:hAnsi="Tenorite"/>
              </w:rPr>
              <w:t>Business &amp; Portal Technologies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17810"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WSS 3.0, SharePoint Server 2007, MS Office 2007.</w:t>
            </w:r>
          </w:p>
        </w:tc>
      </w:tr>
      <w:tr w:rsidR="003B2764" w:rsidRPr="00443FB7" w14:paraId="32C9EE03" w14:textId="77777777" w:rsidTr="00200BC4">
        <w:trPr>
          <w:trHeight w:val="156"/>
        </w:trPr>
        <w:tc>
          <w:tcPr>
            <w:tcW w:w="3077" w:type="dxa"/>
            <w:tcBorders>
              <w:top w:val="single" w:sz="4" w:space="0" w:color="000000"/>
              <w:left w:val="single" w:sz="4" w:space="0" w:color="000000"/>
              <w:bottom w:val="single" w:sz="4" w:space="0" w:color="000000"/>
            </w:tcBorders>
            <w:shd w:val="clear" w:color="auto" w:fill="auto"/>
            <w:vAlign w:val="center"/>
          </w:tcPr>
          <w:p w14:paraId="6831DDAB" w14:textId="77777777" w:rsidR="003B2764" w:rsidRPr="00443FB7" w:rsidRDefault="003B2764" w:rsidP="003E5F47">
            <w:pPr>
              <w:pStyle w:val="NoSpacing1"/>
              <w:ind w:left="360"/>
              <w:rPr>
                <w:rFonts w:ascii="Tenorite" w:hAnsi="Tenorite"/>
              </w:rPr>
            </w:pPr>
            <w:r w:rsidRPr="00443FB7">
              <w:rPr>
                <w:rFonts w:ascii="Tenorite" w:hAnsi="Tenorite"/>
              </w:rPr>
              <w:t>Databases (RDBMS)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11D29E"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MS-SQL Server 7.0/2000/2005/2008, Oracle 10g, MS Access, MySQL, MongoDB, MSSQL, SSRS, SSIS, MongoDB, DynamoDB, Redis</w:t>
            </w:r>
          </w:p>
        </w:tc>
      </w:tr>
      <w:tr w:rsidR="003B2764" w:rsidRPr="00443FB7" w14:paraId="435547A7" w14:textId="77777777" w:rsidTr="00200BC4">
        <w:trPr>
          <w:trHeight w:val="126"/>
        </w:trPr>
        <w:tc>
          <w:tcPr>
            <w:tcW w:w="3077" w:type="dxa"/>
            <w:tcBorders>
              <w:top w:val="single" w:sz="4" w:space="0" w:color="000000"/>
              <w:left w:val="single" w:sz="4" w:space="0" w:color="000000"/>
              <w:bottom w:val="single" w:sz="4" w:space="0" w:color="000000"/>
            </w:tcBorders>
            <w:shd w:val="clear" w:color="auto" w:fill="auto"/>
            <w:vAlign w:val="center"/>
          </w:tcPr>
          <w:p w14:paraId="07BCB12D" w14:textId="77777777" w:rsidR="003B2764" w:rsidRPr="00443FB7" w:rsidRDefault="003B2764" w:rsidP="003E5F47">
            <w:pPr>
              <w:pStyle w:val="NoSpacing1"/>
              <w:ind w:left="360"/>
              <w:rPr>
                <w:rFonts w:ascii="Tenorite" w:hAnsi="Tenorite"/>
              </w:rPr>
            </w:pPr>
            <w:r w:rsidRPr="00443FB7">
              <w:rPr>
                <w:rFonts w:ascii="Tenorite" w:hAnsi="Tenorite"/>
              </w:rPr>
              <w:t>Middle Ware</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5B4C8"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COM, DCOM, ActiveX, Remoting.</w:t>
            </w:r>
          </w:p>
        </w:tc>
      </w:tr>
      <w:tr w:rsidR="003B2764" w:rsidRPr="00443FB7" w14:paraId="0B5B4285" w14:textId="77777777" w:rsidTr="00200BC4">
        <w:trPr>
          <w:trHeight w:val="81"/>
        </w:trPr>
        <w:tc>
          <w:tcPr>
            <w:tcW w:w="3077" w:type="dxa"/>
            <w:tcBorders>
              <w:top w:val="single" w:sz="4" w:space="0" w:color="000000"/>
              <w:left w:val="single" w:sz="4" w:space="0" w:color="000000"/>
              <w:bottom w:val="single" w:sz="4" w:space="0" w:color="000000"/>
            </w:tcBorders>
            <w:shd w:val="clear" w:color="auto" w:fill="auto"/>
            <w:vAlign w:val="center"/>
          </w:tcPr>
          <w:p w14:paraId="39AABA32" w14:textId="77777777" w:rsidR="003B2764" w:rsidRPr="00443FB7" w:rsidRDefault="003B2764" w:rsidP="003E5F47">
            <w:pPr>
              <w:pStyle w:val="NoSpacing1"/>
              <w:ind w:left="360"/>
              <w:rPr>
                <w:rFonts w:ascii="Tenorite" w:hAnsi="Tenorite"/>
              </w:rPr>
            </w:pPr>
            <w:r w:rsidRPr="00443FB7">
              <w:rPr>
                <w:rFonts w:ascii="Tenorite" w:hAnsi="Tenorite"/>
              </w:rPr>
              <w:t>IDE</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B5D28C"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Visual Studio.Net, Visual Studio 6.0, Visual InterDev 6.</w:t>
            </w:r>
          </w:p>
        </w:tc>
      </w:tr>
      <w:tr w:rsidR="003B2764" w:rsidRPr="00443FB7" w14:paraId="18F76E05"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47138CE2" w14:textId="77777777" w:rsidR="003B2764" w:rsidRPr="00443FB7" w:rsidRDefault="003B2764" w:rsidP="003E5F47">
            <w:pPr>
              <w:pStyle w:val="NoSpacing1"/>
              <w:ind w:left="360"/>
              <w:rPr>
                <w:rFonts w:ascii="Tenorite" w:hAnsi="Tenorite"/>
              </w:rPr>
            </w:pPr>
            <w:r w:rsidRPr="00443FB7">
              <w:rPr>
                <w:rFonts w:ascii="Tenorite" w:hAnsi="Tenorite"/>
              </w:rPr>
              <w:t>Reporting Tools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108627"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Crystal Reports 9.0/11.0, Ad Hoc Reporting Model, Dundas Chart, Telerik.</w:t>
            </w:r>
          </w:p>
        </w:tc>
      </w:tr>
      <w:tr w:rsidR="003B2764" w:rsidRPr="00443FB7" w14:paraId="3868418F"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67448636" w14:textId="77777777" w:rsidR="003B2764" w:rsidRPr="00443FB7" w:rsidRDefault="003B2764" w:rsidP="003E5F47">
            <w:pPr>
              <w:pStyle w:val="NoSpacing1"/>
              <w:ind w:left="360"/>
              <w:rPr>
                <w:rFonts w:ascii="Tenorite" w:hAnsi="Tenorite"/>
              </w:rPr>
            </w:pPr>
            <w:r w:rsidRPr="00443FB7">
              <w:rPr>
                <w:rFonts w:ascii="Tenorite" w:hAnsi="Tenorite"/>
              </w:rPr>
              <w:lastRenderedPageBreak/>
              <w:t>Cloud Technologies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DC1FF" w14:textId="77777777" w:rsidR="003B2764" w:rsidRPr="00443FB7" w:rsidRDefault="003B2764" w:rsidP="003E5F47">
            <w:pPr>
              <w:pStyle w:val="NoSpacing1"/>
              <w:spacing w:line="276" w:lineRule="auto"/>
              <w:ind w:left="360"/>
              <w:rPr>
                <w:rFonts w:ascii="Tenorite" w:hAnsi="Tenorite"/>
                <w:bCs/>
              </w:rPr>
            </w:pPr>
            <w:r w:rsidRPr="00443FB7">
              <w:rPr>
                <w:rFonts w:ascii="Tenorite" w:hAnsi="Tenorite"/>
              </w:rPr>
              <w:t>Microsoft Azure, AWS, AKS, Docker, GCP, Azure Worker, Azure DevOps, EKS, EC2, Terraform.</w:t>
            </w:r>
          </w:p>
        </w:tc>
      </w:tr>
      <w:tr w:rsidR="003B2764" w:rsidRPr="00443FB7" w14:paraId="7B2F6552"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tcPr>
          <w:p w14:paraId="12A7D056" w14:textId="77777777" w:rsidR="003B2764" w:rsidRPr="00443FB7" w:rsidRDefault="003B2764" w:rsidP="003E5F47">
            <w:pPr>
              <w:pStyle w:val="NoSpacing1"/>
              <w:ind w:left="360"/>
              <w:rPr>
                <w:rFonts w:ascii="Tenorite" w:hAnsi="Tenorite"/>
              </w:rPr>
            </w:pPr>
            <w:r w:rsidRPr="00443FB7">
              <w:rPr>
                <w:rFonts w:ascii="Tenorite" w:hAnsi="Tenorite"/>
              </w:rPr>
              <w:t>Development Tools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4AF02E5C"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Jenkins, Kubernetes, CI/CD Pipelines, Xamarin.</w:t>
            </w:r>
          </w:p>
        </w:tc>
      </w:tr>
      <w:tr w:rsidR="003B2764" w:rsidRPr="00443FB7" w14:paraId="0510A26E"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644EFC30" w14:textId="77777777" w:rsidR="003B2764" w:rsidRPr="00443FB7" w:rsidRDefault="003B2764" w:rsidP="003E5F47">
            <w:pPr>
              <w:pStyle w:val="NoSpacing1"/>
              <w:ind w:left="360"/>
              <w:rPr>
                <w:rFonts w:ascii="Tenorite" w:hAnsi="Tenorite"/>
              </w:rPr>
            </w:pPr>
            <w:r w:rsidRPr="00443FB7">
              <w:rPr>
                <w:rFonts w:ascii="Tenorite" w:hAnsi="Tenorite"/>
              </w:rPr>
              <w:t>Version Control</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DB1F3"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MS Visual Source Safe 6.0, Team Foundation Server, CVS, VSTS, GIT &amp; Bit Bucket.</w:t>
            </w:r>
          </w:p>
        </w:tc>
      </w:tr>
      <w:tr w:rsidR="003B2764" w:rsidRPr="00443FB7" w14:paraId="5E75E006"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6A33FFB2" w14:textId="77777777" w:rsidR="003B2764" w:rsidRPr="00443FB7" w:rsidRDefault="003B2764" w:rsidP="003E5F47">
            <w:pPr>
              <w:pStyle w:val="NoSpacing1"/>
              <w:ind w:left="360"/>
              <w:rPr>
                <w:rFonts w:ascii="Tenorite" w:hAnsi="Tenorite"/>
              </w:rPr>
            </w:pPr>
            <w:r w:rsidRPr="00443FB7">
              <w:rPr>
                <w:rFonts w:ascii="Tenorite" w:hAnsi="Tenorite"/>
              </w:rPr>
              <w:t>Networking Protocols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E5302B"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SOAP, HTTP and TCP/IP.</w:t>
            </w:r>
          </w:p>
        </w:tc>
      </w:tr>
      <w:tr w:rsidR="003B2764" w:rsidRPr="00443FB7" w14:paraId="7CA8F7ED"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6B20306D" w14:textId="77777777" w:rsidR="003B2764" w:rsidRPr="00443FB7" w:rsidRDefault="003B2764" w:rsidP="003E5F47">
            <w:pPr>
              <w:pStyle w:val="NoSpacing1"/>
              <w:ind w:left="360"/>
              <w:rPr>
                <w:rFonts w:ascii="Tenorite" w:hAnsi="Tenorite"/>
              </w:rPr>
            </w:pPr>
            <w:r w:rsidRPr="00443FB7">
              <w:rPr>
                <w:rFonts w:ascii="Tenorite" w:hAnsi="Tenorite"/>
              </w:rPr>
              <w:t>Design Tools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EB52A" w14:textId="77777777" w:rsidR="003B2764" w:rsidRPr="00443FB7" w:rsidRDefault="003B2764" w:rsidP="003E5F47">
            <w:pPr>
              <w:pStyle w:val="NoSpacing1"/>
              <w:spacing w:line="276" w:lineRule="auto"/>
              <w:ind w:left="360"/>
              <w:rPr>
                <w:rFonts w:ascii="Tenorite" w:hAnsi="Tenorite"/>
              </w:rPr>
            </w:pPr>
            <w:r w:rsidRPr="00443FB7">
              <w:rPr>
                <w:rFonts w:ascii="Tenorite" w:hAnsi="Tenorite"/>
                <w:bCs/>
              </w:rPr>
              <w:t>VisualStudio.Net, Microsoft Visio.</w:t>
            </w:r>
          </w:p>
        </w:tc>
      </w:tr>
      <w:tr w:rsidR="003B2764" w:rsidRPr="00443FB7" w14:paraId="1CCAD26D"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793C3FF9" w14:textId="77777777" w:rsidR="003B2764" w:rsidRPr="00443FB7" w:rsidRDefault="003B2764" w:rsidP="003E5F47">
            <w:pPr>
              <w:pStyle w:val="NoSpacing1"/>
              <w:ind w:left="360"/>
              <w:rPr>
                <w:rFonts w:ascii="Tenorite" w:hAnsi="Tenorite"/>
              </w:rPr>
            </w:pPr>
            <w:r w:rsidRPr="00443FB7">
              <w:rPr>
                <w:rFonts w:ascii="Tenorite" w:hAnsi="Tenorite"/>
              </w:rPr>
              <w:t>Operating Systems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176F1D7C" w14:textId="77777777" w:rsidR="003B2764" w:rsidRPr="00443FB7" w:rsidRDefault="003B2764" w:rsidP="003E5F47">
            <w:pPr>
              <w:pStyle w:val="NoSpacing1"/>
              <w:spacing w:line="276" w:lineRule="auto"/>
              <w:ind w:left="360"/>
              <w:rPr>
                <w:rFonts w:ascii="Tenorite" w:hAnsi="Tenorite"/>
                <w:u w:val="single"/>
              </w:rPr>
            </w:pPr>
            <w:r w:rsidRPr="00443FB7">
              <w:rPr>
                <w:rFonts w:ascii="Tenorite" w:hAnsi="Tenorite"/>
              </w:rPr>
              <w:t>Windows Server/XP/NT/7/10/11</w:t>
            </w:r>
          </w:p>
        </w:tc>
      </w:tr>
      <w:tr w:rsidR="003B2764" w:rsidRPr="00443FB7" w14:paraId="7AD9C5A6"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2BF751CD" w14:textId="77777777" w:rsidR="003B2764" w:rsidRPr="00443FB7" w:rsidRDefault="003B2764" w:rsidP="003E5F47">
            <w:pPr>
              <w:pStyle w:val="NoSpacing1"/>
              <w:ind w:left="360"/>
              <w:rPr>
                <w:rFonts w:ascii="Tenorite" w:hAnsi="Tenorite"/>
              </w:rPr>
            </w:pPr>
            <w:r w:rsidRPr="00443FB7">
              <w:rPr>
                <w:rFonts w:ascii="Tenorite" w:hAnsi="Tenorite"/>
              </w:rPr>
              <w:t>Testing tools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4A09F3C6" w14:textId="5F4561DF" w:rsidR="003B2764" w:rsidRPr="00443FB7" w:rsidRDefault="003B2764" w:rsidP="003E5F47">
            <w:pPr>
              <w:pStyle w:val="NoSpacing1"/>
              <w:spacing w:line="276" w:lineRule="auto"/>
              <w:ind w:left="360"/>
              <w:rPr>
                <w:rFonts w:ascii="Tenorite" w:hAnsi="Tenorite"/>
              </w:rPr>
            </w:pPr>
            <w:proofErr w:type="spellStart"/>
            <w:r w:rsidRPr="00443FB7">
              <w:rPr>
                <w:rFonts w:ascii="Tenorite" w:hAnsi="Tenorite"/>
              </w:rPr>
              <w:t>XUnit</w:t>
            </w:r>
            <w:proofErr w:type="spellEnd"/>
            <w:r w:rsidRPr="00443FB7">
              <w:rPr>
                <w:rFonts w:ascii="Tenorite" w:hAnsi="Tenorite"/>
              </w:rPr>
              <w:t xml:space="preserve">, </w:t>
            </w:r>
            <w:proofErr w:type="spellStart"/>
            <w:r w:rsidRPr="00443FB7">
              <w:rPr>
                <w:rFonts w:ascii="Tenorite" w:hAnsi="Tenorite"/>
              </w:rPr>
              <w:t>NUnit</w:t>
            </w:r>
            <w:proofErr w:type="spellEnd"/>
            <w:r w:rsidRPr="00443FB7">
              <w:rPr>
                <w:rFonts w:ascii="Tenorite" w:hAnsi="Tenorite"/>
              </w:rPr>
              <w:t xml:space="preserve">, </w:t>
            </w:r>
            <w:proofErr w:type="spellStart"/>
            <w:r w:rsidRPr="00443FB7">
              <w:rPr>
                <w:rFonts w:ascii="Tenorite" w:hAnsi="Tenorite"/>
              </w:rPr>
              <w:t>Moq</w:t>
            </w:r>
            <w:proofErr w:type="spellEnd"/>
            <w:r w:rsidRPr="00443FB7">
              <w:rPr>
                <w:rFonts w:ascii="Tenorite" w:hAnsi="Tenorite"/>
              </w:rPr>
              <w:t xml:space="preserve"> and N Substitute, Selenium.</w:t>
            </w:r>
          </w:p>
        </w:tc>
      </w:tr>
      <w:tr w:rsidR="003B2764" w:rsidRPr="00443FB7" w14:paraId="2D78400F"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0F805F87" w14:textId="77777777" w:rsidR="003B2764" w:rsidRPr="00443FB7" w:rsidRDefault="003B2764" w:rsidP="003E5F47">
            <w:pPr>
              <w:pStyle w:val="NoSpacing1"/>
              <w:ind w:left="360"/>
              <w:rPr>
                <w:rFonts w:ascii="Tenorite" w:hAnsi="Tenorite"/>
              </w:rPr>
            </w:pPr>
            <w:r w:rsidRPr="00443FB7">
              <w:rPr>
                <w:rFonts w:ascii="Tenorite" w:hAnsi="Tenorite"/>
              </w:rPr>
              <w:t>Methodologies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4ADD7903"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Agile.</w:t>
            </w:r>
          </w:p>
        </w:tc>
      </w:tr>
      <w:tr w:rsidR="003B2764" w:rsidRPr="00443FB7" w14:paraId="59BEA02E"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793E3C5D" w14:textId="77777777" w:rsidR="003B2764" w:rsidRPr="00443FB7" w:rsidRDefault="003B2764" w:rsidP="003E5F47">
            <w:pPr>
              <w:pStyle w:val="NoSpacing1"/>
              <w:ind w:left="360"/>
              <w:rPr>
                <w:rFonts w:ascii="Tenorite" w:hAnsi="Tenorite"/>
              </w:rPr>
            </w:pPr>
            <w:r w:rsidRPr="00443FB7">
              <w:rPr>
                <w:rFonts w:ascii="Tenorite" w:hAnsi="Tenorite"/>
              </w:rPr>
              <w:t>API Testing Tools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639EAF79" w14:textId="6B996F33" w:rsidR="003B2764" w:rsidRPr="00443FB7" w:rsidRDefault="003B2764" w:rsidP="003E5F47">
            <w:pPr>
              <w:pStyle w:val="NoSpacing1"/>
              <w:spacing w:line="276" w:lineRule="auto"/>
              <w:ind w:left="360"/>
              <w:rPr>
                <w:rFonts w:ascii="Tenorite" w:hAnsi="Tenorite"/>
              </w:rPr>
            </w:pPr>
            <w:r w:rsidRPr="00443FB7">
              <w:rPr>
                <w:rFonts w:ascii="Tenorite" w:hAnsi="Tenorite"/>
              </w:rPr>
              <w:t xml:space="preserve">Postman, </w:t>
            </w:r>
            <w:r w:rsidR="00FF6BD9" w:rsidRPr="00443FB7">
              <w:rPr>
                <w:rFonts w:ascii="Tenorite" w:hAnsi="Tenorite"/>
              </w:rPr>
              <w:t>Swagger UI</w:t>
            </w:r>
            <w:r w:rsidRPr="00443FB7">
              <w:rPr>
                <w:rFonts w:ascii="Tenorite" w:hAnsi="Tenorite"/>
              </w:rPr>
              <w:t>.</w:t>
            </w:r>
          </w:p>
        </w:tc>
      </w:tr>
      <w:tr w:rsidR="003B2764" w:rsidRPr="00443FB7" w14:paraId="35C214A1"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0113DBC8" w14:textId="77777777" w:rsidR="003B2764" w:rsidRPr="00443FB7" w:rsidRDefault="003B2764" w:rsidP="003E5F47">
            <w:pPr>
              <w:pStyle w:val="NoSpacing1"/>
              <w:ind w:left="360"/>
              <w:rPr>
                <w:rFonts w:ascii="Tenorite" w:hAnsi="Tenorite"/>
              </w:rPr>
            </w:pPr>
            <w:r w:rsidRPr="00443FB7">
              <w:rPr>
                <w:rFonts w:ascii="Tenorite" w:hAnsi="Tenorite"/>
              </w:rPr>
              <w:t>Web Servers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71E33DAD"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IIS (7.0), Nginx, Jetty.</w:t>
            </w:r>
          </w:p>
        </w:tc>
      </w:tr>
      <w:tr w:rsidR="003B2764" w:rsidRPr="00443FB7" w14:paraId="649A9129"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719E3063" w14:textId="77777777" w:rsidR="003B2764" w:rsidRPr="00443FB7" w:rsidRDefault="003B2764" w:rsidP="003E5F47">
            <w:pPr>
              <w:pStyle w:val="NoSpacing1"/>
              <w:ind w:left="360"/>
              <w:rPr>
                <w:rFonts w:ascii="Tenorite" w:hAnsi="Tenorite"/>
              </w:rPr>
            </w:pPr>
            <w:r w:rsidRPr="00443FB7">
              <w:rPr>
                <w:rFonts w:ascii="Tenorite" w:hAnsi="Tenorite"/>
              </w:rPr>
              <w:t>Messaging PLATFORMS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5CB3463E"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 xml:space="preserve">Apache Kafka, Signa </w:t>
            </w:r>
            <w:proofErr w:type="spellStart"/>
            <w:r w:rsidRPr="00443FB7">
              <w:rPr>
                <w:rFonts w:ascii="Tenorite" w:hAnsi="Tenorite"/>
              </w:rPr>
              <w:t>lR</w:t>
            </w:r>
            <w:proofErr w:type="spellEnd"/>
            <w:r w:rsidRPr="00443FB7">
              <w:rPr>
                <w:rFonts w:ascii="Tenorite" w:hAnsi="Tenorite"/>
              </w:rPr>
              <w:t>, MSMQ, RabbitMQ.</w:t>
            </w:r>
          </w:p>
        </w:tc>
      </w:tr>
      <w:tr w:rsidR="003B2764" w:rsidRPr="00443FB7" w14:paraId="596CBC2C" w14:textId="77777777" w:rsidTr="00200BC4">
        <w:trPr>
          <w:trHeight w:val="146"/>
        </w:trPr>
        <w:tc>
          <w:tcPr>
            <w:tcW w:w="3077" w:type="dxa"/>
            <w:tcBorders>
              <w:top w:val="single" w:sz="4" w:space="0" w:color="000000"/>
              <w:left w:val="single" w:sz="4" w:space="0" w:color="000000"/>
              <w:bottom w:val="single" w:sz="4" w:space="0" w:color="000000"/>
            </w:tcBorders>
            <w:shd w:val="clear" w:color="auto" w:fill="auto"/>
            <w:vAlign w:val="center"/>
          </w:tcPr>
          <w:p w14:paraId="18BFCD87" w14:textId="77777777" w:rsidR="003B2764" w:rsidRPr="00443FB7" w:rsidRDefault="003B2764" w:rsidP="003E5F47">
            <w:pPr>
              <w:pStyle w:val="NoSpacing1"/>
              <w:ind w:left="360"/>
              <w:rPr>
                <w:rFonts w:ascii="Tenorite" w:hAnsi="Tenorite"/>
              </w:rPr>
            </w:pPr>
            <w:r w:rsidRPr="00443FB7">
              <w:rPr>
                <w:rFonts w:ascii="Tenorite" w:hAnsi="Tenorite"/>
              </w:rPr>
              <w:t>Others</w:t>
            </w:r>
          </w:p>
        </w:tc>
        <w:tc>
          <w:tcPr>
            <w:tcW w:w="7447" w:type="dxa"/>
            <w:tcBorders>
              <w:top w:val="single" w:sz="4" w:space="0" w:color="000000"/>
              <w:left w:val="single" w:sz="4" w:space="0" w:color="000000"/>
              <w:bottom w:val="single" w:sz="4" w:space="0" w:color="000000"/>
              <w:right w:val="single" w:sz="4" w:space="0" w:color="000000"/>
            </w:tcBorders>
            <w:shd w:val="clear" w:color="auto" w:fill="auto"/>
          </w:tcPr>
          <w:p w14:paraId="113C82A5" w14:textId="77777777" w:rsidR="003B2764" w:rsidRPr="00443FB7" w:rsidRDefault="003B2764" w:rsidP="003E5F47">
            <w:pPr>
              <w:pStyle w:val="NoSpacing1"/>
              <w:spacing w:line="276" w:lineRule="auto"/>
              <w:ind w:left="360"/>
              <w:rPr>
                <w:rFonts w:ascii="Tenorite" w:hAnsi="Tenorite"/>
              </w:rPr>
            </w:pPr>
            <w:r w:rsidRPr="00443FB7">
              <w:rPr>
                <w:rFonts w:ascii="Tenorite" w:hAnsi="Tenorite"/>
              </w:rPr>
              <w:t>Agile, Coded UI Automation testing, Entity Framework.</w:t>
            </w:r>
          </w:p>
        </w:tc>
      </w:tr>
    </w:tbl>
    <w:p w14:paraId="3B7BC1B8" w14:textId="77777777" w:rsidR="003B2764" w:rsidRPr="00443FB7" w:rsidRDefault="003B2764" w:rsidP="003E5F47">
      <w:pPr>
        <w:pStyle w:val="NoSpacing1"/>
        <w:spacing w:line="276" w:lineRule="auto"/>
        <w:rPr>
          <w:rFonts w:ascii="Tenorite" w:eastAsia="SimSun" w:hAnsi="Tenorite"/>
          <w:b/>
          <w:bCs/>
          <w:u w:val="single"/>
          <w:lang w:eastAsia="zh-CN" w:bidi="hi-IN"/>
        </w:rPr>
      </w:pPr>
    </w:p>
    <w:p w14:paraId="304E1344" w14:textId="75C1EB48" w:rsidR="003B2764" w:rsidRPr="00443FB7" w:rsidRDefault="003B2764" w:rsidP="003E5F47">
      <w:pPr>
        <w:pStyle w:val="NoSpacing1"/>
        <w:spacing w:line="276" w:lineRule="auto"/>
        <w:ind w:left="360"/>
        <w:rPr>
          <w:rFonts w:ascii="Tenorite" w:eastAsia="SimSun" w:hAnsi="Tenorite"/>
          <w:b/>
          <w:bCs/>
          <w:u w:val="single"/>
          <w:lang w:eastAsia="zh-CN" w:bidi="hi-IN"/>
        </w:rPr>
      </w:pPr>
      <w:r w:rsidRPr="00443FB7">
        <w:rPr>
          <w:rFonts w:ascii="Tenorite" w:eastAsia="SimSun" w:hAnsi="Tenorite"/>
          <w:b/>
          <w:bCs/>
          <w:u w:val="single"/>
          <w:lang w:eastAsia="zh-CN" w:bidi="hi-IN"/>
        </w:rPr>
        <w:t xml:space="preserve">PROFESSIONAL EXPERIENCE </w:t>
      </w:r>
    </w:p>
    <w:p w14:paraId="087299B4" w14:textId="77777777" w:rsidR="00FC3624" w:rsidRPr="00443FB7" w:rsidRDefault="00FC3624" w:rsidP="003E5F47">
      <w:pPr>
        <w:pStyle w:val="NoSpacing1"/>
        <w:spacing w:line="276" w:lineRule="auto"/>
        <w:ind w:left="720"/>
        <w:rPr>
          <w:rFonts w:ascii="Tenorite" w:eastAsia="SimSun" w:hAnsi="Tenorite"/>
          <w:b/>
          <w:bCs/>
          <w:lang w:eastAsia="zh-CN" w:bidi="hi-IN"/>
        </w:rPr>
      </w:pPr>
    </w:p>
    <w:p w14:paraId="6EBDC8B4" w14:textId="2B6A37B3" w:rsidR="00FF26D8" w:rsidRPr="00443FB7" w:rsidRDefault="00FF26D8" w:rsidP="003E5F47">
      <w:pPr>
        <w:pStyle w:val="NoSpacing1"/>
        <w:spacing w:line="276" w:lineRule="auto"/>
        <w:ind w:left="360"/>
        <w:rPr>
          <w:rFonts w:ascii="Tenorite" w:eastAsia="SimSun" w:hAnsi="Tenorite"/>
          <w:b/>
          <w:bCs/>
          <w:lang w:eastAsia="zh-CN" w:bidi="hi-IN"/>
        </w:rPr>
      </w:pPr>
      <w:r w:rsidRPr="00443FB7">
        <w:rPr>
          <w:rFonts w:ascii="Tenorite" w:eastAsia="SimSun" w:hAnsi="Tenorite"/>
          <w:b/>
          <w:bCs/>
          <w:lang w:eastAsia="zh-CN" w:bidi="hi-IN"/>
        </w:rPr>
        <w:t>C</w:t>
      </w:r>
      <w:r w:rsidR="00443FB7" w:rsidRPr="00443FB7">
        <w:rPr>
          <w:rFonts w:ascii="Tenorite" w:eastAsia="SimSun" w:hAnsi="Tenorite"/>
          <w:b/>
          <w:bCs/>
          <w:lang w:eastAsia="zh-CN" w:bidi="hi-IN"/>
        </w:rPr>
        <w:t>lient</w:t>
      </w:r>
      <w:r w:rsidRPr="00443FB7">
        <w:rPr>
          <w:rFonts w:ascii="Tenorite" w:eastAsia="SimSun" w:hAnsi="Tenorite"/>
          <w:b/>
          <w:bCs/>
          <w:lang w:eastAsia="zh-CN" w:bidi="hi-IN"/>
        </w:rPr>
        <w:t>:</w:t>
      </w:r>
      <w:r w:rsidRPr="00443FB7">
        <w:rPr>
          <w:rFonts w:ascii="Tenorite" w:hAnsi="Tenorite"/>
          <w:b/>
          <w:bCs/>
          <w:color w:val="000000"/>
          <w:lang w:eastAsia="en-GB"/>
        </w:rPr>
        <w:t xml:space="preserve"> Stellantis Financial, Atlanta, GA</w:t>
      </w:r>
      <w:r w:rsidR="00696D13" w:rsidRPr="00443FB7">
        <w:rPr>
          <w:rFonts w:ascii="Tenorite" w:hAnsi="Tenorite"/>
          <w:b/>
          <w:bCs/>
          <w:color w:val="000000"/>
          <w:lang w:eastAsia="en-GB"/>
        </w:rPr>
        <w:t xml:space="preserve">                                                        </w:t>
      </w:r>
      <w:r w:rsidR="00694AAF" w:rsidRPr="00443FB7">
        <w:rPr>
          <w:rFonts w:ascii="Tenorite" w:hAnsi="Tenorite"/>
          <w:b/>
          <w:bCs/>
          <w:color w:val="000000"/>
          <w:lang w:eastAsia="en-GB"/>
        </w:rPr>
        <w:t xml:space="preserve">      </w:t>
      </w:r>
      <w:r w:rsidR="00443FB7" w:rsidRPr="00443FB7">
        <w:rPr>
          <w:rFonts w:ascii="Tenorite" w:hAnsi="Tenorite"/>
          <w:b/>
          <w:bCs/>
          <w:color w:val="000000"/>
          <w:lang w:eastAsia="en-GB"/>
        </w:rPr>
        <w:t xml:space="preserve">            </w:t>
      </w:r>
      <w:r w:rsidR="00696D13" w:rsidRPr="00443FB7">
        <w:rPr>
          <w:rFonts w:ascii="Tenorite" w:eastAsia="SimSun" w:hAnsi="Tenorite"/>
          <w:b/>
          <w:bCs/>
          <w:lang w:eastAsia="zh-CN" w:bidi="hi-IN"/>
        </w:rPr>
        <w:t>D</w:t>
      </w:r>
      <w:r w:rsidR="00694AAF" w:rsidRPr="00443FB7">
        <w:rPr>
          <w:rFonts w:ascii="Tenorite" w:eastAsia="SimSun" w:hAnsi="Tenorite"/>
          <w:b/>
          <w:bCs/>
          <w:lang w:eastAsia="zh-CN" w:bidi="hi-IN"/>
        </w:rPr>
        <w:t>uration</w:t>
      </w:r>
      <w:r w:rsidR="00696D13" w:rsidRPr="00443FB7">
        <w:rPr>
          <w:rFonts w:ascii="Tenorite" w:eastAsia="SimSun" w:hAnsi="Tenorite"/>
          <w:b/>
          <w:bCs/>
          <w:lang w:eastAsia="zh-CN" w:bidi="hi-IN"/>
        </w:rPr>
        <w:t>:</w:t>
      </w:r>
      <w:r w:rsidR="00694AAF" w:rsidRPr="00443FB7">
        <w:rPr>
          <w:rFonts w:ascii="Tenorite" w:eastAsia="SimSun" w:hAnsi="Tenorite"/>
          <w:b/>
          <w:bCs/>
          <w:lang w:eastAsia="zh-CN" w:bidi="hi-IN"/>
        </w:rPr>
        <w:t xml:space="preserve"> </w:t>
      </w:r>
      <w:r w:rsidR="00696D13" w:rsidRPr="00443FB7">
        <w:rPr>
          <w:rFonts w:ascii="Tenorite" w:eastAsia="SimSun" w:hAnsi="Tenorite"/>
          <w:b/>
          <w:bCs/>
          <w:lang w:eastAsia="zh-CN" w:bidi="hi-IN"/>
        </w:rPr>
        <w:t xml:space="preserve">SEP2023 </w:t>
      </w:r>
      <w:r w:rsidR="00443FB7" w:rsidRPr="00443FB7">
        <w:rPr>
          <w:rFonts w:ascii="Tenorite" w:eastAsia="SimSun" w:hAnsi="Tenorite"/>
          <w:b/>
          <w:bCs/>
          <w:lang w:eastAsia="zh-CN" w:bidi="hi-IN"/>
        </w:rPr>
        <w:t xml:space="preserve">to </w:t>
      </w:r>
      <w:r w:rsidR="00696D13" w:rsidRPr="00443FB7">
        <w:rPr>
          <w:rFonts w:ascii="Tenorite" w:eastAsia="SimSun" w:hAnsi="Tenorite"/>
          <w:b/>
          <w:bCs/>
          <w:lang w:eastAsia="zh-CN" w:bidi="hi-IN"/>
        </w:rPr>
        <w:t>P</w:t>
      </w:r>
      <w:r w:rsidR="00443FB7" w:rsidRPr="00443FB7">
        <w:rPr>
          <w:rFonts w:ascii="Tenorite" w:eastAsia="SimSun" w:hAnsi="Tenorite"/>
          <w:b/>
          <w:bCs/>
          <w:lang w:eastAsia="zh-CN" w:bidi="hi-IN"/>
        </w:rPr>
        <w:t>resent</w:t>
      </w:r>
    </w:p>
    <w:p w14:paraId="6892F5E4" w14:textId="0E88BB9F" w:rsidR="00FF26D8" w:rsidRPr="00443FB7" w:rsidRDefault="00FC3624" w:rsidP="003E5F47">
      <w:pPr>
        <w:pStyle w:val="NoSpacing1"/>
        <w:spacing w:line="276" w:lineRule="auto"/>
        <w:ind w:left="360"/>
        <w:rPr>
          <w:rFonts w:ascii="Tenorite" w:eastAsia="SimSun" w:hAnsi="Tenorite"/>
          <w:b/>
          <w:bCs/>
          <w:lang w:eastAsia="zh-CN" w:bidi="hi-IN"/>
        </w:rPr>
      </w:pPr>
      <w:r w:rsidRPr="00443FB7">
        <w:rPr>
          <w:rFonts w:ascii="Tenorite" w:eastAsia="SimSun" w:hAnsi="Tenorite"/>
          <w:b/>
          <w:bCs/>
          <w:lang w:eastAsia="zh-CN" w:bidi="hi-IN"/>
        </w:rPr>
        <w:t>R</w:t>
      </w:r>
      <w:r w:rsidR="00694AAF" w:rsidRPr="00443FB7">
        <w:rPr>
          <w:rFonts w:ascii="Tenorite" w:eastAsia="SimSun" w:hAnsi="Tenorite"/>
          <w:b/>
          <w:bCs/>
          <w:lang w:eastAsia="zh-CN" w:bidi="hi-IN"/>
        </w:rPr>
        <w:t>ole</w:t>
      </w:r>
      <w:r w:rsidRPr="00443FB7">
        <w:rPr>
          <w:rFonts w:ascii="Tenorite" w:eastAsia="SimSun" w:hAnsi="Tenorite"/>
          <w:b/>
          <w:bCs/>
          <w:lang w:eastAsia="zh-CN" w:bidi="hi-IN"/>
        </w:rPr>
        <w:t>: S</w:t>
      </w:r>
      <w:r w:rsidR="00694AAF" w:rsidRPr="00443FB7">
        <w:rPr>
          <w:rFonts w:ascii="Tenorite" w:eastAsia="SimSun" w:hAnsi="Tenorite"/>
          <w:b/>
          <w:bCs/>
          <w:lang w:eastAsia="zh-CN" w:bidi="hi-IN"/>
        </w:rPr>
        <w:t xml:space="preserve">enior </w:t>
      </w:r>
      <w:r w:rsidR="00694AAF" w:rsidRPr="00443FB7">
        <w:rPr>
          <w:rFonts w:ascii="Tenorite" w:hAnsi="Tenorite"/>
          <w:b/>
          <w:bCs/>
          <w:color w:val="000000"/>
          <w:lang w:eastAsia="en-GB"/>
        </w:rPr>
        <w:t>Dot Net Full Stack Developer</w:t>
      </w:r>
      <w:r w:rsidR="00FF26D8" w:rsidRPr="00443FB7">
        <w:rPr>
          <w:rFonts w:ascii="Tenorite" w:eastAsia="SimSun" w:hAnsi="Tenorite"/>
          <w:b/>
          <w:bCs/>
          <w:lang w:eastAsia="zh-CN" w:bidi="hi-IN"/>
        </w:rPr>
        <w:t xml:space="preserve">                                                          </w:t>
      </w:r>
      <w:r w:rsidR="00696D13" w:rsidRPr="00443FB7">
        <w:rPr>
          <w:rFonts w:ascii="Tenorite" w:eastAsia="SimSun" w:hAnsi="Tenorite"/>
          <w:b/>
          <w:bCs/>
          <w:lang w:eastAsia="zh-CN" w:bidi="hi-IN"/>
        </w:rPr>
        <w:t xml:space="preserve">                  </w:t>
      </w:r>
    </w:p>
    <w:p w14:paraId="40E369C0" w14:textId="77777777" w:rsidR="00FC3624" w:rsidRPr="00443FB7" w:rsidRDefault="00FC3624" w:rsidP="003E5F47">
      <w:pPr>
        <w:pStyle w:val="NoSpacing1"/>
        <w:spacing w:line="276" w:lineRule="auto"/>
        <w:ind w:left="720"/>
        <w:rPr>
          <w:rFonts w:ascii="Tenorite" w:eastAsia="SimSun" w:hAnsi="Tenorite"/>
          <w:b/>
          <w:bCs/>
          <w:u w:val="single"/>
          <w:lang w:eastAsia="zh-CN" w:bidi="hi-IN"/>
        </w:rPr>
      </w:pPr>
    </w:p>
    <w:p w14:paraId="584D4D9F" w14:textId="7CFA5810" w:rsidR="00E06008" w:rsidRPr="00443FB7" w:rsidRDefault="00E06008" w:rsidP="003E5F47">
      <w:pPr>
        <w:pStyle w:val="NoSpacing1"/>
        <w:spacing w:line="276" w:lineRule="auto"/>
        <w:ind w:left="360"/>
        <w:rPr>
          <w:rFonts w:ascii="Tenorite" w:hAnsi="Tenorite"/>
          <w:b/>
          <w:bCs/>
        </w:rPr>
      </w:pPr>
      <w:r w:rsidRPr="00443FB7">
        <w:rPr>
          <w:rFonts w:ascii="Tenorite" w:hAnsi="Tenorite"/>
          <w:b/>
          <w:bCs/>
        </w:rPr>
        <w:t>Project Title</w:t>
      </w:r>
      <w:r w:rsidRPr="00443FB7">
        <w:rPr>
          <w:rFonts w:ascii="Tenorite" w:hAnsi="Tenorite"/>
        </w:rPr>
        <w:t>:</w:t>
      </w:r>
      <w:r w:rsidRPr="00443FB7">
        <w:rPr>
          <w:rFonts w:ascii="Tenorite" w:eastAsiaTheme="minorEastAsia" w:hAnsi="Tenorite"/>
        </w:rPr>
        <w:t xml:space="preserve"> </w:t>
      </w:r>
      <w:r w:rsidR="001A464C" w:rsidRPr="00443FB7">
        <w:rPr>
          <w:rFonts w:ascii="Tenorite" w:hAnsi="Tenorite"/>
          <w:b/>
          <w:bCs/>
        </w:rPr>
        <w:t xml:space="preserve">Gen Financial Services Portal </w:t>
      </w:r>
    </w:p>
    <w:p w14:paraId="24E03145" w14:textId="6052563E" w:rsidR="001A464C" w:rsidRPr="00443FB7" w:rsidRDefault="00E06008" w:rsidP="003E5F47">
      <w:pPr>
        <w:pStyle w:val="NoSpacing1"/>
        <w:spacing w:line="276" w:lineRule="auto"/>
        <w:ind w:left="360"/>
        <w:rPr>
          <w:rFonts w:ascii="Tenorite" w:hAnsi="Tenorite"/>
        </w:rPr>
      </w:pPr>
      <w:r w:rsidRPr="00443FB7">
        <w:rPr>
          <w:rFonts w:ascii="Tenorite" w:hAnsi="Tenorite"/>
          <w:b/>
          <w:bCs/>
        </w:rPr>
        <w:t xml:space="preserve">Project </w:t>
      </w:r>
      <w:r w:rsidR="00CB581A" w:rsidRPr="00443FB7">
        <w:rPr>
          <w:rFonts w:ascii="Tenorite" w:hAnsi="Tenorite"/>
          <w:b/>
          <w:bCs/>
        </w:rPr>
        <w:t>Description</w:t>
      </w:r>
      <w:r w:rsidR="00CB581A" w:rsidRPr="00443FB7">
        <w:rPr>
          <w:rFonts w:ascii="Tenorite" w:hAnsi="Tenorite"/>
        </w:rPr>
        <w:t xml:space="preserve">: </w:t>
      </w:r>
      <w:r w:rsidR="001A464C" w:rsidRPr="00443FB7">
        <w:rPr>
          <w:rFonts w:ascii="Tenorite" w:hAnsi="Tenorite"/>
        </w:rPr>
        <w:t xml:space="preserve">At Stellantis Financial Services, we built the </w:t>
      </w:r>
      <w:r w:rsidR="001A464C" w:rsidRPr="00443FB7">
        <w:rPr>
          <w:rStyle w:val="Strong"/>
          <w:rFonts w:ascii="Tenorite" w:eastAsiaTheme="majorEastAsia" w:hAnsi="Tenorite"/>
        </w:rPr>
        <w:t>Next-Gen Financial Services Portal</w:t>
      </w:r>
      <w:r w:rsidR="001A464C" w:rsidRPr="00443FB7">
        <w:rPr>
          <w:rFonts w:ascii="Tenorite" w:hAnsi="Tenorite"/>
        </w:rPr>
        <w:t xml:space="preserve">, a scalable web app for seamless vehicle financing management. Using </w:t>
      </w:r>
      <w:r w:rsidR="001A464C" w:rsidRPr="00443FB7">
        <w:rPr>
          <w:rStyle w:val="Strong"/>
          <w:rFonts w:ascii="Tenorite" w:eastAsiaTheme="majorEastAsia" w:hAnsi="Tenorite"/>
        </w:rPr>
        <w:t>Angular 18</w:t>
      </w:r>
      <w:r w:rsidR="001A464C" w:rsidRPr="00443FB7">
        <w:rPr>
          <w:rFonts w:ascii="Tenorite" w:hAnsi="Tenorite"/>
        </w:rPr>
        <w:t xml:space="preserve">, we delivered a modern, responsive UI integrated with a </w:t>
      </w:r>
      <w:r w:rsidR="001A464C" w:rsidRPr="00443FB7">
        <w:rPr>
          <w:rStyle w:val="Strong"/>
          <w:rFonts w:ascii="Tenorite" w:eastAsiaTheme="majorEastAsia" w:hAnsi="Tenorite"/>
        </w:rPr>
        <w:t>.NET backend</w:t>
      </w:r>
      <w:r w:rsidR="001A464C" w:rsidRPr="00443FB7">
        <w:rPr>
          <w:rFonts w:ascii="Tenorite" w:hAnsi="Tenorite"/>
        </w:rPr>
        <w:t xml:space="preserve"> for real-time data processing and secure transactions. This solution enhanced user experience, security, and financial insights.</w:t>
      </w:r>
    </w:p>
    <w:p w14:paraId="3E45EC26" w14:textId="68587728"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Applied Agile methodologies such as Scrum to manage development cycles efficiently, fostering collaboration and responsiveness to evolving financial business needs.</w:t>
      </w:r>
    </w:p>
    <w:p w14:paraId="1B813C7B" w14:textId="6D14F276"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Developed a highly secure online banking application for </w:t>
      </w:r>
      <w:r w:rsidR="00FF6BD9" w:rsidRPr="00443FB7">
        <w:rPr>
          <w:rFonts w:ascii="Tenorite" w:hAnsi="Tenorite"/>
        </w:rPr>
        <w:t>Citizen’s</w:t>
      </w:r>
      <w:r w:rsidRPr="00443FB7">
        <w:rPr>
          <w:rFonts w:ascii="Tenorite" w:hAnsi="Tenorite"/>
        </w:rPr>
        <w:t xml:space="preserve"> bank using the .NET framework, ensuring safe customer access to their accounts, transactions, and financial services.</w:t>
      </w:r>
    </w:p>
    <w:p w14:paraId="47FA09E2"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Designed and implemented an interactive financial analytics dashboard using ASP.NET MVC or ASP.NET Core MVC, incorporating HTML, CSS, and JavaScript to create dynamic and responsive user interfaces.</w:t>
      </w:r>
    </w:p>
    <w:p w14:paraId="5E59FCB7"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Utilized ASP.NET Core MVC framework to build web applications with a clear Model-View-Controller (MVC) architecture, enhancing maintainability and scalability in fast-moving financial environments.</w:t>
      </w:r>
    </w:p>
    <w:p w14:paraId="3D40DB9C"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Entity Framework Core as the Object-Relational Mapper (ORM), employing code-first migrations to streamline database schema changes and data persistence, simplifying complex data operations.</w:t>
      </w:r>
    </w:p>
    <w:p w14:paraId="7C35D56C"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Developed optimized data models and schemas in </w:t>
      </w:r>
      <w:proofErr w:type="spellStart"/>
      <w:r w:rsidRPr="00443FB7">
        <w:rPr>
          <w:rFonts w:ascii="Tenorite" w:hAnsi="Tenorite"/>
        </w:rPr>
        <w:t>BigQuery</w:t>
      </w:r>
      <w:proofErr w:type="spellEnd"/>
      <w:r w:rsidRPr="00443FB7">
        <w:rPr>
          <w:rFonts w:ascii="Tenorite" w:hAnsi="Tenorite"/>
        </w:rPr>
        <w:t>, facilitating efficient data storage and retrieval for financial reporting and analytics.</w:t>
      </w:r>
    </w:p>
    <w:p w14:paraId="384983B3"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Designed and implemented secure APIs using both .NET Web API and Java Spring Boot, ensuring robust and efficient communication between internal banking services.</w:t>
      </w:r>
    </w:p>
    <w:p w14:paraId="774E406B"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custom Quartz job classes and triggers for dynamic scheduling, allowing flexible and reliable execution of tasks based on business requirements.</w:t>
      </w:r>
    </w:p>
    <w:p w14:paraId="100A3346"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Seamlessly integrated </w:t>
      </w:r>
      <w:proofErr w:type="spellStart"/>
      <w:r w:rsidRPr="00443FB7">
        <w:rPr>
          <w:rFonts w:ascii="Tenorite" w:hAnsi="Tenorite"/>
        </w:rPr>
        <w:t>BigQuery</w:t>
      </w:r>
      <w:proofErr w:type="spellEnd"/>
      <w:r w:rsidRPr="00443FB7">
        <w:rPr>
          <w:rFonts w:ascii="Tenorite" w:hAnsi="Tenorite"/>
        </w:rPr>
        <w:t xml:space="preserve"> with .NET applications using Google’s libraries, enhancing the performance of large-scale data processing for real-time financial data analysis.</w:t>
      </w:r>
    </w:p>
    <w:p w14:paraId="725DB535"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Leveraged Azure SQL Database as the backend for .NET Core 6 applications, utilizing features such as high availability, scalability, and built-in security to handle sensitive financial data.</w:t>
      </w:r>
    </w:p>
    <w:p w14:paraId="0FFD959D"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Configured and deployed Splunk for log aggregation, monitoring, and real-time analysis of system and application performance.</w:t>
      </w:r>
    </w:p>
    <w:p w14:paraId="0E61561F"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Designed and implemented robust job scheduling solutions using Quartz Scheduler, automating complex workflows and batch processes for mission-critical applications.</w:t>
      </w:r>
    </w:p>
    <w:p w14:paraId="47318B93"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multi-threaded .NET Core applications for high-throughput payment processing, seamlessly integrating with existing Java-based SWIFT payment gateways for a unified transaction platform.</w:t>
      </w:r>
    </w:p>
    <w:p w14:paraId="52C4559A"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desktop applications using WPF and .NET Core, implementing the MVVM (Model-View-View-Model) architecture to enhance maintainability, supporting critical financial applications.</w:t>
      </w:r>
    </w:p>
    <w:p w14:paraId="5114CE8F"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lastRenderedPageBreak/>
        <w:t>Led the migration of critical business applications from Visual FoxPro 9 to .NET Core, ensuring data integrity and minimal business disruption during the migration.</w:t>
      </w:r>
    </w:p>
    <w:p w14:paraId="26452715"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Re-engineered legacy FoxPro code into modern .NET Core applications, leveraging the latest capabilities of .NET Core to improve business functionality and efficiency.</w:t>
      </w:r>
    </w:p>
    <w:p w14:paraId="45F91005"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React.js components with .NET Core Web APIs to provide real-time financial data such as stock prices, market trends, and portfolio performance, improving decision-making processes.</w:t>
      </w:r>
    </w:p>
    <w:p w14:paraId="7EE85CEA"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automated unit and integration tests for React.js components using Jest and React.js Testing Library, ensuring code quality and reliability.</w:t>
      </w:r>
    </w:p>
    <w:p w14:paraId="334179B1"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Utilized Splunk to monitor .NET application logs, identifying performance bottlenecks and enabling rapid root cause analysis.</w:t>
      </w:r>
    </w:p>
    <w:p w14:paraId="71E6385D"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Utilized SharePoint REST APIs and CSOM to interact with SharePoint resources, enabling document management and collaboration within financial workflows.</w:t>
      </w:r>
    </w:p>
    <w:p w14:paraId="280D496A"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Implemented advanced Java garbage collection tuning, thread pooling, and JVM performance optimizations alongside .NET Core memory management techniques, resulting in a 35% reduction in system latency during peak usage.</w:t>
      </w:r>
    </w:p>
    <w:p w14:paraId="20C62447"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Collaborated with development teams for hotfix deployments and coordinated UAT for production support fixes, ensuring minimal impact on business operations.</w:t>
      </w:r>
    </w:p>
    <w:p w14:paraId="6C6A772E"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iOS applications with .NET Core back-end services, enabling secure data exchange and synchronization between mobile clients and enterprise systems.</w:t>
      </w:r>
    </w:p>
    <w:p w14:paraId="4B6B132D"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Collaborated with development and operations teams to integrate Quartz Scheduler into CI/CD pipelines, automating the deployment and configuration of scheduled tasks.</w:t>
      </w:r>
    </w:p>
    <w:p w14:paraId="65CB7BBD"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RESTful APIs in .NET Core and integrated them with Swift applications, facilitating real-time synchronization and enhancing the mobile banking experience.</w:t>
      </w:r>
    </w:p>
    <w:p w14:paraId="4A56EC0F"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Implemented HTTPS/TLS encryption to ensure all data exchanges between iOS apps and .NET Core servers meet strict financial compliance and security standards.</w:t>
      </w:r>
    </w:p>
    <w:p w14:paraId="03AAD298"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event producers in .NET Core applications, publishing events to Azure Event Hubs for efficient event-driven communication.</w:t>
      </w:r>
    </w:p>
    <w:p w14:paraId="4B5DCE36"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Optimized database performance using Dapper, a lightweight ORM, for fast query execution and improved data retrieval in financial applications.</w:t>
      </w:r>
    </w:p>
    <w:p w14:paraId="68BCC1E9"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Implemented Git branching strategies (e.g., Git Flow, trunk-based development) for streamlining development in .NET Core projects, enhancing productivity and collaboration.</w:t>
      </w:r>
    </w:p>
    <w:p w14:paraId="2C67EEBF"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SSIS packages to automate data movement between multiple sources, including SQL Server, flat files, and cloud repositories like Azure Blob Storage.</w:t>
      </w:r>
    </w:p>
    <w:p w14:paraId="2A3EECD4"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Built robust event consumers in .NET Core, processing events from Azure Event Hubs with resilient error handling mechanisms, ensuring uninterrupted business processes.</w:t>
      </w:r>
    </w:p>
    <w:p w14:paraId="4B1059E1"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test automation frameworks with CI/CD pipelines using Azure Pipelines, ensuring continuous delivery and high-quality .NET 6 software releases.</w:t>
      </w:r>
    </w:p>
    <w:p w14:paraId="4D54F6E9"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Leveraged </w:t>
      </w:r>
      <w:proofErr w:type="spellStart"/>
      <w:r w:rsidRPr="00443FB7">
        <w:rPr>
          <w:rFonts w:ascii="Tenorite" w:hAnsi="Tenorite"/>
        </w:rPr>
        <w:t>RxJS</w:t>
      </w:r>
      <w:proofErr w:type="spellEnd"/>
      <w:r w:rsidRPr="00443FB7">
        <w:rPr>
          <w:rFonts w:ascii="Tenorite" w:hAnsi="Tenorite"/>
        </w:rPr>
        <w:t xml:space="preserve"> for managing asynchronous operations, enhancing the performance of financial dashboards by fetching remote financial data in real-time.</w:t>
      </w:r>
    </w:p>
    <w:p w14:paraId="4F91313E"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distributed systems using Akka.NET or Orleans, enabling real-time processing of high volumes of financial transactions with .NET Core.</w:t>
      </w:r>
    </w:p>
    <w:p w14:paraId="101B073F"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Microsoft Orleans with Azure services such as Azure Storage and Azure Service Bus, ensuring seamless interaction between distributed components and robust cloud infrastructure.</w:t>
      </w:r>
    </w:p>
    <w:p w14:paraId="77F1A8B1"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Built modern financial applications using Blazor and .NET 8 Core, utilizing C# for client-side and server-side logic to create seamless user experiences.</w:t>
      </w:r>
    </w:p>
    <w:p w14:paraId="0CE17FF8"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Implemented DevOps practices using tools like Azure DevOps and GitHub Actions, automating build, testing, and deployment workflows for financial software.</w:t>
      </w:r>
    </w:p>
    <w:p w14:paraId="41F715B3"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Utilized machine learning frameworks like TensorFlow to build predictive models for financial forecasting, risk assessment, and algorithmic trading within .NET applications.</w:t>
      </w:r>
    </w:p>
    <w:p w14:paraId="3F084E3E"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Developed distributed applications using Microsoft Orleans Framework, enabling scalable, fault-tolerant, and high-concurrency systems for complex business use cases.</w:t>
      </w:r>
    </w:p>
    <w:p w14:paraId="3CAE6EAD"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Migrated legacy reporting systems, such as Excel and Crystal Reports, into scalable Power BI solutions, improving data accessibility and fostering a culture of self-service analytics within the organization.</w:t>
      </w:r>
    </w:p>
    <w:p w14:paraId="0AD8A7A3"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lastRenderedPageBreak/>
        <w:t>Ensured compliance with data security and privacy policies during production support activities, protecting sensitive customer information.</w:t>
      </w:r>
    </w:p>
    <w:p w14:paraId="34A3C1F3" w14:textId="3529C823"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Employed </w:t>
      </w:r>
      <w:r w:rsidR="004E04D3" w:rsidRPr="00443FB7">
        <w:rPr>
          <w:rFonts w:ascii="Tenorite" w:hAnsi="Tenorite"/>
        </w:rPr>
        <w:t>Services</w:t>
      </w:r>
      <w:r w:rsidRPr="00443FB7">
        <w:rPr>
          <w:rFonts w:ascii="Tenorite" w:hAnsi="Tenorite"/>
        </w:rPr>
        <w:t xml:space="preserve"> sagas for managing long-running business processes, ensuring reliable orchestration between distributed services in .NET Core-based financial systems.</w:t>
      </w:r>
    </w:p>
    <w:p w14:paraId="095467CA"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test harness automation with CI/CD pipelines, enabling seamless testing during build and deployment cycles, reducing lead times for releases.</w:t>
      </w:r>
    </w:p>
    <w:p w14:paraId="061E6210"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Ensured best practices for Power BI development and performance optimization were followed, including data source management, report version control, and documentation, ensuring scalability and maintainability for future reporting needs.</w:t>
      </w:r>
    </w:p>
    <w:p w14:paraId="56A4C3B2"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Experience in deploying Microsoft Orleans on Azure Kubernetes Service (AKS), managing grains as scalable microservices while maintaining high availability and reliability.</w:t>
      </w:r>
    </w:p>
    <w:p w14:paraId="09F4733C"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Integrated advanced data visualization tools like Telerik UI for WPF, facilitating intuitive financial data analysis and decision-making through interactive charts and dashboards.</w:t>
      </w:r>
    </w:p>
    <w:p w14:paraId="01F58A09"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Configured CI/CD pipelines using Azure DevOps or GitHub Actions, ensuring rapid and reliable continuous integration and delivery of .NET Core financial applications.</w:t>
      </w:r>
    </w:p>
    <w:p w14:paraId="43BD2874" w14:textId="7777777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Implemented real-time collaboration platforms using ASP.NET Core </w:t>
      </w:r>
      <w:proofErr w:type="spellStart"/>
      <w:r w:rsidRPr="00443FB7">
        <w:rPr>
          <w:rFonts w:ascii="Tenorite" w:hAnsi="Tenorite"/>
        </w:rPr>
        <w:t>SignalR</w:t>
      </w:r>
      <w:proofErr w:type="spellEnd"/>
      <w:r w:rsidRPr="00443FB7">
        <w:rPr>
          <w:rFonts w:ascii="Tenorite" w:hAnsi="Tenorite"/>
        </w:rPr>
        <w:t>, enhancing team communication and real-time data sharing in financial applications.</w:t>
      </w:r>
    </w:p>
    <w:p w14:paraId="4AC5B1ED" w14:textId="5AD1E347"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Identified areas for </w:t>
      </w:r>
      <w:r w:rsidR="004E04D3" w:rsidRPr="00443FB7">
        <w:rPr>
          <w:rFonts w:ascii="Tenorite" w:hAnsi="Tenorite"/>
        </w:rPr>
        <w:t>improvement</w:t>
      </w:r>
      <w:r w:rsidRPr="00443FB7">
        <w:rPr>
          <w:rFonts w:ascii="Tenorite" w:hAnsi="Tenorite"/>
        </w:rPr>
        <w:t xml:space="preserve"> led initiatives to enhance the production environment, contributing to increased system uptime and customer satisfaction.</w:t>
      </w:r>
    </w:p>
    <w:p w14:paraId="1D479C07" w14:textId="226677EF"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rPr>
        <w:t xml:space="preserve">Utilized Jira to manage projects, track progress, and collaborate effectively using Agile methodologies </w:t>
      </w:r>
      <w:r w:rsidR="00172013" w:rsidRPr="00443FB7">
        <w:rPr>
          <w:rFonts w:ascii="Tenorite" w:hAnsi="Tenorite"/>
        </w:rPr>
        <w:t>within fast</w:t>
      </w:r>
      <w:r w:rsidRPr="00443FB7">
        <w:rPr>
          <w:rFonts w:ascii="Tenorite" w:hAnsi="Tenorite"/>
        </w:rPr>
        <w:t>-paced environment.</w:t>
      </w:r>
    </w:p>
    <w:p w14:paraId="799CB9EF" w14:textId="627835FE" w:rsidR="003B2764" w:rsidRPr="00443FB7" w:rsidRDefault="003B2764" w:rsidP="00A62ADB">
      <w:pPr>
        <w:pStyle w:val="NoSpacing1"/>
        <w:numPr>
          <w:ilvl w:val="0"/>
          <w:numId w:val="13"/>
        </w:numPr>
        <w:spacing w:line="276" w:lineRule="auto"/>
        <w:rPr>
          <w:rFonts w:ascii="Tenorite" w:hAnsi="Tenorite"/>
        </w:rPr>
      </w:pPr>
      <w:r w:rsidRPr="00443FB7">
        <w:rPr>
          <w:rFonts w:ascii="Tenorite" w:hAnsi="Tenorite"/>
          <w:b/>
          <w:bCs/>
        </w:rPr>
        <w:t>Environment:</w:t>
      </w:r>
      <w:r w:rsidRPr="00443FB7">
        <w:rPr>
          <w:rFonts w:ascii="Tenorite" w:hAnsi="Tenorite"/>
        </w:rPr>
        <w:t xml:space="preserve"> C#, ASP.NET Core 6.0/8.0, SQL server 2019, WinForms, WCF, Rest services, ADO.NET, JavaScript, Web Services, X Path, Azure DevOps, AKS, EF core 6.0, Java, Visual studio 2022, IIS, Rest, EDMX, React, AJAX, </w:t>
      </w:r>
      <w:r w:rsidR="00FF6BD9" w:rsidRPr="00443FB7">
        <w:rPr>
          <w:rFonts w:ascii="Tenorite" w:hAnsi="Tenorite"/>
        </w:rPr>
        <w:t>Typescript, Splunk</w:t>
      </w:r>
      <w:r w:rsidRPr="00443FB7">
        <w:rPr>
          <w:rFonts w:ascii="Tenorite" w:hAnsi="Tenorite"/>
        </w:rPr>
        <w:t>, jQuery,HTML5, Angular 1</w:t>
      </w:r>
      <w:r w:rsidR="001C36E4" w:rsidRPr="00443FB7">
        <w:rPr>
          <w:rFonts w:ascii="Tenorite" w:hAnsi="Tenorite"/>
        </w:rPr>
        <w:t>8</w:t>
      </w:r>
      <w:r w:rsidR="003E5F47" w:rsidRPr="00443FB7">
        <w:rPr>
          <w:rFonts w:ascii="Tenorite" w:hAnsi="Tenorite"/>
        </w:rPr>
        <w:t>a</w:t>
      </w:r>
      <w:r w:rsidRPr="00443FB7">
        <w:rPr>
          <w:rFonts w:ascii="Tenorite" w:hAnsi="Tenorite"/>
        </w:rPr>
        <w:t>, Agile, AWS EC2, AWS S3,</w:t>
      </w:r>
      <w:r w:rsidRPr="00443FB7">
        <w:rPr>
          <w:rFonts w:ascii="Tenorite" w:hAnsi="Tenorite"/>
          <w:b/>
          <w:bCs/>
        </w:rPr>
        <w:t xml:space="preserve"> </w:t>
      </w:r>
      <w:r w:rsidRPr="00443FB7">
        <w:rPr>
          <w:rFonts w:ascii="Tenorite" w:hAnsi="Tenorite"/>
        </w:rPr>
        <w:t xml:space="preserve">.NET Web Services, Telerik, AJAX, MS Visio, Quartz Scheduler, </w:t>
      </w:r>
      <w:proofErr w:type="spellStart"/>
      <w:r w:rsidRPr="00443FB7">
        <w:rPr>
          <w:rFonts w:ascii="Tenorite" w:hAnsi="Tenorite"/>
        </w:rPr>
        <w:t>NUnit</w:t>
      </w:r>
      <w:proofErr w:type="spellEnd"/>
      <w:r w:rsidRPr="00443FB7">
        <w:rPr>
          <w:rFonts w:ascii="Tenorite" w:hAnsi="Tenorite"/>
        </w:rPr>
        <w:t>, TFS, Power BI, Microsoft Orleans, SVN, LINQ, WCF, Agile Scrum Methodologies, SSIS, SSAS, SSMS, WPF, Bootstrap.</w:t>
      </w:r>
    </w:p>
    <w:p w14:paraId="44021E7F" w14:textId="77777777" w:rsidR="00FC3624" w:rsidRPr="00443FB7" w:rsidRDefault="00FC3624" w:rsidP="003E5F47">
      <w:pPr>
        <w:pStyle w:val="NoSpacing1"/>
        <w:spacing w:line="276" w:lineRule="auto"/>
        <w:ind w:left="720"/>
        <w:rPr>
          <w:rFonts w:ascii="Tenorite" w:hAnsi="Tenorite"/>
        </w:rPr>
      </w:pPr>
    </w:p>
    <w:p w14:paraId="04F3EF72" w14:textId="77777777" w:rsidR="00443FB7" w:rsidRPr="00443FB7" w:rsidRDefault="00443FB7" w:rsidP="003E5F47">
      <w:pPr>
        <w:pStyle w:val="NoSpacing1"/>
        <w:spacing w:line="276" w:lineRule="auto"/>
        <w:ind w:left="360"/>
        <w:rPr>
          <w:rFonts w:ascii="Tenorite" w:hAnsi="Tenorite"/>
          <w:b/>
          <w:bCs/>
        </w:rPr>
      </w:pPr>
    </w:p>
    <w:p w14:paraId="4723426A" w14:textId="0F59D959" w:rsidR="00FF26D8" w:rsidRPr="00443FB7" w:rsidRDefault="00FF26D8" w:rsidP="003E5F47">
      <w:pPr>
        <w:pStyle w:val="NoSpacing1"/>
        <w:spacing w:line="276" w:lineRule="auto"/>
        <w:ind w:left="360"/>
        <w:rPr>
          <w:rFonts w:ascii="Tenorite" w:hAnsi="Tenorite"/>
          <w:b/>
          <w:bCs/>
          <w:color w:val="000000"/>
          <w:lang w:val="en-GB" w:eastAsia="en-GB"/>
        </w:rPr>
      </w:pPr>
      <w:r w:rsidRPr="00443FB7">
        <w:rPr>
          <w:rFonts w:ascii="Tenorite" w:hAnsi="Tenorite"/>
          <w:b/>
          <w:bCs/>
        </w:rPr>
        <w:t>C</w:t>
      </w:r>
      <w:r w:rsidR="00694AAF" w:rsidRPr="00443FB7">
        <w:rPr>
          <w:rFonts w:ascii="Tenorite" w:hAnsi="Tenorite"/>
          <w:b/>
          <w:bCs/>
        </w:rPr>
        <w:t>lient</w:t>
      </w:r>
      <w:r w:rsidRPr="00443FB7">
        <w:rPr>
          <w:rFonts w:ascii="Tenorite" w:hAnsi="Tenorite"/>
          <w:b/>
          <w:bCs/>
        </w:rPr>
        <w:t>:</w:t>
      </w:r>
      <w:r w:rsidRPr="00443FB7">
        <w:rPr>
          <w:rFonts w:ascii="Tenorite" w:hAnsi="Tenorite"/>
          <w:b/>
          <w:bCs/>
          <w:color w:val="000000"/>
          <w:lang w:val="en-GB" w:eastAsia="en-GB"/>
        </w:rPr>
        <w:t xml:space="preserve"> Optum Rx,</w:t>
      </w:r>
      <w:r w:rsidRPr="00443FB7">
        <w:rPr>
          <w:rFonts w:ascii="Tenorite" w:hAnsi="Tenorite"/>
          <w:b/>
          <w:bCs/>
          <w:color w:val="000000"/>
          <w:lang w:eastAsia="en-GB"/>
        </w:rPr>
        <w:t xml:space="preserve"> Eden Prairie, MN</w:t>
      </w:r>
      <w:r w:rsidR="00694AAF" w:rsidRPr="00443FB7">
        <w:rPr>
          <w:rFonts w:ascii="Tenorite" w:hAnsi="Tenorite"/>
          <w:b/>
          <w:bCs/>
          <w:color w:val="000000"/>
          <w:lang w:eastAsia="en-GB"/>
        </w:rPr>
        <w:t xml:space="preserve">                                                                        </w:t>
      </w:r>
      <w:r w:rsidR="00443FB7" w:rsidRPr="00443FB7">
        <w:rPr>
          <w:rFonts w:ascii="Tenorite" w:hAnsi="Tenorite"/>
          <w:b/>
          <w:bCs/>
          <w:color w:val="000000"/>
          <w:lang w:eastAsia="en-GB"/>
        </w:rPr>
        <w:t xml:space="preserve">            </w:t>
      </w:r>
      <w:r w:rsidR="00694AAF" w:rsidRPr="00443FB7">
        <w:rPr>
          <w:rFonts w:ascii="Tenorite" w:hAnsi="Tenorite"/>
          <w:b/>
          <w:bCs/>
          <w:color w:val="000000"/>
          <w:lang w:eastAsia="en-GB"/>
        </w:rPr>
        <w:t>Duration</w:t>
      </w:r>
      <w:r w:rsidR="00694AAF" w:rsidRPr="00443FB7">
        <w:rPr>
          <w:rFonts w:ascii="Tenorite" w:hAnsi="Tenorite"/>
          <w:color w:val="000000"/>
          <w:lang w:eastAsia="en-GB"/>
        </w:rPr>
        <w:t xml:space="preserve">: </w:t>
      </w:r>
      <w:r w:rsidR="00694AAF" w:rsidRPr="00443FB7">
        <w:rPr>
          <w:rFonts w:ascii="Tenorite" w:hAnsi="Tenorite"/>
          <w:b/>
          <w:bCs/>
          <w:color w:val="000000"/>
          <w:lang w:eastAsia="en-GB"/>
        </w:rPr>
        <w:t xml:space="preserve">Nov </w:t>
      </w:r>
      <w:r w:rsidR="00694AAF" w:rsidRPr="00443FB7">
        <w:rPr>
          <w:rFonts w:ascii="Tenorite" w:hAnsi="Tenorite"/>
          <w:b/>
          <w:bCs/>
          <w:color w:val="000000"/>
          <w:lang w:val="en-GB" w:eastAsia="en-GB"/>
        </w:rPr>
        <w:t>20</w:t>
      </w:r>
      <w:r w:rsidR="00694AAF" w:rsidRPr="00443FB7">
        <w:rPr>
          <w:rFonts w:ascii="Tenorite" w:hAnsi="Tenorite"/>
          <w:b/>
          <w:bCs/>
          <w:color w:val="000000"/>
          <w:lang w:eastAsia="en-GB"/>
        </w:rPr>
        <w:t>21</w:t>
      </w:r>
      <w:r w:rsidR="00694AAF" w:rsidRPr="00443FB7">
        <w:rPr>
          <w:rFonts w:ascii="Tenorite" w:hAnsi="Tenorite"/>
          <w:b/>
          <w:bCs/>
          <w:color w:val="000000"/>
          <w:lang w:val="en-GB" w:eastAsia="en-GB"/>
        </w:rPr>
        <w:t xml:space="preserve"> to</w:t>
      </w:r>
      <w:r w:rsidR="00694AAF" w:rsidRPr="00443FB7">
        <w:rPr>
          <w:rFonts w:ascii="Tenorite" w:hAnsi="Tenorite"/>
          <w:b/>
          <w:bCs/>
          <w:color w:val="000000"/>
          <w:lang w:eastAsia="en-GB"/>
        </w:rPr>
        <w:t>Aug 2023</w:t>
      </w:r>
    </w:p>
    <w:p w14:paraId="1DD7F25E" w14:textId="05BBEC4C" w:rsidR="00FF26D8" w:rsidRPr="00443FB7" w:rsidRDefault="00FF26D8" w:rsidP="003E5F47">
      <w:pPr>
        <w:pStyle w:val="NoSpacing1"/>
        <w:spacing w:line="276" w:lineRule="auto"/>
        <w:ind w:left="360"/>
        <w:rPr>
          <w:rFonts w:ascii="Tenorite" w:hAnsi="Tenorite"/>
          <w:b/>
          <w:bCs/>
        </w:rPr>
      </w:pPr>
      <w:r w:rsidRPr="00443FB7">
        <w:rPr>
          <w:rFonts w:ascii="Tenorite" w:hAnsi="Tenorite"/>
          <w:b/>
          <w:bCs/>
        </w:rPr>
        <w:t>R</w:t>
      </w:r>
      <w:r w:rsidR="00694AAF" w:rsidRPr="00443FB7">
        <w:rPr>
          <w:rFonts w:ascii="Tenorite" w:hAnsi="Tenorite"/>
          <w:b/>
          <w:bCs/>
        </w:rPr>
        <w:t>ole</w:t>
      </w:r>
      <w:r w:rsidRPr="00443FB7">
        <w:rPr>
          <w:rFonts w:ascii="Tenorite" w:hAnsi="Tenorite"/>
          <w:b/>
          <w:bCs/>
        </w:rPr>
        <w:t>:</w:t>
      </w:r>
      <w:r w:rsidRPr="00443FB7">
        <w:rPr>
          <w:rFonts w:ascii="Tenorite" w:hAnsi="Tenorite"/>
          <w:color w:val="000000"/>
          <w:lang w:eastAsia="en-GB"/>
        </w:rPr>
        <w:t xml:space="preserve"> </w:t>
      </w:r>
      <w:r w:rsidR="00694AAF" w:rsidRPr="00443FB7">
        <w:rPr>
          <w:rFonts w:ascii="Tenorite" w:hAnsi="Tenorite"/>
          <w:b/>
          <w:bCs/>
          <w:color w:val="000000"/>
          <w:lang w:eastAsia="en-GB"/>
        </w:rPr>
        <w:t xml:space="preserve">Dot </w:t>
      </w:r>
      <w:r w:rsidRPr="00443FB7">
        <w:rPr>
          <w:rFonts w:ascii="Tenorite" w:hAnsi="Tenorite"/>
          <w:b/>
          <w:bCs/>
          <w:color w:val="000000"/>
          <w:lang w:eastAsia="en-GB"/>
        </w:rPr>
        <w:t>N</w:t>
      </w:r>
      <w:r w:rsidR="00694AAF" w:rsidRPr="00443FB7">
        <w:rPr>
          <w:rFonts w:ascii="Tenorite" w:hAnsi="Tenorite"/>
          <w:b/>
          <w:bCs/>
          <w:color w:val="000000"/>
          <w:lang w:eastAsia="en-GB"/>
        </w:rPr>
        <w:t>et</w:t>
      </w:r>
      <w:r w:rsidRPr="00443FB7">
        <w:rPr>
          <w:rFonts w:ascii="Tenorite" w:hAnsi="Tenorite"/>
          <w:b/>
          <w:bCs/>
          <w:color w:val="000000"/>
          <w:lang w:eastAsia="en-GB"/>
        </w:rPr>
        <w:t xml:space="preserve"> </w:t>
      </w:r>
      <w:r w:rsidR="00694AAF" w:rsidRPr="00443FB7">
        <w:rPr>
          <w:rFonts w:ascii="Tenorite" w:hAnsi="Tenorite"/>
          <w:b/>
          <w:bCs/>
          <w:color w:val="000000"/>
          <w:lang w:eastAsia="en-GB"/>
        </w:rPr>
        <w:t>Full</w:t>
      </w:r>
      <w:r w:rsidRPr="00443FB7">
        <w:rPr>
          <w:rFonts w:ascii="Tenorite" w:hAnsi="Tenorite"/>
          <w:b/>
          <w:bCs/>
          <w:color w:val="000000"/>
          <w:lang w:eastAsia="en-GB"/>
        </w:rPr>
        <w:t xml:space="preserve"> S</w:t>
      </w:r>
      <w:r w:rsidR="00694AAF" w:rsidRPr="00443FB7">
        <w:rPr>
          <w:rFonts w:ascii="Tenorite" w:hAnsi="Tenorite"/>
          <w:b/>
          <w:bCs/>
          <w:color w:val="000000"/>
          <w:lang w:eastAsia="en-GB"/>
        </w:rPr>
        <w:t>tack</w:t>
      </w:r>
      <w:r w:rsidRPr="00443FB7">
        <w:rPr>
          <w:rFonts w:ascii="Tenorite" w:hAnsi="Tenorite"/>
          <w:b/>
          <w:bCs/>
          <w:color w:val="000000"/>
          <w:lang w:eastAsia="en-GB"/>
        </w:rPr>
        <w:t xml:space="preserve"> D</w:t>
      </w:r>
      <w:r w:rsidR="00694AAF" w:rsidRPr="00443FB7">
        <w:rPr>
          <w:rFonts w:ascii="Tenorite" w:hAnsi="Tenorite"/>
          <w:b/>
          <w:bCs/>
          <w:color w:val="000000"/>
          <w:lang w:eastAsia="en-GB"/>
        </w:rPr>
        <w:t>eveloper</w:t>
      </w:r>
      <w:r w:rsidRPr="00443FB7">
        <w:rPr>
          <w:rFonts w:ascii="Tenorite" w:hAnsi="Tenorite"/>
          <w:b/>
          <w:bCs/>
          <w:color w:val="000000"/>
          <w:lang w:eastAsia="en-GB"/>
        </w:rPr>
        <w:t xml:space="preserve">                                                         </w:t>
      </w:r>
    </w:p>
    <w:p w14:paraId="4066D790" w14:textId="5151F191" w:rsidR="00FC3624" w:rsidRPr="00443FB7" w:rsidRDefault="00FC3624" w:rsidP="003E5F47">
      <w:pPr>
        <w:pStyle w:val="NoSpacing1"/>
        <w:spacing w:line="276" w:lineRule="auto"/>
        <w:ind w:left="773"/>
        <w:rPr>
          <w:rFonts w:ascii="Tenorite" w:hAnsi="Tenorite"/>
          <w:b/>
          <w:bCs/>
        </w:rPr>
      </w:pPr>
    </w:p>
    <w:p w14:paraId="021F6207" w14:textId="4FAD34EC" w:rsidR="00E36A04" w:rsidRPr="00443FB7" w:rsidRDefault="00E36A04" w:rsidP="003E5F47">
      <w:pPr>
        <w:pStyle w:val="NoSpacing1"/>
        <w:spacing w:line="276" w:lineRule="auto"/>
        <w:ind w:left="360"/>
        <w:rPr>
          <w:rFonts w:ascii="Tenorite" w:hAnsi="Tenorite"/>
          <w:b/>
          <w:bCs/>
        </w:rPr>
      </w:pPr>
      <w:r w:rsidRPr="00443FB7">
        <w:rPr>
          <w:rFonts w:ascii="Tenorite" w:hAnsi="Tenorite"/>
          <w:b/>
          <w:bCs/>
        </w:rPr>
        <w:t>Project Title:</w:t>
      </w:r>
      <w:r w:rsidR="00B93B2D" w:rsidRPr="00443FB7">
        <w:rPr>
          <w:rFonts w:ascii="Tenorite" w:eastAsiaTheme="minorEastAsia" w:hAnsi="Tenorite"/>
          <w:b/>
          <w:bCs/>
        </w:rPr>
        <w:t xml:space="preserve"> </w:t>
      </w:r>
      <w:r w:rsidR="001A464C" w:rsidRPr="00443FB7">
        <w:rPr>
          <w:rFonts w:ascii="Tenorite" w:hAnsi="Tenorite"/>
          <w:b/>
          <w:bCs/>
        </w:rPr>
        <w:t xml:space="preserve">Prescription Management System (IPMS) </w:t>
      </w:r>
    </w:p>
    <w:p w14:paraId="799EC85E" w14:textId="3D246ED7" w:rsidR="00B93B2D" w:rsidRPr="00443FB7" w:rsidRDefault="00B93B2D" w:rsidP="003E5F47">
      <w:pPr>
        <w:pStyle w:val="NoSpacing1"/>
        <w:spacing w:line="276" w:lineRule="auto"/>
        <w:ind w:left="360"/>
        <w:rPr>
          <w:rFonts w:ascii="Tenorite" w:hAnsi="Tenorite"/>
        </w:rPr>
      </w:pPr>
      <w:r w:rsidRPr="00443FB7">
        <w:rPr>
          <w:rFonts w:ascii="Tenorite" w:hAnsi="Tenorite"/>
          <w:b/>
          <w:bCs/>
        </w:rPr>
        <w:t>Project Description</w:t>
      </w:r>
      <w:r w:rsidRPr="00443FB7">
        <w:rPr>
          <w:rFonts w:ascii="Tenorite" w:hAnsi="Tenorite"/>
        </w:rPr>
        <w:t>:</w:t>
      </w:r>
      <w:r w:rsidRPr="00443FB7">
        <w:rPr>
          <w:rFonts w:ascii="Tenorite" w:eastAsiaTheme="minorEastAsia" w:hAnsi="Tenorite"/>
        </w:rPr>
        <w:t xml:space="preserve"> </w:t>
      </w:r>
      <w:r w:rsidR="001A464C" w:rsidRPr="00443FB7">
        <w:rPr>
          <w:rFonts w:ascii="Tenorite" w:eastAsiaTheme="minorEastAsia" w:hAnsi="Tenorite"/>
        </w:rPr>
        <w:t xml:space="preserve">At </w:t>
      </w:r>
      <w:r w:rsidR="001A464C" w:rsidRPr="00443FB7">
        <w:rPr>
          <w:rFonts w:ascii="Tenorite" w:eastAsiaTheme="minorEastAsia" w:hAnsi="Tenorite"/>
          <w:b/>
          <w:bCs/>
        </w:rPr>
        <w:t>Optum Rx</w:t>
      </w:r>
      <w:r w:rsidR="001A464C" w:rsidRPr="00443FB7">
        <w:rPr>
          <w:rFonts w:ascii="Tenorite" w:eastAsiaTheme="minorEastAsia" w:hAnsi="Tenorite"/>
        </w:rPr>
        <w:t xml:space="preserve">, we built the </w:t>
      </w:r>
      <w:r w:rsidR="001A464C" w:rsidRPr="00443FB7">
        <w:rPr>
          <w:rFonts w:ascii="Tenorite" w:eastAsiaTheme="minorEastAsia" w:hAnsi="Tenorite"/>
          <w:b/>
          <w:bCs/>
        </w:rPr>
        <w:t>Intelligent Prescription Management System (IPMS)</w:t>
      </w:r>
      <w:r w:rsidR="001A464C" w:rsidRPr="00443FB7">
        <w:rPr>
          <w:rFonts w:ascii="Tenorite" w:eastAsiaTheme="minorEastAsia" w:hAnsi="Tenorite"/>
        </w:rPr>
        <w:t xml:space="preserve"> to streamline prescription processing and enhance medication adherence. From </w:t>
      </w:r>
      <w:r w:rsidR="001A464C" w:rsidRPr="00443FB7">
        <w:rPr>
          <w:rFonts w:ascii="Tenorite" w:eastAsiaTheme="minorEastAsia" w:hAnsi="Tenorite"/>
          <w:b/>
          <w:bCs/>
        </w:rPr>
        <w:t>2021 to 2023</w:t>
      </w:r>
      <w:r w:rsidR="001A464C" w:rsidRPr="00443FB7">
        <w:rPr>
          <w:rFonts w:ascii="Tenorite" w:eastAsiaTheme="minorEastAsia" w:hAnsi="Tenorite"/>
        </w:rPr>
        <w:t xml:space="preserve">, we leveraged </w:t>
      </w:r>
      <w:r w:rsidR="001A464C" w:rsidRPr="00443FB7">
        <w:rPr>
          <w:rFonts w:ascii="Tenorite" w:eastAsiaTheme="minorEastAsia" w:hAnsi="Tenorite"/>
          <w:b/>
          <w:bCs/>
        </w:rPr>
        <w:t>Angular and .NET</w:t>
      </w:r>
      <w:r w:rsidR="001A464C" w:rsidRPr="00443FB7">
        <w:rPr>
          <w:rFonts w:ascii="Tenorite" w:eastAsiaTheme="minorEastAsia" w:hAnsi="Tenorite"/>
        </w:rPr>
        <w:t xml:space="preserve"> to develop a secure, scalable platform integrating </w:t>
      </w:r>
      <w:r w:rsidR="001A464C" w:rsidRPr="00443FB7">
        <w:rPr>
          <w:rFonts w:ascii="Tenorite" w:eastAsiaTheme="minorEastAsia" w:hAnsi="Tenorite"/>
          <w:b/>
          <w:bCs/>
        </w:rPr>
        <w:t>EHRs, AI-driven recommendations, and real-time insurance validation</w:t>
      </w:r>
      <w:r w:rsidR="001A464C" w:rsidRPr="00443FB7">
        <w:rPr>
          <w:rFonts w:ascii="Tenorite" w:eastAsiaTheme="minorEastAsia" w:hAnsi="Tenorite"/>
        </w:rPr>
        <w:t>. This system improved efficiency, reduced errors, and optimized patient-pharmacy interactions.</w:t>
      </w:r>
    </w:p>
    <w:p w14:paraId="0C960235" w14:textId="681ED6B2"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Followed Agile methodologies as part of the SDLC process, actively participating in scrum sessions and ensuring that deliverables aligned with project timelines.</w:t>
      </w:r>
    </w:p>
    <w:p w14:paraId="71DF72CF"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Assigned to technical design and architecture of the Customer Care Project including a redesign and development of a software framework.</w:t>
      </w:r>
    </w:p>
    <w:p w14:paraId="24445AF3"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Managed the development of a healthcare management system using C# .NET technologies, specifically designed to cater to the needs of healthcare providers and patients, enhancing overall care delivery and operational efficiency.</w:t>
      </w:r>
    </w:p>
    <w:p w14:paraId="6D61D78B"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Designed and implemented a secure, scalable architecture using the ASP.NET MVC framework, ensuring compliance with HIPAA regulations for patient data protection and adherence to industry standards.</w:t>
      </w:r>
    </w:p>
    <w:p w14:paraId="5D96E355"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Implemented HL7 message parsing and serialization using .NET Core, enabling seamless conversion of HL7 messages to .NET objects and vice versa, facilitating interoperability between healthcare systems.</w:t>
      </w:r>
    </w:p>
    <w:p w14:paraId="009C2D31"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Designed and implemented robust state management solutions for large-scale healthcare applications, ensuring efficient handling of complex UI states across multiple components.</w:t>
      </w:r>
    </w:p>
    <w:p w14:paraId="027E6734"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Developed solutions for handling HL7 version 2.x and version 3 messages, ensuring compliance with healthcare standards and facilitating communication between disparate healthcare systems.</w:t>
      </w:r>
    </w:p>
    <w:p w14:paraId="4649E46C"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Utilized .NET Core 6’s ASP.NET Core framework to implement RESTful APIs for FHIR resources, enabling CRUD operations on patient data, clinical records, and healthcare information in EPIC environments.</w:t>
      </w:r>
    </w:p>
    <w:p w14:paraId="1BCCE0DC"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Developed REST APIs and gRPC services in .NET Core for seamless interaction with SharePoint, ensuring real-time data exchange and updates across healthcare systems.</w:t>
      </w:r>
    </w:p>
    <w:p w14:paraId="1DDB0615"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lastRenderedPageBreak/>
        <w:t>Optimized Quartz Scheduler configurations for performance, ensuring efficient handling of high volumes of scheduled jobs without impacting system performance.</w:t>
      </w:r>
    </w:p>
    <w:p w14:paraId="768502E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Conducted performance tuning for both Java and .NET Core services, optimizing backend services for high-volume healthcare transactions.</w:t>
      </w:r>
    </w:p>
    <w:p w14:paraId="67CD6FB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Integrated Power BI with SQL Server and Azure Data Lake to create automated, dynamic reporting solutions, reducing manual data preparation and increasing reporting accuracy.</w:t>
      </w:r>
    </w:p>
    <w:p w14:paraId="4F43E65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Created reusable Blazor components within SPFx, enhancing the functionality and interactivity of healthcare applications and improving user experience.</w:t>
      </w:r>
    </w:p>
    <w:p w14:paraId="7AE8AB83"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Optimized Splunk searches and data indexing strategies to ensure high performance and efficient data retrieval.</w:t>
      </w:r>
    </w:p>
    <w:p w14:paraId="4B08AFDC"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Implemented security best practices in SPFx web parts, incorporating OAuth2, OpenID Connect, and JWT-based authentication to ensure HIPAA compliance in applications interacting with .NET Core APIs.</w:t>
      </w:r>
    </w:p>
    <w:p w14:paraId="274F5AB9"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Leveraged NGRX's store and effects to minimize API calls and reduce redundant data loading, leading to significant improvements in application performance and user experience.</w:t>
      </w:r>
    </w:p>
    <w:p w14:paraId="2A582FD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Designed and integrated enterprise-grade authentication mechanisms for healthcare applications in .NET Core, leveraging Azure Active Directory (Azure AD) for secure access management.</w:t>
      </w:r>
    </w:p>
    <w:p w14:paraId="143033A2"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Developed automated data workflows using SSIS and .NET Core, synchronizing data between EHR systems, patient management systems, and other healthcare applications, ensuring data integrity and consistency.</w:t>
      </w:r>
    </w:p>
    <w:p w14:paraId="1839903E"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Configured log sources from various systems, including web servers, databases, and middleware, into Splunk for centralized logging.</w:t>
      </w:r>
    </w:p>
    <w:p w14:paraId="735F4B73"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Automated data refresh schedules using Power BI Gateway, ensuring up-to-date reporting with minimal manual intervention.</w:t>
      </w:r>
    </w:p>
    <w:p w14:paraId="29DE6C12"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Managed asynchronous operations like HTTP requests, error handling, and loading indicators using NGRX, enhancing the responsiveness and reliability of the application.</w:t>
      </w:r>
    </w:p>
    <w:p w14:paraId="54E4BA97"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Ensured compliance with healthcare regulations such as HIPAA in all data integration and reporting processes using SSIS and SSRS, implementing encryption, access controls, and audit logging to protect patient information.</w:t>
      </w:r>
    </w:p>
    <w:p w14:paraId="65D71AB4"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 xml:space="preserve">Implemented state management using </w:t>
      </w:r>
      <w:proofErr w:type="spellStart"/>
      <w:r w:rsidRPr="00443FB7">
        <w:rPr>
          <w:rFonts w:ascii="Tenorite" w:hAnsi="Tenorite"/>
        </w:rPr>
        <w:t>NgRx</w:t>
      </w:r>
      <w:proofErr w:type="spellEnd"/>
      <w:r w:rsidRPr="00443FB7">
        <w:rPr>
          <w:rFonts w:ascii="Tenorite" w:hAnsi="Tenorite"/>
        </w:rPr>
        <w:t xml:space="preserve"> in Angular applications, enabling efficient handling of application state for critical data such as patient records and user sessions.</w:t>
      </w:r>
    </w:p>
    <w:p w14:paraId="0828622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Integrated Java-based electronic health record (EHR) systems with .NET healthcare applications, ensuring seamless interoperability between patient data management, claims processing, and insurance verification systems.</w:t>
      </w:r>
    </w:p>
    <w:p w14:paraId="104A4830"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Set up CI/CD pipelines for healthcare applications, ensuring compliance and continuous delivery by testing, validating, and deploying updates and features in a timely manner.</w:t>
      </w:r>
    </w:p>
    <w:p w14:paraId="0CC020FF"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Integrated the system with EHR systems like Epic and Cerner, ensuring seamless data exchange and interoperability using HL7 standards.</w:t>
      </w:r>
    </w:p>
    <w:p w14:paraId="41BE9C05"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Handled client-side validations using JavaScript and ASP.NET controls, improving the accuracy and reliability of data input in healthcare web applications.</w:t>
      </w:r>
    </w:p>
    <w:p w14:paraId="48744D4C"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Designed reusable methods and classes using Object-Oriented Programming (OOP) principles in C#, improving code maintainability and reducing technical debt in the long term.</w:t>
      </w:r>
    </w:p>
    <w:p w14:paraId="30C64283"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Utilized Azure services for seamless integration with .NET, providing a smooth website creation and content delivery network (CDN) for healthcare applications.</w:t>
      </w:r>
    </w:p>
    <w:p w14:paraId="40F276A1"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 xml:space="preserve">Leveraged NHibernate's </w:t>
      </w:r>
      <w:proofErr w:type="spellStart"/>
      <w:r w:rsidRPr="00443FB7">
        <w:rPr>
          <w:rFonts w:ascii="Tenorite" w:hAnsi="Tenorite"/>
        </w:rPr>
        <w:t>QueryOver</w:t>
      </w:r>
      <w:proofErr w:type="spellEnd"/>
      <w:r w:rsidRPr="00443FB7">
        <w:rPr>
          <w:rFonts w:ascii="Tenorite" w:hAnsi="Tenorite"/>
        </w:rPr>
        <w:t>, Criteria, and HQL to perform complex queries on healthcare data, supporting key features such as patient search, reporting, and analytics.</w:t>
      </w:r>
    </w:p>
    <w:p w14:paraId="30BDCC91"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Integrated NHibernate-based data access layers with CI/CD pipelines, automating build, testing, and deployment processes using tools like Azure DevOps, Jenkins, and GitHub Actions.</w:t>
      </w:r>
    </w:p>
    <w:p w14:paraId="7C5D947D"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Utilized Team Foundation Server (TFS) for source control throughout the entire development lifecycle, ensuring version control and team collaboration on healthcare applications.</w:t>
      </w:r>
    </w:p>
    <w:p w14:paraId="2D1679FF"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Developed web controls to reduce recurring UI binding issues and adhered to CMMI processes to minimize architectural problems in the software development cycle.</w:t>
      </w:r>
    </w:p>
    <w:p w14:paraId="5252E56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t>Developed reusable user controls for inputting and displaying data in web applications using ASP.NET, while contributing to the design and development of MVC-based applications with Angular.js, Bootstrap, HTML5, and CSS3.</w:t>
      </w:r>
    </w:p>
    <w:p w14:paraId="5137A258" w14:textId="77777777" w:rsidR="003B2764" w:rsidRPr="00443FB7" w:rsidRDefault="003B2764" w:rsidP="00A62ADB">
      <w:pPr>
        <w:pStyle w:val="NoSpacing1"/>
        <w:numPr>
          <w:ilvl w:val="0"/>
          <w:numId w:val="12"/>
        </w:numPr>
        <w:spacing w:line="276" w:lineRule="auto"/>
        <w:rPr>
          <w:rFonts w:ascii="Tenorite" w:hAnsi="Tenorite"/>
        </w:rPr>
      </w:pPr>
      <w:r w:rsidRPr="00443FB7">
        <w:rPr>
          <w:rFonts w:ascii="Tenorite" w:hAnsi="Tenorite"/>
        </w:rPr>
        <w:lastRenderedPageBreak/>
        <w:t>Implemented a three-tier architecture in web applications, using LINQ to query generic collection objects, improving code efficiency and maintainability in back-office support applications.</w:t>
      </w:r>
    </w:p>
    <w:p w14:paraId="4114B5A9" w14:textId="77777777" w:rsidR="00696D13" w:rsidRPr="00443FB7" w:rsidRDefault="003B2764" w:rsidP="00A62ADB">
      <w:pPr>
        <w:pStyle w:val="NoSpacing1"/>
        <w:numPr>
          <w:ilvl w:val="0"/>
          <w:numId w:val="12"/>
        </w:numPr>
        <w:spacing w:line="276" w:lineRule="auto"/>
        <w:rPr>
          <w:rFonts w:ascii="Tenorite" w:hAnsi="Tenorite"/>
          <w:b/>
          <w:bCs/>
        </w:rPr>
      </w:pPr>
      <w:r w:rsidRPr="00443FB7">
        <w:rPr>
          <w:rFonts w:ascii="Tenorite" w:hAnsi="Tenorite"/>
          <w:b/>
          <w:bCs/>
          <w:lang w:eastAsia="en-IN"/>
        </w:rPr>
        <w:t>Environment:</w:t>
      </w:r>
      <w:r w:rsidRPr="00443FB7">
        <w:rPr>
          <w:rFonts w:ascii="Tenorite" w:hAnsi="Tenorite"/>
          <w:lang w:eastAsia="en-IN"/>
        </w:rPr>
        <w:t xml:space="preserve"> ASP.NET MVC, C#, Agile, Angular 8/9, Web API, Mobile Applications (Android and IOS), SQL Server, Mongo DB, Web Services, Kendo UI, MVVM, Java, AJAX Control Toolkit, JavaScript, jQuery, Power BI, Node.JS, HTML, IIS, Azure, Telerik, TeamCity Windows, Microsoft Visio, Visual Studio, .Net </w:t>
      </w:r>
      <w:proofErr w:type="spellStart"/>
      <w:r w:rsidRPr="00443FB7">
        <w:rPr>
          <w:rFonts w:ascii="Tenorite" w:hAnsi="Tenorite"/>
          <w:lang w:eastAsia="en-IN"/>
        </w:rPr>
        <w:t>Framework,Splunk</w:t>
      </w:r>
      <w:proofErr w:type="spellEnd"/>
      <w:r w:rsidRPr="00443FB7">
        <w:rPr>
          <w:rFonts w:ascii="Tenorite" w:hAnsi="Tenorite"/>
          <w:lang w:eastAsia="en-IN"/>
        </w:rPr>
        <w:t xml:space="preserve">, Microsoft Reporting Services (SSRS), </w:t>
      </w:r>
      <w:r w:rsidRPr="00443FB7">
        <w:rPr>
          <w:rFonts w:ascii="Tenorite" w:hAnsi="Tenorite"/>
        </w:rPr>
        <w:t xml:space="preserve">Quartz Scheduler, </w:t>
      </w:r>
      <w:r w:rsidRPr="00443FB7">
        <w:rPr>
          <w:rFonts w:ascii="Tenorite" w:hAnsi="Tenorite"/>
          <w:lang w:eastAsia="en-IN"/>
        </w:rPr>
        <w:t>Clear Case, TypeScript, Hibernate,</w:t>
      </w:r>
      <w:ins w:id="0" w:author="santosh O" w:date="2024-02-26T16:03:00Z">
        <w:r w:rsidRPr="00443FB7">
          <w:rPr>
            <w:rFonts w:ascii="Tenorite" w:hAnsi="Tenorite"/>
            <w:lang w:eastAsia="en-IN"/>
          </w:rPr>
          <w:t xml:space="preserve"> </w:t>
        </w:r>
      </w:ins>
      <w:r w:rsidRPr="00443FB7">
        <w:rPr>
          <w:rFonts w:ascii="Tenorite" w:hAnsi="Tenorite"/>
          <w:lang w:eastAsia="en-IN"/>
        </w:rPr>
        <w:t xml:space="preserve">CI/CD Pipelines. </w:t>
      </w:r>
      <w:r w:rsidR="00CD0B7C" w:rsidRPr="00443FB7">
        <w:rPr>
          <w:rFonts w:ascii="Tenorite" w:hAnsi="Tenorite"/>
          <w:lang w:eastAsia="en-IN"/>
        </w:rPr>
        <w:br/>
      </w:r>
    </w:p>
    <w:p w14:paraId="52DA9829" w14:textId="77777777" w:rsidR="00443FB7" w:rsidRPr="00443FB7" w:rsidRDefault="00443FB7" w:rsidP="003E5F47">
      <w:pPr>
        <w:pStyle w:val="NoSpacing1"/>
        <w:spacing w:line="276" w:lineRule="auto"/>
        <w:ind w:left="360"/>
        <w:rPr>
          <w:rFonts w:ascii="Tenorite" w:hAnsi="Tenorite"/>
          <w:b/>
          <w:bCs/>
        </w:rPr>
      </w:pPr>
    </w:p>
    <w:p w14:paraId="5DB75185" w14:textId="656E485A" w:rsidR="0056162C" w:rsidRPr="00443FB7" w:rsidRDefault="0056162C" w:rsidP="003E5F47">
      <w:pPr>
        <w:pStyle w:val="NoSpacing1"/>
        <w:spacing w:line="276" w:lineRule="auto"/>
        <w:ind w:left="360"/>
        <w:rPr>
          <w:rFonts w:ascii="Tenorite" w:hAnsi="Tenorite"/>
          <w:b/>
          <w:bCs/>
          <w:color w:val="000000"/>
          <w:lang w:val="en-GB" w:eastAsia="en-GB"/>
        </w:rPr>
      </w:pPr>
      <w:r w:rsidRPr="00443FB7">
        <w:rPr>
          <w:rFonts w:ascii="Tenorite" w:hAnsi="Tenorite"/>
          <w:b/>
          <w:bCs/>
        </w:rPr>
        <w:t>C</w:t>
      </w:r>
      <w:r w:rsidR="00694AAF" w:rsidRPr="00443FB7">
        <w:rPr>
          <w:rFonts w:ascii="Tenorite" w:hAnsi="Tenorite"/>
          <w:b/>
          <w:bCs/>
        </w:rPr>
        <w:t>lient</w:t>
      </w:r>
      <w:r w:rsidRPr="00443FB7">
        <w:rPr>
          <w:rFonts w:ascii="Tenorite" w:hAnsi="Tenorite"/>
          <w:b/>
          <w:bCs/>
        </w:rPr>
        <w:t>:</w:t>
      </w:r>
      <w:r w:rsidRPr="00443FB7">
        <w:rPr>
          <w:rFonts w:ascii="Tenorite" w:hAnsi="Tenorite"/>
          <w:b/>
          <w:bCs/>
          <w:color w:val="000000"/>
          <w:lang w:val="en-GB" w:eastAsia="en-GB"/>
        </w:rPr>
        <w:t xml:space="preserve"> Wolters Kluwer, </w:t>
      </w:r>
      <w:r w:rsidRPr="00443FB7">
        <w:rPr>
          <w:rFonts w:ascii="Tenorite" w:hAnsi="Tenorite"/>
          <w:b/>
          <w:bCs/>
          <w:color w:val="000000"/>
          <w:lang w:eastAsia="en-GB"/>
        </w:rPr>
        <w:t>Coppell, TX</w:t>
      </w:r>
      <w:r w:rsidR="00696D13" w:rsidRPr="00443FB7">
        <w:rPr>
          <w:rFonts w:ascii="Tenorite" w:hAnsi="Tenorite"/>
          <w:b/>
          <w:bCs/>
          <w:color w:val="000000"/>
          <w:lang w:eastAsia="en-GB"/>
        </w:rPr>
        <w:t xml:space="preserve">                                                               </w:t>
      </w:r>
      <w:r w:rsidR="00694AAF" w:rsidRPr="00443FB7">
        <w:rPr>
          <w:rFonts w:ascii="Tenorite" w:hAnsi="Tenorite"/>
          <w:b/>
          <w:bCs/>
          <w:color w:val="000000"/>
          <w:lang w:eastAsia="en-GB"/>
        </w:rPr>
        <w:t xml:space="preserve">         </w:t>
      </w:r>
      <w:r w:rsidR="00696D13" w:rsidRPr="00443FB7">
        <w:rPr>
          <w:rFonts w:ascii="Tenorite" w:hAnsi="Tenorite"/>
          <w:b/>
          <w:bCs/>
          <w:color w:val="000000"/>
          <w:lang w:eastAsia="en-GB"/>
        </w:rPr>
        <w:t xml:space="preserve"> </w:t>
      </w:r>
      <w:r w:rsidR="00443FB7" w:rsidRPr="00443FB7">
        <w:rPr>
          <w:rFonts w:ascii="Tenorite" w:hAnsi="Tenorite"/>
          <w:b/>
          <w:bCs/>
          <w:color w:val="000000"/>
          <w:lang w:eastAsia="en-GB"/>
        </w:rPr>
        <w:t xml:space="preserve">            </w:t>
      </w:r>
      <w:r w:rsidR="00696D13" w:rsidRPr="00443FB7">
        <w:rPr>
          <w:rFonts w:ascii="Tenorite" w:hAnsi="Tenorite"/>
          <w:b/>
          <w:bCs/>
          <w:color w:val="000000"/>
          <w:lang w:eastAsia="en-GB"/>
        </w:rPr>
        <w:t>D</w:t>
      </w:r>
      <w:r w:rsidR="00694AAF" w:rsidRPr="00443FB7">
        <w:rPr>
          <w:rFonts w:ascii="Tenorite" w:hAnsi="Tenorite"/>
          <w:b/>
          <w:bCs/>
          <w:color w:val="000000"/>
          <w:lang w:eastAsia="en-GB"/>
        </w:rPr>
        <w:t>uration</w:t>
      </w:r>
      <w:r w:rsidR="00696D13" w:rsidRPr="00443FB7">
        <w:rPr>
          <w:rFonts w:ascii="Tenorite" w:hAnsi="Tenorite"/>
          <w:b/>
          <w:bCs/>
          <w:color w:val="000000"/>
          <w:lang w:eastAsia="en-GB"/>
        </w:rPr>
        <w:t>: Jan2020 to Oct 2021</w:t>
      </w:r>
      <w:r w:rsidRPr="00443FB7">
        <w:rPr>
          <w:rFonts w:ascii="Tenorite" w:hAnsi="Tenorite"/>
          <w:b/>
          <w:bCs/>
          <w:color w:val="000000"/>
          <w:lang w:eastAsia="en-GB"/>
        </w:rPr>
        <w:t> </w:t>
      </w:r>
    </w:p>
    <w:p w14:paraId="240D1FF2" w14:textId="2A8F6EF1" w:rsidR="00CD0B7C" w:rsidRPr="00443FB7" w:rsidRDefault="0056162C" w:rsidP="003E5F47">
      <w:pPr>
        <w:pStyle w:val="NoSpacing1"/>
        <w:spacing w:line="276" w:lineRule="auto"/>
        <w:ind w:left="360"/>
        <w:rPr>
          <w:rFonts w:ascii="Tenorite" w:hAnsi="Tenorite"/>
          <w:lang w:eastAsia="en-IN"/>
        </w:rPr>
      </w:pPr>
      <w:r w:rsidRPr="00443FB7">
        <w:rPr>
          <w:rFonts w:ascii="Tenorite" w:hAnsi="Tenorite"/>
          <w:b/>
          <w:bCs/>
        </w:rPr>
        <w:t>R</w:t>
      </w:r>
      <w:r w:rsidR="00694AAF" w:rsidRPr="00443FB7">
        <w:rPr>
          <w:rFonts w:ascii="Tenorite" w:hAnsi="Tenorite"/>
          <w:b/>
          <w:bCs/>
        </w:rPr>
        <w:t>ole</w:t>
      </w:r>
      <w:r w:rsidRPr="00443FB7">
        <w:rPr>
          <w:rFonts w:ascii="Tenorite" w:hAnsi="Tenorite"/>
          <w:b/>
          <w:bCs/>
        </w:rPr>
        <w:t>:</w:t>
      </w:r>
      <w:r w:rsidRPr="00443FB7">
        <w:rPr>
          <w:rFonts w:ascii="Tenorite" w:hAnsi="Tenorite"/>
          <w:b/>
          <w:bCs/>
          <w:color w:val="000000"/>
          <w:lang w:eastAsia="en-GB"/>
        </w:rPr>
        <w:t xml:space="preserve"> </w:t>
      </w:r>
      <w:r w:rsidR="00694AAF" w:rsidRPr="00443FB7">
        <w:rPr>
          <w:rFonts w:ascii="Tenorite" w:hAnsi="Tenorite"/>
          <w:b/>
          <w:bCs/>
          <w:color w:val="000000"/>
          <w:lang w:eastAsia="en-GB"/>
        </w:rPr>
        <w:t xml:space="preserve">Senior </w:t>
      </w:r>
      <w:r w:rsidR="00694AAF" w:rsidRPr="00443FB7">
        <w:rPr>
          <w:rFonts w:ascii="Tenorite" w:hAnsi="Tenorite"/>
          <w:b/>
          <w:bCs/>
          <w:color w:val="000000"/>
          <w:lang w:val="en-GB" w:eastAsia="en-GB"/>
        </w:rPr>
        <w:t xml:space="preserve">Dot </w:t>
      </w:r>
      <w:r w:rsidRPr="00443FB7">
        <w:rPr>
          <w:rFonts w:ascii="Tenorite" w:hAnsi="Tenorite"/>
          <w:b/>
          <w:bCs/>
          <w:color w:val="000000"/>
          <w:lang w:val="en-GB" w:eastAsia="en-GB"/>
        </w:rPr>
        <w:t>N</w:t>
      </w:r>
      <w:r w:rsidR="00694AAF" w:rsidRPr="00443FB7">
        <w:rPr>
          <w:rFonts w:ascii="Tenorite" w:hAnsi="Tenorite"/>
          <w:b/>
          <w:bCs/>
          <w:color w:val="000000"/>
          <w:lang w:val="en-GB" w:eastAsia="en-GB"/>
        </w:rPr>
        <w:t>et</w:t>
      </w:r>
      <w:r w:rsidRPr="00443FB7">
        <w:rPr>
          <w:rFonts w:ascii="Tenorite" w:hAnsi="Tenorite"/>
          <w:b/>
          <w:bCs/>
          <w:color w:val="000000"/>
          <w:lang w:val="en-GB" w:eastAsia="en-GB"/>
        </w:rPr>
        <w:t xml:space="preserve"> Developer</w:t>
      </w:r>
      <w:r w:rsidRPr="00443FB7">
        <w:rPr>
          <w:rFonts w:ascii="Tenorite" w:hAnsi="Tenorite"/>
          <w:b/>
          <w:bCs/>
          <w:color w:val="000000"/>
          <w:lang w:eastAsia="en-GB"/>
        </w:rPr>
        <w:t xml:space="preserve">                                                                                              </w:t>
      </w:r>
    </w:p>
    <w:p w14:paraId="487F78C5" w14:textId="42D41521" w:rsidR="00FC3624" w:rsidRPr="00443FB7" w:rsidRDefault="00FC3624" w:rsidP="003E5F47">
      <w:pPr>
        <w:pStyle w:val="NoSpacing1"/>
        <w:spacing w:line="276" w:lineRule="auto"/>
        <w:ind w:left="773"/>
        <w:rPr>
          <w:rFonts w:ascii="Tenorite" w:hAnsi="Tenorite"/>
          <w:b/>
          <w:bCs/>
        </w:rPr>
      </w:pPr>
    </w:p>
    <w:p w14:paraId="580BB545" w14:textId="5D3B7332" w:rsidR="00B93B2D" w:rsidRPr="00443FB7" w:rsidRDefault="00B93B2D" w:rsidP="003E5F47">
      <w:pPr>
        <w:pStyle w:val="NoSpacing1"/>
        <w:spacing w:line="276" w:lineRule="auto"/>
        <w:ind w:left="360"/>
        <w:rPr>
          <w:rFonts w:ascii="Tenorite" w:hAnsi="Tenorite"/>
        </w:rPr>
      </w:pPr>
      <w:r w:rsidRPr="00443FB7">
        <w:rPr>
          <w:rFonts w:ascii="Tenorite" w:hAnsi="Tenorite"/>
          <w:b/>
          <w:bCs/>
        </w:rPr>
        <w:t>Project Title:</w:t>
      </w:r>
      <w:r w:rsidR="0019703F" w:rsidRPr="00443FB7">
        <w:rPr>
          <w:rFonts w:ascii="Tenorite" w:eastAsiaTheme="minorEastAsia" w:hAnsi="Tenorite"/>
          <w:b/>
          <w:bCs/>
        </w:rPr>
        <w:t xml:space="preserve"> </w:t>
      </w:r>
      <w:r w:rsidR="0019703F" w:rsidRPr="00443FB7">
        <w:rPr>
          <w:rFonts w:ascii="Tenorite" w:hAnsi="Tenorite"/>
          <w:b/>
          <w:bCs/>
        </w:rPr>
        <w:t>Automated Infrastructure Deployment &amp; Monitoring Solution</w:t>
      </w:r>
    </w:p>
    <w:p w14:paraId="1826DEFE" w14:textId="4967386E" w:rsidR="00B93B2D" w:rsidRPr="00443FB7" w:rsidRDefault="00B93B2D" w:rsidP="003E5F47">
      <w:pPr>
        <w:pStyle w:val="NoSpacing1"/>
        <w:spacing w:line="276" w:lineRule="auto"/>
        <w:ind w:left="360"/>
        <w:rPr>
          <w:rFonts w:ascii="Tenorite" w:hAnsi="Tenorite"/>
        </w:rPr>
      </w:pPr>
      <w:r w:rsidRPr="00443FB7">
        <w:rPr>
          <w:rFonts w:ascii="Tenorite" w:hAnsi="Tenorite"/>
          <w:b/>
          <w:bCs/>
        </w:rPr>
        <w:t>Project Description</w:t>
      </w:r>
      <w:r w:rsidRPr="00443FB7">
        <w:rPr>
          <w:rFonts w:ascii="Tenorite" w:hAnsi="Tenorite"/>
        </w:rPr>
        <w:t>:</w:t>
      </w:r>
      <w:r w:rsidR="0019703F" w:rsidRPr="00443FB7">
        <w:rPr>
          <w:rFonts w:ascii="Tenorite" w:eastAsiaTheme="minorEastAsia" w:hAnsi="Tenorite"/>
        </w:rPr>
        <w:t xml:space="preserve"> </w:t>
      </w:r>
      <w:r w:rsidR="0019703F" w:rsidRPr="00443FB7">
        <w:rPr>
          <w:rFonts w:ascii="Tenorite" w:hAnsi="Tenorite"/>
        </w:rPr>
        <w:t xml:space="preserve">Migrated applications to </w:t>
      </w:r>
      <w:r w:rsidR="0019703F" w:rsidRPr="00443FB7">
        <w:rPr>
          <w:rFonts w:ascii="Tenorite" w:hAnsi="Tenorite"/>
          <w:b/>
          <w:bCs/>
        </w:rPr>
        <w:t>AngularJS,</w:t>
      </w:r>
      <w:r w:rsidR="0019703F" w:rsidRPr="00443FB7">
        <w:rPr>
          <w:rFonts w:ascii="Tenorite" w:hAnsi="Tenorite"/>
        </w:rPr>
        <w:t xml:space="preserve"> enhancing performance through code refactoring and optimized module management. Implemented Terraform for infrastructure automation in </w:t>
      </w:r>
      <w:r w:rsidR="0019703F" w:rsidRPr="00443FB7">
        <w:rPr>
          <w:rFonts w:ascii="Tenorite" w:hAnsi="Tenorite"/>
          <w:b/>
          <w:bCs/>
        </w:rPr>
        <w:t>Azure Cloud</w:t>
      </w:r>
      <w:r w:rsidR="0019703F" w:rsidRPr="00443FB7">
        <w:rPr>
          <w:rFonts w:ascii="Tenorite" w:hAnsi="Tenorite"/>
        </w:rPr>
        <w:t xml:space="preserve">, reducing manual provisioning time by 40%. Developed automated monitoring tools and </w:t>
      </w:r>
      <w:r w:rsidR="0019703F" w:rsidRPr="00443FB7">
        <w:rPr>
          <w:rFonts w:ascii="Tenorite" w:hAnsi="Tenorite"/>
          <w:b/>
          <w:bCs/>
        </w:rPr>
        <w:t>configured API Gateway</w:t>
      </w:r>
      <w:r w:rsidR="0019703F" w:rsidRPr="00443FB7">
        <w:rPr>
          <w:rFonts w:ascii="Tenorite" w:hAnsi="Tenorite"/>
        </w:rPr>
        <w:t xml:space="preserve"> services to ensure secure, real-time communication between microservices.</w:t>
      </w:r>
    </w:p>
    <w:p w14:paraId="247B70AB" w14:textId="419A5069" w:rsidR="00CD0B7C" w:rsidRPr="00443FB7" w:rsidRDefault="00CD0B7C" w:rsidP="003E5F47">
      <w:pPr>
        <w:pStyle w:val="NoSpacing1"/>
        <w:numPr>
          <w:ilvl w:val="0"/>
          <w:numId w:val="8"/>
        </w:numPr>
        <w:spacing w:line="276" w:lineRule="auto"/>
        <w:rPr>
          <w:rFonts w:ascii="Tenorite" w:hAnsi="Tenorite"/>
        </w:rPr>
      </w:pPr>
      <w:r w:rsidRPr="00443FB7">
        <w:rPr>
          <w:rFonts w:ascii="Tenorite" w:hAnsi="Tenorite"/>
        </w:rPr>
        <w:t>Developed REST APIs and gRPC services in .NET Core for seamless interaction with SharePoint, ensuring real-time data exchange and updates across healthcare systems.</w:t>
      </w:r>
    </w:p>
    <w:p w14:paraId="7787185F"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eastAsia="Times New Roman" w:hAnsi="Tenorite" w:cs="Times New Roman"/>
          <w:sz w:val="20"/>
          <w:szCs w:val="20"/>
        </w:rPr>
      </w:pPr>
      <w:r w:rsidRPr="00443FB7">
        <w:rPr>
          <w:rFonts w:ascii="Tenorite" w:hAnsi="Tenorite" w:cs="Times New Roman"/>
          <w:sz w:val="20"/>
          <w:szCs w:val="20"/>
        </w:rPr>
        <w:t>Understand Architecture Requirements and ensure effective Design and Development.</w:t>
      </w:r>
    </w:p>
    <w:p w14:paraId="14BEDED7"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Proficient in C#.NET, Angular JS, JSON, Web API, and Azure cloud technologies.</w:t>
      </w:r>
    </w:p>
    <w:p w14:paraId="797787FD"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Conducted file system audits and cleanup activities to optimize file storage, improve data organization, and enhance system performance for clients.</w:t>
      </w:r>
    </w:p>
    <w:p w14:paraId="79A8E35A"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Collaborated with compliance teams to ensure market data usage aligns with vendor licensing agreements and regulatory requirements.</w:t>
      </w:r>
    </w:p>
    <w:p w14:paraId="5F26EA01"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Successfully upgraded the application to Angular JS, leveraging the latest features and optimizing performance through code refactoring and enhanced module management.</w:t>
      </w:r>
    </w:p>
    <w:p w14:paraId="72EC215F"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Implemented REST APIs for efficient communication between applications.</w:t>
      </w:r>
    </w:p>
    <w:p w14:paraId="67C920C3"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Implemented NoSQL databases like DynamoDB, optimizing data models for scalability and performance.</w:t>
      </w:r>
    </w:p>
    <w:p w14:paraId="29FABE5F"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Developed and secured RESTful APIs using Amazon API Gateway, enabling secure access and integration with other AWS services.</w:t>
      </w:r>
    </w:p>
    <w:p w14:paraId="1365FAB6"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Participated in evaluating and selecting suitable Telerik product suite capabilities to address unique project challenges effectively.</w:t>
      </w:r>
    </w:p>
    <w:p w14:paraId="4A4FD46F"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Implemented advanced features such as filtering, sorting, and pagination using Telerik Grid, enhancing data management and user interaction capabilities for client applications.</w:t>
      </w:r>
    </w:p>
    <w:p w14:paraId="739588A1"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Configured API Gateway services to create and manage RESTful APIs, enabling secure and efficient communication between clients and backend services.</w:t>
      </w:r>
    </w:p>
    <w:p w14:paraId="4AA76E51"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Led the migration process to Angular JS, ensuring a smooth transition by carefully planning the update, resolving compatibility issues, and conducting thorough testing.</w:t>
      </w:r>
    </w:p>
    <w:p w14:paraId="143FED93"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Developed automated monitoring tools for market data feeds, ensuring uninterrupted services and rapid issue resolution for end-users.</w:t>
      </w:r>
    </w:p>
    <w:p w14:paraId="7389D333"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Developed cross-browser accessible interfaces using Bootstrap, JavaScript, CSS3, and Angular JS.</w:t>
      </w:r>
    </w:p>
    <w:p w14:paraId="09785194"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 xml:space="preserve">Integrated ASP.NET </w:t>
      </w:r>
      <w:proofErr w:type="spellStart"/>
      <w:r w:rsidRPr="00443FB7">
        <w:rPr>
          <w:rFonts w:ascii="Tenorite" w:hAnsi="Tenorite" w:cs="Times New Roman"/>
          <w:sz w:val="20"/>
          <w:szCs w:val="20"/>
        </w:rPr>
        <w:t>WebForms</w:t>
      </w:r>
      <w:proofErr w:type="spellEnd"/>
      <w:r w:rsidRPr="00443FB7">
        <w:rPr>
          <w:rFonts w:ascii="Tenorite" w:hAnsi="Tenorite" w:cs="Times New Roman"/>
          <w:sz w:val="20"/>
          <w:szCs w:val="20"/>
        </w:rPr>
        <w:t xml:space="preserve"> with various data sources, such as SQL Server, Oracle, and XML, using ADO.NET and LINQ.</w:t>
      </w:r>
    </w:p>
    <w:p w14:paraId="67DE4C97"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Delivered a market data normalization framework for a leading financial institution, enabling consistent analytics across equities, FX, and derivatives.</w:t>
      </w:r>
    </w:p>
    <w:p w14:paraId="562D350A"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Extensively worked on UAT/PROD issues to ensure seamless application performance.</w:t>
      </w:r>
    </w:p>
    <w:p w14:paraId="1F58A7F6"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Skilled in writing unit test cases, integration test cases, and automation test cases.</w:t>
      </w:r>
    </w:p>
    <w:p w14:paraId="27304E5A"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Proficient in Visual Studio 2017, .NET 3.5/4.0, .Net Core, GIT, Angular12/14, Azure DevOps, Azure Cloud, and Terraform.</w:t>
      </w:r>
    </w:p>
    <w:p w14:paraId="033A9F33"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Developed reusable and modular JavaScript components, promoting code reuse and consistent behavior across the application.</w:t>
      </w:r>
    </w:p>
    <w:p w14:paraId="7AFA2C75"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Utilizing Azure Data Factory, data integration solutions have been implemented to allow for smooth data integration and migration across on-premises and cloud settings.</w:t>
      </w:r>
    </w:p>
    <w:p w14:paraId="6A8888E7"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lastRenderedPageBreak/>
        <w:t>Integrated Confluence with project management tools, enabling seamless information sharing and transparency.</w:t>
      </w:r>
    </w:p>
    <w:p w14:paraId="12F8F531"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Used Microservices architecture, REST, and AWS to build, test, and deploy identity microservices.</w:t>
      </w:r>
    </w:p>
    <w:p w14:paraId="73E30229"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Implemented a distributed Elasticsearch cluster with cross-cluster replication, ensuring high availability and disaster recovery for a mission-critical application in the healthcare industry.</w:t>
      </w:r>
    </w:p>
    <w:p w14:paraId="66D6C2EC"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Involved in deployment activities for QA, Dev, and Prod environments using TFS.</w:t>
      </w:r>
    </w:p>
    <w:p w14:paraId="5800C474" w14:textId="77777777" w:rsidR="00CD0B7C" w:rsidRPr="00443FB7" w:rsidRDefault="00CD0B7C" w:rsidP="003E5F47">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Implemented robust and secure data storage solutions using Amazon S3, with versioning, lifecycle policies, and access controls.</w:t>
      </w:r>
    </w:p>
    <w:p w14:paraId="307D857C" w14:textId="77777777" w:rsidR="00CD0B7C" w:rsidRPr="00443FB7" w:rsidRDefault="00CD0B7C" w:rsidP="00A62ADB">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Collaborated with client teams to troubleshoot and optimize HTTP-based services and APIs for reliability and scalability.</w:t>
      </w:r>
    </w:p>
    <w:p w14:paraId="5A76BCBD" w14:textId="77777777" w:rsidR="00CD0B7C" w:rsidRPr="00443FB7" w:rsidRDefault="00CD0B7C" w:rsidP="00A62ADB">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Excellent problem-solving skills and the ability to work effectively in a team environment.</w:t>
      </w:r>
    </w:p>
    <w:p w14:paraId="18337E92" w14:textId="77777777" w:rsidR="00CD0B7C" w:rsidRPr="00443FB7" w:rsidRDefault="00CD0B7C" w:rsidP="00A62ADB">
      <w:pPr>
        <w:pStyle w:val="ListParagraph"/>
        <w:widowControl w:val="0"/>
        <w:numPr>
          <w:ilvl w:val="0"/>
          <w:numId w:val="8"/>
        </w:numPr>
        <w:tabs>
          <w:tab w:val="left" w:pos="86"/>
          <w:tab w:val="left" w:pos="360"/>
          <w:tab w:val="left" w:pos="720"/>
          <w:tab w:val="left" w:pos="1170"/>
          <w:tab w:val="left" w:pos="8460"/>
        </w:tabs>
        <w:autoSpaceDE w:val="0"/>
        <w:spacing w:after="0"/>
        <w:ind w:right="144"/>
        <w:rPr>
          <w:rFonts w:ascii="Tenorite" w:hAnsi="Tenorite" w:cs="Times New Roman"/>
          <w:sz w:val="20"/>
          <w:szCs w:val="20"/>
        </w:rPr>
      </w:pPr>
      <w:r w:rsidRPr="00443FB7">
        <w:rPr>
          <w:rFonts w:ascii="Tenorite" w:hAnsi="Tenorite" w:cs="Times New Roman"/>
          <w:sz w:val="20"/>
          <w:szCs w:val="20"/>
        </w:rPr>
        <w:t>Detail-oriented, organized, and capable of working under tight deadlines to deliver high-quality software applications</w:t>
      </w:r>
      <w:r w:rsidRPr="00443FB7">
        <w:rPr>
          <w:rStyle w:val="Strong"/>
          <w:rFonts w:ascii="Tenorite" w:hAnsi="Tenorite" w:cs="Times New Roman"/>
          <w:sz w:val="20"/>
          <w:szCs w:val="20"/>
        </w:rPr>
        <w:t>.</w:t>
      </w:r>
    </w:p>
    <w:p w14:paraId="0A8B6DB3" w14:textId="77777777" w:rsidR="00CD0B7C" w:rsidRPr="00443FB7" w:rsidRDefault="00CD0B7C" w:rsidP="00A62ADB">
      <w:pPr>
        <w:pStyle w:val="NoSpacing"/>
        <w:numPr>
          <w:ilvl w:val="0"/>
          <w:numId w:val="8"/>
        </w:numPr>
        <w:spacing w:line="276" w:lineRule="auto"/>
        <w:jc w:val="both"/>
        <w:rPr>
          <w:rFonts w:ascii="Tenorite" w:hAnsi="Tenorite" w:cs="Times New Roman"/>
          <w:b/>
          <w:bCs/>
          <w:sz w:val="20"/>
          <w:szCs w:val="20"/>
        </w:rPr>
      </w:pPr>
      <w:r w:rsidRPr="00443FB7">
        <w:rPr>
          <w:rFonts w:ascii="Tenorite" w:hAnsi="Tenorite" w:cs="Times New Roman"/>
          <w:b/>
          <w:sz w:val="20"/>
          <w:szCs w:val="20"/>
        </w:rPr>
        <w:t>Environment</w:t>
      </w:r>
      <w:r w:rsidRPr="00443FB7">
        <w:rPr>
          <w:rFonts w:ascii="Tenorite" w:hAnsi="Tenorite" w:cs="Times New Roman"/>
          <w:sz w:val="20"/>
          <w:szCs w:val="20"/>
        </w:rPr>
        <w:t xml:space="preserve">: </w:t>
      </w:r>
      <w:r w:rsidRPr="00443FB7">
        <w:rPr>
          <w:rStyle w:val="Strong"/>
          <w:rFonts w:ascii="Tenorite" w:hAnsi="Tenorite" w:cs="Times New Roman"/>
          <w:b w:val="0"/>
          <w:bCs w:val="0"/>
          <w:sz w:val="20"/>
          <w:szCs w:val="20"/>
        </w:rPr>
        <w:t xml:space="preserve">VS 2012, .NET 3.5/4.0, .Net Core, C#.Net, Oracle 12C, </w:t>
      </w:r>
      <w:proofErr w:type="spellStart"/>
      <w:proofErr w:type="gramStart"/>
      <w:r w:rsidRPr="00443FB7">
        <w:rPr>
          <w:rStyle w:val="Strong"/>
          <w:rFonts w:ascii="Tenorite" w:hAnsi="Tenorite" w:cs="Times New Roman"/>
          <w:b w:val="0"/>
          <w:bCs w:val="0"/>
          <w:sz w:val="20"/>
          <w:szCs w:val="20"/>
        </w:rPr>
        <w:t>HTTP,TSQL</w:t>
      </w:r>
      <w:proofErr w:type="gramEnd"/>
      <w:r w:rsidRPr="00443FB7">
        <w:rPr>
          <w:rStyle w:val="Strong"/>
          <w:rFonts w:ascii="Tenorite" w:hAnsi="Tenorite" w:cs="Times New Roman"/>
          <w:b w:val="0"/>
          <w:bCs w:val="0"/>
          <w:sz w:val="20"/>
          <w:szCs w:val="20"/>
        </w:rPr>
        <w:t>,</w:t>
      </w:r>
      <w:proofErr w:type="gramStart"/>
      <w:r w:rsidRPr="00443FB7">
        <w:rPr>
          <w:rStyle w:val="Strong"/>
          <w:rFonts w:ascii="Tenorite" w:hAnsi="Tenorite" w:cs="Times New Roman"/>
          <w:b w:val="0"/>
          <w:bCs w:val="0"/>
          <w:sz w:val="20"/>
          <w:szCs w:val="20"/>
        </w:rPr>
        <w:t>SSIS,Kubernets</w:t>
      </w:r>
      <w:proofErr w:type="gramEnd"/>
      <w:r w:rsidRPr="00443FB7">
        <w:rPr>
          <w:rStyle w:val="Strong"/>
          <w:rFonts w:ascii="Tenorite" w:hAnsi="Tenorite" w:cs="Times New Roman"/>
          <w:b w:val="0"/>
          <w:bCs w:val="0"/>
          <w:sz w:val="20"/>
          <w:szCs w:val="20"/>
        </w:rPr>
        <w:t>,Web</w:t>
      </w:r>
      <w:proofErr w:type="spellEnd"/>
      <w:r w:rsidRPr="00443FB7">
        <w:rPr>
          <w:rStyle w:val="Strong"/>
          <w:rFonts w:ascii="Tenorite" w:hAnsi="Tenorite" w:cs="Times New Roman"/>
          <w:b w:val="0"/>
          <w:bCs w:val="0"/>
          <w:sz w:val="20"/>
          <w:szCs w:val="20"/>
        </w:rPr>
        <w:t xml:space="preserve"> API, Angular JS, SQL Server, </w:t>
      </w:r>
      <w:proofErr w:type="gramStart"/>
      <w:r w:rsidRPr="00443FB7">
        <w:rPr>
          <w:rStyle w:val="Strong"/>
          <w:rFonts w:ascii="Tenorite" w:hAnsi="Tenorite" w:cs="Times New Roman"/>
          <w:b w:val="0"/>
          <w:bCs w:val="0"/>
          <w:sz w:val="20"/>
          <w:szCs w:val="20"/>
        </w:rPr>
        <w:t>TDD,  Azure</w:t>
      </w:r>
      <w:proofErr w:type="gramEnd"/>
      <w:r w:rsidRPr="00443FB7">
        <w:rPr>
          <w:rStyle w:val="Strong"/>
          <w:rFonts w:ascii="Tenorite" w:hAnsi="Tenorite" w:cs="Times New Roman"/>
          <w:b w:val="0"/>
          <w:bCs w:val="0"/>
          <w:sz w:val="20"/>
          <w:szCs w:val="20"/>
        </w:rPr>
        <w:t xml:space="preserve"> Dev Ops, Azure Cloud, </w:t>
      </w:r>
      <w:proofErr w:type="spellStart"/>
      <w:proofErr w:type="gramStart"/>
      <w:r w:rsidRPr="00443FB7">
        <w:rPr>
          <w:rStyle w:val="Strong"/>
          <w:rFonts w:ascii="Tenorite" w:hAnsi="Tenorite" w:cs="Times New Roman"/>
          <w:b w:val="0"/>
          <w:bCs w:val="0"/>
          <w:sz w:val="20"/>
          <w:szCs w:val="20"/>
        </w:rPr>
        <w:t>Blazor,Angular</w:t>
      </w:r>
      <w:proofErr w:type="spellEnd"/>
      <w:proofErr w:type="gramEnd"/>
      <w:r w:rsidRPr="00443FB7">
        <w:rPr>
          <w:rStyle w:val="Strong"/>
          <w:rFonts w:ascii="Tenorite" w:hAnsi="Tenorite" w:cs="Times New Roman"/>
          <w:b w:val="0"/>
          <w:bCs w:val="0"/>
          <w:sz w:val="20"/>
          <w:szCs w:val="20"/>
        </w:rPr>
        <w:t xml:space="preserve"> </w:t>
      </w:r>
      <w:proofErr w:type="spellStart"/>
      <w:proofErr w:type="gramStart"/>
      <w:r w:rsidRPr="00443FB7">
        <w:rPr>
          <w:rStyle w:val="Strong"/>
          <w:rFonts w:ascii="Tenorite" w:hAnsi="Tenorite" w:cs="Times New Roman"/>
          <w:b w:val="0"/>
          <w:bCs w:val="0"/>
          <w:sz w:val="20"/>
          <w:szCs w:val="20"/>
        </w:rPr>
        <w:t>JS,Terraform</w:t>
      </w:r>
      <w:proofErr w:type="spellEnd"/>
      <w:proofErr w:type="gramEnd"/>
      <w:r w:rsidRPr="00443FB7">
        <w:rPr>
          <w:rStyle w:val="Strong"/>
          <w:rFonts w:ascii="Tenorite" w:hAnsi="Tenorite" w:cs="Times New Roman"/>
          <w:b w:val="0"/>
          <w:bCs w:val="0"/>
          <w:sz w:val="20"/>
          <w:szCs w:val="20"/>
        </w:rPr>
        <w:t xml:space="preserve"> &amp; </w:t>
      </w:r>
      <w:proofErr w:type="spellStart"/>
      <w:proofErr w:type="gramStart"/>
      <w:r w:rsidRPr="00443FB7">
        <w:rPr>
          <w:rStyle w:val="Strong"/>
          <w:rFonts w:ascii="Tenorite" w:hAnsi="Tenorite" w:cs="Times New Roman"/>
          <w:b w:val="0"/>
          <w:bCs w:val="0"/>
          <w:sz w:val="20"/>
          <w:szCs w:val="20"/>
        </w:rPr>
        <w:t>EF,PowerShell</w:t>
      </w:r>
      <w:proofErr w:type="gramEnd"/>
      <w:r w:rsidRPr="00443FB7">
        <w:rPr>
          <w:rStyle w:val="Strong"/>
          <w:rFonts w:ascii="Tenorite" w:hAnsi="Tenorite" w:cs="Times New Roman"/>
          <w:b w:val="0"/>
          <w:bCs w:val="0"/>
          <w:sz w:val="20"/>
          <w:szCs w:val="20"/>
        </w:rPr>
        <w:t>,</w:t>
      </w:r>
      <w:proofErr w:type="gramStart"/>
      <w:r w:rsidRPr="00443FB7">
        <w:rPr>
          <w:rStyle w:val="Strong"/>
          <w:rFonts w:ascii="Tenorite" w:hAnsi="Tenorite" w:cs="Times New Roman"/>
          <w:b w:val="0"/>
          <w:bCs w:val="0"/>
          <w:sz w:val="20"/>
          <w:szCs w:val="20"/>
        </w:rPr>
        <w:t>JMeter,Python</w:t>
      </w:r>
      <w:proofErr w:type="spellEnd"/>
      <w:proofErr w:type="gramEnd"/>
      <w:r w:rsidRPr="00443FB7">
        <w:rPr>
          <w:rStyle w:val="Strong"/>
          <w:rFonts w:ascii="Tenorite" w:hAnsi="Tenorite" w:cs="Times New Roman"/>
          <w:b w:val="0"/>
          <w:bCs w:val="0"/>
          <w:sz w:val="20"/>
          <w:szCs w:val="20"/>
        </w:rPr>
        <w:t xml:space="preserve"> </w:t>
      </w:r>
      <w:proofErr w:type="gramStart"/>
      <w:r w:rsidRPr="00443FB7">
        <w:rPr>
          <w:rStyle w:val="Strong"/>
          <w:rFonts w:ascii="Tenorite" w:hAnsi="Tenorite" w:cs="Times New Roman"/>
          <w:b w:val="0"/>
          <w:bCs w:val="0"/>
          <w:sz w:val="20"/>
          <w:szCs w:val="20"/>
        </w:rPr>
        <w:t>2.7,Power</w:t>
      </w:r>
      <w:proofErr w:type="gramEnd"/>
      <w:r w:rsidRPr="00443FB7">
        <w:rPr>
          <w:rStyle w:val="Strong"/>
          <w:rFonts w:ascii="Tenorite" w:hAnsi="Tenorite" w:cs="Times New Roman"/>
          <w:b w:val="0"/>
          <w:bCs w:val="0"/>
          <w:sz w:val="20"/>
          <w:szCs w:val="20"/>
        </w:rPr>
        <w:t xml:space="preserve"> BI.</w:t>
      </w:r>
    </w:p>
    <w:p w14:paraId="2FB7080A" w14:textId="77777777" w:rsidR="00696D13" w:rsidRPr="00443FB7" w:rsidRDefault="00696D13" w:rsidP="003E5F47">
      <w:pPr>
        <w:pStyle w:val="NoSpacing1"/>
        <w:spacing w:line="276" w:lineRule="auto"/>
        <w:ind w:left="720"/>
        <w:rPr>
          <w:rFonts w:ascii="Tenorite" w:hAnsi="Tenorite"/>
          <w:b/>
          <w:bCs/>
        </w:rPr>
      </w:pPr>
    </w:p>
    <w:p w14:paraId="1A15820D" w14:textId="77777777" w:rsidR="00443FB7" w:rsidRPr="00443FB7" w:rsidRDefault="00443FB7" w:rsidP="003E5F47">
      <w:pPr>
        <w:pStyle w:val="NoSpacing1"/>
        <w:spacing w:line="276" w:lineRule="auto"/>
        <w:ind w:left="360"/>
        <w:rPr>
          <w:rFonts w:ascii="Tenorite" w:hAnsi="Tenorite"/>
          <w:b/>
          <w:bCs/>
        </w:rPr>
      </w:pPr>
    </w:p>
    <w:p w14:paraId="444B77B2" w14:textId="270C3337" w:rsidR="0056162C" w:rsidRPr="00443FB7" w:rsidRDefault="0056162C" w:rsidP="003E5F47">
      <w:pPr>
        <w:pStyle w:val="NoSpacing1"/>
        <w:spacing w:line="276" w:lineRule="auto"/>
        <w:ind w:left="360"/>
        <w:rPr>
          <w:rFonts w:ascii="Tenorite" w:hAnsi="Tenorite"/>
          <w:b/>
          <w:bCs/>
          <w:color w:val="000000"/>
          <w:lang w:val="en-GB" w:eastAsia="en-GB"/>
        </w:rPr>
      </w:pPr>
      <w:r w:rsidRPr="00443FB7">
        <w:rPr>
          <w:rFonts w:ascii="Tenorite" w:hAnsi="Tenorite"/>
          <w:b/>
          <w:bCs/>
        </w:rPr>
        <w:t>C</w:t>
      </w:r>
      <w:r w:rsidR="00694AAF" w:rsidRPr="00443FB7">
        <w:rPr>
          <w:rFonts w:ascii="Tenorite" w:hAnsi="Tenorite"/>
          <w:b/>
          <w:bCs/>
        </w:rPr>
        <w:t>lient</w:t>
      </w:r>
      <w:r w:rsidRPr="00443FB7">
        <w:rPr>
          <w:rFonts w:ascii="Tenorite" w:hAnsi="Tenorite"/>
          <w:b/>
          <w:bCs/>
        </w:rPr>
        <w:t>:</w:t>
      </w:r>
      <w:r w:rsidRPr="00443FB7">
        <w:rPr>
          <w:rFonts w:ascii="Tenorite" w:hAnsi="Tenorite"/>
          <w:b/>
          <w:bCs/>
          <w:color w:val="000000"/>
          <w:lang w:val="en-GB" w:eastAsia="en-GB"/>
        </w:rPr>
        <w:t xml:space="preserve"> State of </w:t>
      </w:r>
      <w:r w:rsidRPr="00443FB7">
        <w:rPr>
          <w:rFonts w:ascii="Tenorite" w:hAnsi="Tenorite"/>
          <w:b/>
          <w:bCs/>
          <w:color w:val="000000"/>
          <w:lang w:eastAsia="en-GB"/>
        </w:rPr>
        <w:t>Michigan</w:t>
      </w:r>
      <w:r w:rsidRPr="00443FB7">
        <w:rPr>
          <w:rFonts w:ascii="Tenorite" w:hAnsi="Tenorite"/>
          <w:b/>
          <w:bCs/>
          <w:color w:val="000000"/>
          <w:lang w:val="en-GB" w:eastAsia="en-GB"/>
        </w:rPr>
        <w:t xml:space="preserve">, </w:t>
      </w:r>
      <w:r w:rsidRPr="00443FB7">
        <w:rPr>
          <w:rFonts w:ascii="Tenorite" w:hAnsi="Tenorite"/>
          <w:b/>
          <w:bCs/>
          <w:color w:val="000000"/>
          <w:lang w:eastAsia="en-GB"/>
        </w:rPr>
        <w:t>Lansing</w:t>
      </w:r>
      <w:r w:rsidRPr="00443FB7">
        <w:rPr>
          <w:rFonts w:ascii="Tenorite" w:hAnsi="Tenorite"/>
          <w:b/>
          <w:bCs/>
          <w:color w:val="000000"/>
          <w:lang w:val="en-GB" w:eastAsia="en-GB"/>
        </w:rPr>
        <w:t>, M</w:t>
      </w:r>
      <w:r w:rsidRPr="00443FB7">
        <w:rPr>
          <w:rFonts w:ascii="Tenorite" w:hAnsi="Tenorite"/>
          <w:b/>
          <w:bCs/>
          <w:color w:val="000000"/>
          <w:lang w:eastAsia="en-GB"/>
        </w:rPr>
        <w:t>I</w:t>
      </w:r>
      <w:r w:rsidR="00696D13" w:rsidRPr="00443FB7">
        <w:rPr>
          <w:rFonts w:ascii="Tenorite" w:hAnsi="Tenorite"/>
          <w:b/>
          <w:bCs/>
          <w:color w:val="000000"/>
          <w:lang w:eastAsia="en-GB"/>
        </w:rPr>
        <w:t xml:space="preserve">                                                             </w:t>
      </w:r>
      <w:r w:rsidR="00694AAF" w:rsidRPr="00443FB7">
        <w:rPr>
          <w:rFonts w:ascii="Tenorite" w:hAnsi="Tenorite"/>
          <w:b/>
          <w:bCs/>
          <w:color w:val="000000"/>
          <w:lang w:eastAsia="en-GB"/>
        </w:rPr>
        <w:t xml:space="preserve">             </w:t>
      </w:r>
      <w:r w:rsidR="00443FB7" w:rsidRPr="00443FB7">
        <w:rPr>
          <w:rFonts w:ascii="Tenorite" w:hAnsi="Tenorite"/>
          <w:b/>
          <w:bCs/>
          <w:color w:val="000000"/>
          <w:lang w:eastAsia="en-GB"/>
        </w:rPr>
        <w:t xml:space="preserve">       </w:t>
      </w:r>
      <w:r w:rsidR="00696D13" w:rsidRPr="00443FB7">
        <w:rPr>
          <w:rFonts w:ascii="Tenorite" w:hAnsi="Tenorite"/>
          <w:b/>
          <w:bCs/>
          <w:color w:val="000000"/>
          <w:lang w:eastAsia="en-GB"/>
        </w:rPr>
        <w:t>D</w:t>
      </w:r>
      <w:r w:rsidR="00694AAF" w:rsidRPr="00443FB7">
        <w:rPr>
          <w:rFonts w:ascii="Tenorite" w:hAnsi="Tenorite"/>
          <w:b/>
          <w:bCs/>
          <w:color w:val="000000"/>
          <w:lang w:eastAsia="en-GB"/>
        </w:rPr>
        <w:t>uration</w:t>
      </w:r>
      <w:r w:rsidR="00696D13" w:rsidRPr="00443FB7">
        <w:rPr>
          <w:rFonts w:ascii="Tenorite" w:hAnsi="Tenorite"/>
          <w:b/>
          <w:bCs/>
          <w:color w:val="000000"/>
          <w:lang w:eastAsia="en-GB"/>
        </w:rPr>
        <w:t>:</w:t>
      </w:r>
      <w:r w:rsidR="00694AAF" w:rsidRPr="00443FB7">
        <w:rPr>
          <w:rFonts w:ascii="Tenorite" w:hAnsi="Tenorite"/>
          <w:b/>
          <w:bCs/>
          <w:color w:val="000000"/>
          <w:lang w:eastAsia="en-GB"/>
        </w:rPr>
        <w:t xml:space="preserve"> </w:t>
      </w:r>
      <w:r w:rsidR="00696D13" w:rsidRPr="00443FB7">
        <w:rPr>
          <w:rFonts w:ascii="Tenorite" w:hAnsi="Tenorite"/>
          <w:b/>
          <w:bCs/>
          <w:color w:val="000000"/>
          <w:lang w:eastAsia="en-GB"/>
        </w:rPr>
        <w:t>Feb</w:t>
      </w:r>
      <w:r w:rsidR="00696D13" w:rsidRPr="00443FB7">
        <w:rPr>
          <w:rFonts w:ascii="Tenorite" w:hAnsi="Tenorite"/>
          <w:b/>
          <w:bCs/>
          <w:color w:val="000000"/>
          <w:lang w:val="en-GB" w:eastAsia="en-GB"/>
        </w:rPr>
        <w:t xml:space="preserve"> 20</w:t>
      </w:r>
      <w:r w:rsidR="00696D13" w:rsidRPr="00443FB7">
        <w:rPr>
          <w:rFonts w:ascii="Tenorite" w:hAnsi="Tenorite"/>
          <w:b/>
          <w:bCs/>
          <w:color w:val="000000"/>
          <w:lang w:eastAsia="en-GB"/>
        </w:rPr>
        <w:t xml:space="preserve">17 </w:t>
      </w:r>
      <w:r w:rsidR="00696D13" w:rsidRPr="00443FB7">
        <w:rPr>
          <w:rFonts w:ascii="Tenorite" w:hAnsi="Tenorite"/>
          <w:b/>
          <w:bCs/>
          <w:color w:val="000000"/>
          <w:lang w:val="en-GB" w:eastAsia="en-GB"/>
        </w:rPr>
        <w:t xml:space="preserve">to </w:t>
      </w:r>
      <w:r w:rsidR="00696D13" w:rsidRPr="00443FB7">
        <w:rPr>
          <w:rFonts w:ascii="Tenorite" w:hAnsi="Tenorite"/>
          <w:b/>
          <w:bCs/>
          <w:color w:val="000000"/>
          <w:lang w:eastAsia="en-GB"/>
        </w:rPr>
        <w:t xml:space="preserve">Dec 2019                                                                                            </w:t>
      </w:r>
    </w:p>
    <w:p w14:paraId="2AC6B4A6" w14:textId="321861DC" w:rsidR="00CD0B7C" w:rsidRPr="00443FB7" w:rsidRDefault="0056162C" w:rsidP="003E5F47">
      <w:pPr>
        <w:pStyle w:val="NoSpacing1"/>
        <w:spacing w:line="276" w:lineRule="auto"/>
        <w:ind w:left="360"/>
        <w:rPr>
          <w:rFonts w:ascii="Tenorite" w:hAnsi="Tenorite"/>
          <w:lang w:eastAsia="en-IN"/>
        </w:rPr>
      </w:pPr>
      <w:r w:rsidRPr="00443FB7">
        <w:rPr>
          <w:rFonts w:ascii="Tenorite" w:hAnsi="Tenorite"/>
          <w:b/>
          <w:bCs/>
        </w:rPr>
        <w:t>R</w:t>
      </w:r>
      <w:r w:rsidR="00694AAF" w:rsidRPr="00443FB7">
        <w:rPr>
          <w:rFonts w:ascii="Tenorite" w:hAnsi="Tenorite"/>
          <w:b/>
          <w:bCs/>
        </w:rPr>
        <w:t>ole</w:t>
      </w:r>
      <w:r w:rsidRPr="00443FB7">
        <w:rPr>
          <w:rFonts w:ascii="Tenorite" w:hAnsi="Tenorite"/>
          <w:b/>
          <w:bCs/>
        </w:rPr>
        <w:t>:</w:t>
      </w:r>
      <w:r w:rsidRPr="00443FB7">
        <w:rPr>
          <w:rFonts w:ascii="Tenorite" w:hAnsi="Tenorite"/>
          <w:b/>
          <w:bCs/>
          <w:color w:val="000000"/>
          <w:lang w:eastAsia="en-GB"/>
        </w:rPr>
        <w:t xml:space="preserve"> </w:t>
      </w:r>
      <w:r w:rsidRPr="00443FB7">
        <w:rPr>
          <w:rFonts w:ascii="Tenorite" w:hAnsi="Tenorite"/>
          <w:b/>
          <w:bCs/>
          <w:color w:val="000000"/>
          <w:lang w:val="en-GB" w:eastAsia="en-GB"/>
        </w:rPr>
        <w:t>.Net Developer</w:t>
      </w:r>
      <w:r w:rsidRPr="00443FB7">
        <w:rPr>
          <w:rFonts w:ascii="Tenorite" w:hAnsi="Tenorite"/>
          <w:b/>
          <w:bCs/>
          <w:color w:val="000000"/>
          <w:lang w:eastAsia="en-GB"/>
        </w:rPr>
        <w:t xml:space="preserve">                                                                                        </w:t>
      </w:r>
    </w:p>
    <w:p w14:paraId="69ED1897" w14:textId="0117488F" w:rsidR="0019703F" w:rsidRPr="00443FB7" w:rsidRDefault="00A62ADB" w:rsidP="00A62ADB">
      <w:pPr>
        <w:pStyle w:val="NoSpacing1"/>
        <w:spacing w:line="276" w:lineRule="auto"/>
        <w:rPr>
          <w:rFonts w:ascii="Tenorite" w:hAnsi="Tenorite"/>
          <w:b/>
          <w:bCs/>
        </w:rPr>
      </w:pPr>
      <w:r w:rsidRPr="00443FB7">
        <w:rPr>
          <w:rFonts w:ascii="Tenorite" w:hAnsi="Tenorite"/>
          <w:b/>
          <w:bCs/>
        </w:rPr>
        <w:t xml:space="preserve">        </w:t>
      </w:r>
      <w:r w:rsidR="0019703F" w:rsidRPr="00443FB7">
        <w:rPr>
          <w:rFonts w:ascii="Tenorite" w:hAnsi="Tenorite"/>
          <w:b/>
          <w:bCs/>
        </w:rPr>
        <w:t>Project Title:</w:t>
      </w:r>
      <w:r w:rsidR="0019703F" w:rsidRPr="00443FB7">
        <w:rPr>
          <w:rFonts w:ascii="Tenorite" w:eastAsiaTheme="minorEastAsia" w:hAnsi="Tenorite"/>
          <w:b/>
          <w:bCs/>
        </w:rPr>
        <w:t xml:space="preserve"> </w:t>
      </w:r>
      <w:r w:rsidR="0019703F" w:rsidRPr="00443FB7">
        <w:rPr>
          <w:rFonts w:ascii="Tenorite" w:hAnsi="Tenorite"/>
          <w:b/>
          <w:bCs/>
        </w:rPr>
        <w:t>Digital Banking Experience Enhancement</w:t>
      </w:r>
    </w:p>
    <w:p w14:paraId="3431C2FF" w14:textId="5D0D7FCF"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Developed Single Page Applications (SPA) using Angular 8 framework, implementing generic services and reusable components to improve maintainability and scalability.</w:t>
      </w:r>
    </w:p>
    <w:p w14:paraId="74126F0D"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Built dynamic web pages utilizing ASP.NET, HTML, and CSS, ensuring responsive design and seamless user experiences across devices.</w:t>
      </w:r>
    </w:p>
    <w:p w14:paraId="023B2B54"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Collaborated in the design and development of web applications using ASP.NET MVC, .NET Core, C#, and SQL Server, ensuring robust backend integration and efficient database management.</w:t>
      </w:r>
    </w:p>
    <w:p w14:paraId="32F9F4AE"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Created reusable templates with Angular directives and worked with NPM package manager tools (Node.js) to manage dependencies and streamline development workflows.</w:t>
      </w:r>
    </w:p>
    <w:p w14:paraId="3A2C95C6"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Developed and implemented scalable cloud-based applications using Google Cloud Platform (GCP), supporting state-wide digital transformation initiatives.</w:t>
      </w:r>
    </w:p>
    <w:p w14:paraId="5B7AA040"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Designed Angular modules and controllers, using various directives like ng-show, ng-repeat, ng-app, and ng-controller, ensuring clear and maintainable structure for application logic.</w:t>
      </w:r>
    </w:p>
    <w:p w14:paraId="0A62907E"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Handled account and customer maintenance using specialized tools, optimizing customer data management and ensuring accuracy.</w:t>
      </w:r>
    </w:p>
    <w:p w14:paraId="024DF211" w14:textId="1547C87F"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 xml:space="preserve">Employed Google </w:t>
      </w:r>
      <w:r w:rsidR="004E04D3" w:rsidRPr="00443FB7">
        <w:rPr>
          <w:rFonts w:ascii="Tenorite" w:hAnsi="Tenorite"/>
        </w:rPr>
        <w:t>Cloud (</w:t>
      </w:r>
      <w:r w:rsidRPr="00443FB7">
        <w:rPr>
          <w:rFonts w:ascii="Tenorite" w:hAnsi="Tenorite"/>
        </w:rPr>
        <w:t>GCP) Datastore for a NoSQL database solution to manage unstructured data for citizen-centric applications.</w:t>
      </w:r>
    </w:p>
    <w:p w14:paraId="034C23D0"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 xml:space="preserve">Implemented error handling and logging with ASP.NET's built-in frameworks (e.g., </w:t>
      </w:r>
      <w:proofErr w:type="spellStart"/>
      <w:r w:rsidRPr="00443FB7">
        <w:rPr>
          <w:rFonts w:ascii="Tenorite" w:hAnsi="Tenorite"/>
        </w:rPr>
        <w:t>SeriLog</w:t>
      </w:r>
      <w:proofErr w:type="spellEnd"/>
      <w:r w:rsidRPr="00443FB7">
        <w:rPr>
          <w:rFonts w:ascii="Tenorite" w:hAnsi="Tenorite"/>
        </w:rPr>
        <w:t xml:space="preserve">, </w:t>
      </w:r>
      <w:proofErr w:type="spellStart"/>
      <w:r w:rsidRPr="00443FB7">
        <w:rPr>
          <w:rFonts w:ascii="Tenorite" w:hAnsi="Tenorite"/>
        </w:rPr>
        <w:t>NLog</w:t>
      </w:r>
      <w:proofErr w:type="spellEnd"/>
      <w:r w:rsidRPr="00443FB7">
        <w:rPr>
          <w:rFonts w:ascii="Tenorite" w:hAnsi="Tenorite"/>
        </w:rPr>
        <w:t>), improving error tracking and diagnostics within applications.</w:t>
      </w:r>
    </w:p>
    <w:p w14:paraId="1B06876F"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Implemented Angular routing, navigation, and services, facilitating seamless transitions between views and improving user experience.</w:t>
      </w:r>
    </w:p>
    <w:p w14:paraId="64865F85"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Conducted GCP cost optimization initiatives using Google Cloud’s Billing Reports and cost management tools, ensuring efficient usage of resources while minimizing expenses.</w:t>
      </w:r>
    </w:p>
    <w:p w14:paraId="120B5E57"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Enabled two-way data binding in Angular, ensuring automatic synchronization of data between model and view components, reducing manual updates and enhancing code efficiency.</w:t>
      </w:r>
    </w:p>
    <w:p w14:paraId="592EEE18"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Collaborated with backend developers to design RESTful API endpoints, defining data formats and ensuring smooth compatibility between AJAX requests and server-side data processing.</w:t>
      </w:r>
    </w:p>
    <w:p w14:paraId="7870FB49"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Provided user training and technical support, guiding users through real-time dashboards, explaining data visualizations, and assisting in troubleshooting AJAX-related issues.</w:t>
      </w:r>
    </w:p>
    <w:p w14:paraId="2165274B"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Deployed Firebase for backend services of citizen engagement mobile apps, ensuring seamless integration with GCP and real-time data synchronization.</w:t>
      </w:r>
    </w:p>
    <w:p w14:paraId="40A120D1"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 xml:space="preserve">Implemented logging and monitoring with </w:t>
      </w:r>
      <w:proofErr w:type="spellStart"/>
      <w:r w:rsidRPr="00443FB7">
        <w:rPr>
          <w:rFonts w:ascii="Tenorite" w:hAnsi="Tenorite"/>
        </w:rPr>
        <w:t>SeriLog</w:t>
      </w:r>
      <w:proofErr w:type="spellEnd"/>
      <w:r w:rsidRPr="00443FB7">
        <w:rPr>
          <w:rFonts w:ascii="Tenorite" w:hAnsi="Tenorite"/>
        </w:rPr>
        <w:t xml:space="preserve"> and Application Insights, providing real-time visibility into API usage, error tracking, and performance metrics for proactive issue resolution.</w:t>
      </w:r>
    </w:p>
    <w:p w14:paraId="0074D117"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lastRenderedPageBreak/>
        <w:t>Designed and developed microservices using MEAN Stack (MongoDB, Express.js, Angular, Node.js) and Elasticsearch, deployed on private cloud platforms, ensuring scalability and efficient data processing.</w:t>
      </w:r>
    </w:p>
    <w:p w14:paraId="1C8606B2"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Utilized Jira boards (Scrum or Kanban) to manage and visualize work progress, tracking task statuses, impediments, and dependencies in real-time for efficient project management.</w:t>
      </w:r>
    </w:p>
    <w:p w14:paraId="5CBB9C00"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Configured Google Cloud Resource Manager for efficient organization and management of GCP resources, maintaining a clear hierarchy and access controls across state agencies.</w:t>
      </w:r>
    </w:p>
    <w:p w14:paraId="245CA054"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Set up CI pipelines using Jenkins, TeamCity, or Azure DevOps, automating build, test, and deployment processes for .NET applications, streamlining development and reducing manual intervention.</w:t>
      </w:r>
    </w:p>
    <w:p w14:paraId="107F7D1A"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Implemented server-side scripting and dynamic content generation with PHP, ASP.NET, or Node.js, allowing server-side processing of client requests and enhancing dynamic content rendering.</w:t>
      </w:r>
    </w:p>
    <w:p w14:paraId="05EF05F9"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Managed Hibernate sessions for database transactions, creating, opening, and closing sessions to execute CRUD operations and manage database connections efficiently.</w:t>
      </w:r>
    </w:p>
    <w:p w14:paraId="3DC4C56C"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Implemented CSS animations, transitions, and transforms, adding interactivity and visual effects to enhance user engagement and deliver a more immersive user experience.</w:t>
      </w:r>
    </w:p>
    <w:p w14:paraId="40D6A144"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Set up automated rollback mechanisms in CI/CD pipelines, ensuring rollback to previous versions in case of deployment failures or performance issues, maintaining application stability.</w:t>
      </w:r>
    </w:p>
    <w:p w14:paraId="04F5902A" w14:textId="77777777" w:rsidR="003B2764" w:rsidRPr="00443FB7" w:rsidRDefault="003B2764" w:rsidP="00A62ADB">
      <w:pPr>
        <w:pStyle w:val="NoSpacing1"/>
        <w:numPr>
          <w:ilvl w:val="0"/>
          <w:numId w:val="9"/>
        </w:numPr>
        <w:spacing w:line="276" w:lineRule="auto"/>
        <w:rPr>
          <w:rFonts w:ascii="Tenorite" w:hAnsi="Tenorite"/>
        </w:rPr>
      </w:pPr>
      <w:r w:rsidRPr="00443FB7">
        <w:rPr>
          <w:rFonts w:ascii="Tenorite" w:hAnsi="Tenorite"/>
        </w:rPr>
        <w:t>Used SOAPUI for functional testing and debugging of web services, ensuring the reliability and integrity of API interactions.</w:t>
      </w:r>
    </w:p>
    <w:p w14:paraId="58038C38" w14:textId="7434D717" w:rsidR="00936E11" w:rsidRPr="00443FB7" w:rsidRDefault="003B2764" w:rsidP="00A62ADB">
      <w:pPr>
        <w:pStyle w:val="NoSpacing1"/>
        <w:numPr>
          <w:ilvl w:val="0"/>
          <w:numId w:val="9"/>
        </w:numPr>
        <w:spacing w:line="276" w:lineRule="auto"/>
        <w:rPr>
          <w:rFonts w:ascii="Tenorite" w:hAnsi="Tenorite"/>
          <w:shd w:val="clear" w:color="auto" w:fill="FFFFFF"/>
        </w:rPr>
      </w:pPr>
      <w:r w:rsidRPr="00443FB7">
        <w:rPr>
          <w:rFonts w:ascii="Tenorite" w:hAnsi="Tenorite"/>
          <w:b/>
        </w:rPr>
        <w:t>Environment</w:t>
      </w:r>
      <w:r w:rsidRPr="00443FB7">
        <w:rPr>
          <w:rFonts w:ascii="Tenorite" w:hAnsi="Tenorite"/>
          <w:b/>
          <w:u w:val="single"/>
        </w:rPr>
        <w:t>:</w:t>
      </w:r>
      <w:r w:rsidRPr="00443FB7">
        <w:rPr>
          <w:rFonts w:ascii="Tenorite" w:hAnsi="Tenorite"/>
          <w:b/>
        </w:rPr>
        <w:t xml:space="preserve"> </w:t>
      </w:r>
      <w:r w:rsidRPr="00443FB7">
        <w:rPr>
          <w:rFonts w:ascii="Tenorite" w:hAnsi="Tenorite"/>
        </w:rPr>
        <w:t>.NET, Visual Studio, ASP.NET MVC, WPF, WCF, LINQ, Webservices, Vue.js, OOP, HTML, JavaScript, WinForms, Dependency Injection, C#, Azure DevOps, Azure AD, Azure APP Services, GCP, Excel, XML, XPath, CSS, MS SQL Server</w:t>
      </w:r>
      <w:r w:rsidRPr="00443FB7">
        <w:rPr>
          <w:rStyle w:val="Strong"/>
          <w:rFonts w:ascii="Tenorite" w:eastAsiaTheme="majorEastAsia" w:hAnsi="Tenorite"/>
          <w:color w:val="0D0D0D"/>
          <w:bdr w:val="single" w:sz="2" w:space="0" w:color="E3E3E3"/>
          <w:shd w:val="clear" w:color="auto" w:fill="FFFFFF"/>
        </w:rPr>
        <w:t xml:space="preserve">, </w:t>
      </w:r>
      <w:r w:rsidRPr="00443FB7">
        <w:rPr>
          <w:rFonts w:ascii="Tenorite" w:hAnsi="Tenorite"/>
        </w:rPr>
        <w:t>ASP. Net using VB .NET and,</w:t>
      </w:r>
      <w:r w:rsidRPr="00443FB7">
        <w:rPr>
          <w:rStyle w:val="Strong"/>
          <w:rFonts w:ascii="Tenorite" w:eastAsiaTheme="majorEastAsia" w:hAnsi="Tenorite"/>
          <w:color w:val="0D0D0D"/>
          <w:bdr w:val="single" w:sz="2" w:space="0" w:color="E3E3E3"/>
          <w:shd w:val="clear" w:color="auto" w:fill="FFFFFF"/>
        </w:rPr>
        <w:t xml:space="preserve"> Rest Sharp, </w:t>
      </w:r>
      <w:proofErr w:type="spellStart"/>
      <w:r w:rsidRPr="00443FB7">
        <w:rPr>
          <w:rStyle w:val="Strong"/>
          <w:rFonts w:ascii="Tenorite" w:eastAsiaTheme="majorEastAsia" w:hAnsi="Tenorite"/>
          <w:color w:val="0D0D0D"/>
          <w:bdr w:val="single" w:sz="2" w:space="0" w:color="E3E3E3"/>
          <w:shd w:val="clear" w:color="auto" w:fill="FFFFFF"/>
        </w:rPr>
        <w:t>NUnit</w:t>
      </w:r>
      <w:proofErr w:type="spellEnd"/>
      <w:r w:rsidRPr="00443FB7">
        <w:rPr>
          <w:rStyle w:val="Strong"/>
          <w:rFonts w:ascii="Tenorite" w:eastAsiaTheme="majorEastAsia" w:hAnsi="Tenorite"/>
          <w:color w:val="0D0D0D"/>
          <w:bdr w:val="single" w:sz="2" w:space="0" w:color="E3E3E3"/>
          <w:shd w:val="clear" w:color="auto" w:fill="FFFFFF"/>
        </w:rPr>
        <w:t xml:space="preserve"> / </w:t>
      </w:r>
      <w:proofErr w:type="spellStart"/>
      <w:proofErr w:type="gramStart"/>
      <w:r w:rsidRPr="00443FB7">
        <w:rPr>
          <w:rStyle w:val="Strong"/>
          <w:rFonts w:ascii="Tenorite" w:eastAsiaTheme="majorEastAsia" w:hAnsi="Tenorite"/>
          <w:color w:val="0D0D0D"/>
          <w:bdr w:val="single" w:sz="2" w:space="0" w:color="E3E3E3"/>
          <w:shd w:val="clear" w:color="auto" w:fill="FFFFFF"/>
        </w:rPr>
        <w:t>xUnit</w:t>
      </w:r>
      <w:proofErr w:type="spellEnd"/>
      <w:r w:rsidRPr="00443FB7">
        <w:rPr>
          <w:rFonts w:ascii="Tenorite" w:hAnsi="Tenorite"/>
          <w:b/>
          <w:bCs/>
          <w:shd w:val="clear" w:color="auto" w:fill="FFFFFF"/>
        </w:rPr>
        <w:t>,</w:t>
      </w:r>
      <w:r w:rsidRPr="00443FB7">
        <w:rPr>
          <w:rFonts w:ascii="Tenorite" w:hAnsi="Tenorite"/>
          <w:shd w:val="clear" w:color="auto" w:fill="FFFFFF"/>
        </w:rPr>
        <w:t>,</w:t>
      </w:r>
      <w:proofErr w:type="gramEnd"/>
      <w:r w:rsidRPr="00443FB7">
        <w:rPr>
          <w:rFonts w:ascii="Tenorite" w:hAnsi="Tenorite"/>
          <w:shd w:val="clear" w:color="auto" w:fill="FFFFFF"/>
        </w:rPr>
        <w:t xml:space="preserve"> TFS, PL/SQL, D3.js, PowerShell, Automation Testing, SQL Server 2012, Windows.</w:t>
      </w:r>
    </w:p>
    <w:p w14:paraId="1F2B9C03" w14:textId="77777777" w:rsidR="00696D13" w:rsidRPr="00443FB7" w:rsidRDefault="00696D13" w:rsidP="003E5F47">
      <w:pPr>
        <w:pStyle w:val="NoSpacing1"/>
        <w:spacing w:line="276" w:lineRule="auto"/>
        <w:ind w:left="720"/>
        <w:rPr>
          <w:rFonts w:ascii="Tenorite" w:hAnsi="Tenorite"/>
          <w:b/>
          <w:bCs/>
        </w:rPr>
      </w:pPr>
      <w:bookmarkStart w:id="1" w:name="_Hlk193888053"/>
    </w:p>
    <w:p w14:paraId="761E73BD" w14:textId="77777777" w:rsidR="00443FB7" w:rsidRPr="00443FB7" w:rsidRDefault="00443FB7" w:rsidP="003E5F47">
      <w:pPr>
        <w:pStyle w:val="NoSpacing1"/>
        <w:spacing w:line="276" w:lineRule="auto"/>
        <w:ind w:left="360"/>
        <w:rPr>
          <w:rFonts w:ascii="Tenorite" w:hAnsi="Tenorite"/>
          <w:b/>
          <w:bCs/>
        </w:rPr>
      </w:pPr>
    </w:p>
    <w:p w14:paraId="66F3B20A" w14:textId="462AE19F" w:rsidR="0056162C" w:rsidRPr="00443FB7" w:rsidRDefault="00694AAF" w:rsidP="003E5F47">
      <w:pPr>
        <w:pStyle w:val="NoSpacing1"/>
        <w:spacing w:line="276" w:lineRule="auto"/>
        <w:ind w:left="360"/>
        <w:rPr>
          <w:rFonts w:ascii="Tenorite" w:hAnsi="Tenorite"/>
          <w:shd w:val="clear" w:color="auto" w:fill="FFFFFF"/>
        </w:rPr>
      </w:pPr>
      <w:r w:rsidRPr="00443FB7">
        <w:rPr>
          <w:rFonts w:ascii="Tenorite" w:hAnsi="Tenorite"/>
          <w:b/>
          <w:bCs/>
        </w:rPr>
        <w:t>Client</w:t>
      </w:r>
      <w:r w:rsidR="0056162C" w:rsidRPr="00443FB7">
        <w:rPr>
          <w:rFonts w:ascii="Tenorite" w:hAnsi="Tenorite"/>
          <w:b/>
          <w:bCs/>
        </w:rPr>
        <w:t>:</w:t>
      </w:r>
      <w:r w:rsidR="0056162C" w:rsidRPr="00443FB7">
        <w:rPr>
          <w:rFonts w:ascii="Tenorite" w:hAnsi="Tenorite"/>
          <w:b/>
          <w:bCs/>
          <w:color w:val="000000"/>
          <w:lang w:val="en-GB" w:eastAsia="en-GB"/>
        </w:rPr>
        <w:t xml:space="preserve"> </w:t>
      </w:r>
      <w:r w:rsidR="000A06AB" w:rsidRPr="00443FB7">
        <w:rPr>
          <w:rFonts w:ascii="Tenorite" w:hAnsi="Tenorite"/>
          <w:b/>
          <w:bCs/>
          <w:color w:val="000000"/>
          <w:lang w:val="en-GB" w:eastAsia="en-GB"/>
        </w:rPr>
        <w:t>Kroger,</w:t>
      </w:r>
      <w:r w:rsidR="00443FB7" w:rsidRPr="00443FB7">
        <w:rPr>
          <w:rFonts w:ascii="Tenorite" w:hAnsi="Tenorite"/>
          <w:b/>
          <w:bCs/>
          <w:color w:val="000000"/>
          <w:lang w:val="en-GB" w:eastAsia="en-GB"/>
        </w:rPr>
        <w:t xml:space="preserve"> </w:t>
      </w:r>
      <w:r w:rsidR="000A06AB" w:rsidRPr="00443FB7">
        <w:rPr>
          <w:rFonts w:ascii="Tenorite" w:hAnsi="Tenorite"/>
          <w:b/>
          <w:bCs/>
          <w:color w:val="000000"/>
          <w:lang w:val="en-GB" w:eastAsia="en-GB"/>
        </w:rPr>
        <w:t>Cincinnati,</w:t>
      </w:r>
      <w:r w:rsidR="00443FB7" w:rsidRPr="00443FB7">
        <w:rPr>
          <w:rFonts w:ascii="Tenorite" w:hAnsi="Tenorite"/>
          <w:b/>
          <w:bCs/>
          <w:color w:val="000000"/>
          <w:lang w:val="en-GB" w:eastAsia="en-GB"/>
        </w:rPr>
        <w:t xml:space="preserve"> </w:t>
      </w:r>
      <w:r w:rsidR="000A06AB" w:rsidRPr="00443FB7">
        <w:rPr>
          <w:rFonts w:ascii="Tenorite" w:hAnsi="Tenorite"/>
          <w:b/>
          <w:bCs/>
          <w:color w:val="000000"/>
          <w:lang w:val="en-GB" w:eastAsia="en-GB"/>
        </w:rPr>
        <w:t xml:space="preserve">OH </w:t>
      </w:r>
      <w:r w:rsidR="00696D13" w:rsidRPr="00443FB7">
        <w:rPr>
          <w:rFonts w:ascii="Tenorite" w:hAnsi="Tenorite"/>
          <w:b/>
          <w:bCs/>
          <w:color w:val="000000"/>
          <w:lang w:eastAsia="en-GB"/>
        </w:rPr>
        <w:t xml:space="preserve">Duration: </w:t>
      </w:r>
      <w:r w:rsidR="00443FB7" w:rsidRPr="00443FB7">
        <w:rPr>
          <w:rFonts w:ascii="Tenorite" w:hAnsi="Tenorite"/>
          <w:b/>
          <w:bCs/>
          <w:color w:val="000000"/>
          <w:lang w:eastAsia="en-GB"/>
        </w:rPr>
        <w:t xml:space="preserve">                            </w:t>
      </w:r>
      <w:r w:rsidR="00443FB7" w:rsidRPr="00443FB7">
        <w:rPr>
          <w:rFonts w:ascii="Tenorite" w:hAnsi="Tenorite"/>
          <w:b/>
          <w:bCs/>
          <w:color w:val="000000"/>
          <w:lang w:eastAsia="en-GB"/>
        </w:rPr>
        <w:tab/>
      </w:r>
      <w:r w:rsidR="00443FB7" w:rsidRPr="00443FB7">
        <w:rPr>
          <w:rFonts w:ascii="Tenorite" w:hAnsi="Tenorite"/>
          <w:b/>
          <w:bCs/>
          <w:color w:val="000000"/>
          <w:lang w:eastAsia="en-GB"/>
        </w:rPr>
        <w:tab/>
      </w:r>
      <w:r w:rsidR="00443FB7" w:rsidRPr="00443FB7">
        <w:rPr>
          <w:rFonts w:ascii="Tenorite" w:hAnsi="Tenorite"/>
          <w:b/>
          <w:bCs/>
          <w:color w:val="000000"/>
          <w:lang w:eastAsia="en-GB"/>
        </w:rPr>
        <w:tab/>
      </w:r>
      <w:r w:rsidR="00443FB7" w:rsidRPr="00443FB7">
        <w:rPr>
          <w:rFonts w:ascii="Tenorite" w:hAnsi="Tenorite"/>
          <w:b/>
          <w:bCs/>
          <w:color w:val="000000"/>
          <w:lang w:eastAsia="en-GB"/>
        </w:rPr>
        <w:tab/>
      </w:r>
      <w:r w:rsidR="00443FB7" w:rsidRPr="00443FB7">
        <w:rPr>
          <w:rFonts w:ascii="Tenorite" w:hAnsi="Tenorite"/>
          <w:b/>
          <w:bCs/>
          <w:color w:val="000000"/>
          <w:lang w:eastAsia="en-GB"/>
        </w:rPr>
        <w:tab/>
      </w:r>
      <w:r w:rsidR="00696D13" w:rsidRPr="00443FB7">
        <w:rPr>
          <w:rFonts w:ascii="Tenorite" w:hAnsi="Tenorite"/>
          <w:b/>
          <w:bCs/>
          <w:color w:val="000000"/>
          <w:lang w:eastAsia="en-GB"/>
        </w:rPr>
        <w:t>Oct</w:t>
      </w:r>
      <w:r w:rsidR="00696D13" w:rsidRPr="00443FB7">
        <w:rPr>
          <w:rFonts w:ascii="Tenorite" w:hAnsi="Tenorite"/>
          <w:b/>
          <w:bCs/>
          <w:color w:val="000000"/>
          <w:lang w:val="en-GB" w:eastAsia="en-GB"/>
        </w:rPr>
        <w:t xml:space="preserve"> 201</w:t>
      </w:r>
      <w:r w:rsidR="00696D13" w:rsidRPr="00443FB7">
        <w:rPr>
          <w:rFonts w:ascii="Tenorite" w:hAnsi="Tenorite"/>
          <w:b/>
          <w:bCs/>
          <w:color w:val="000000"/>
          <w:lang w:eastAsia="en-GB"/>
        </w:rPr>
        <w:t>5</w:t>
      </w:r>
      <w:r w:rsidR="00696D13" w:rsidRPr="00443FB7">
        <w:rPr>
          <w:rFonts w:ascii="Tenorite" w:hAnsi="Tenorite"/>
          <w:b/>
          <w:bCs/>
          <w:color w:val="000000"/>
          <w:lang w:val="en-GB" w:eastAsia="en-GB"/>
        </w:rPr>
        <w:t xml:space="preserve"> to </w:t>
      </w:r>
      <w:r w:rsidR="00696D13" w:rsidRPr="00443FB7">
        <w:rPr>
          <w:rFonts w:ascii="Tenorite" w:hAnsi="Tenorite"/>
          <w:b/>
          <w:bCs/>
          <w:color w:val="000000"/>
          <w:lang w:eastAsia="en-GB"/>
        </w:rPr>
        <w:t>Jan 2017</w:t>
      </w:r>
    </w:p>
    <w:p w14:paraId="40924924" w14:textId="20812EE5" w:rsidR="0056162C" w:rsidRPr="00443FB7" w:rsidRDefault="0056162C" w:rsidP="003E5F47">
      <w:pPr>
        <w:pStyle w:val="NoSpacing1"/>
        <w:spacing w:line="276" w:lineRule="auto"/>
        <w:ind w:left="360"/>
        <w:rPr>
          <w:rFonts w:ascii="Tenorite" w:hAnsi="Tenorite"/>
          <w:shd w:val="clear" w:color="auto" w:fill="FFFFFF"/>
        </w:rPr>
      </w:pPr>
      <w:r w:rsidRPr="00443FB7">
        <w:rPr>
          <w:rFonts w:ascii="Tenorite" w:hAnsi="Tenorite"/>
          <w:b/>
          <w:bCs/>
        </w:rPr>
        <w:t>R</w:t>
      </w:r>
      <w:r w:rsidR="00694AAF" w:rsidRPr="00443FB7">
        <w:rPr>
          <w:rFonts w:ascii="Tenorite" w:hAnsi="Tenorite"/>
          <w:b/>
          <w:bCs/>
        </w:rPr>
        <w:t>ole</w:t>
      </w:r>
      <w:r w:rsidRPr="00443FB7">
        <w:rPr>
          <w:rFonts w:ascii="Tenorite" w:hAnsi="Tenorite"/>
          <w:b/>
          <w:bCs/>
        </w:rPr>
        <w:t>:</w:t>
      </w:r>
      <w:r w:rsidRPr="00443FB7">
        <w:rPr>
          <w:rFonts w:ascii="Tenorite" w:hAnsi="Tenorite"/>
          <w:b/>
          <w:bCs/>
          <w:color w:val="000000"/>
          <w:lang w:eastAsia="en-GB"/>
        </w:rPr>
        <w:t xml:space="preserve"> </w:t>
      </w:r>
      <w:r w:rsidRPr="00443FB7">
        <w:rPr>
          <w:rFonts w:ascii="Tenorite" w:hAnsi="Tenorite"/>
          <w:b/>
          <w:bCs/>
          <w:color w:val="000000"/>
          <w:lang w:val="en-GB" w:eastAsia="en-GB"/>
        </w:rPr>
        <w:t>.Net Developer</w:t>
      </w:r>
      <w:r w:rsidRPr="00443FB7">
        <w:rPr>
          <w:rFonts w:ascii="Tenorite" w:hAnsi="Tenorite"/>
          <w:b/>
          <w:bCs/>
          <w:color w:val="000000"/>
          <w:lang w:eastAsia="en-GB"/>
        </w:rPr>
        <w:t xml:space="preserve">                                                                                        </w:t>
      </w:r>
      <w:bookmarkEnd w:id="1"/>
    </w:p>
    <w:p w14:paraId="4E4108D7" w14:textId="77777777" w:rsidR="00FC3624" w:rsidRPr="00443FB7" w:rsidRDefault="00FC3624" w:rsidP="003E5F47">
      <w:pPr>
        <w:pStyle w:val="NoSpacing1"/>
        <w:spacing w:line="276" w:lineRule="auto"/>
        <w:ind w:left="720"/>
        <w:rPr>
          <w:rFonts w:ascii="Tenorite" w:hAnsi="Tenorite"/>
          <w:b/>
          <w:bCs/>
        </w:rPr>
      </w:pPr>
    </w:p>
    <w:p w14:paraId="06160C65" w14:textId="2C54DA22" w:rsidR="00936E11" w:rsidRPr="00443FB7" w:rsidRDefault="00936E11" w:rsidP="003E5F47">
      <w:pPr>
        <w:pStyle w:val="NoSpacing1"/>
        <w:spacing w:line="276" w:lineRule="auto"/>
        <w:ind w:left="360"/>
        <w:rPr>
          <w:rFonts w:ascii="Tenorite" w:hAnsi="Tenorite"/>
          <w:b/>
          <w:bCs/>
        </w:rPr>
      </w:pPr>
      <w:r w:rsidRPr="00443FB7">
        <w:rPr>
          <w:rFonts w:ascii="Tenorite" w:hAnsi="Tenorite"/>
          <w:b/>
          <w:bCs/>
        </w:rPr>
        <w:t>Project Title</w:t>
      </w:r>
      <w:r w:rsidRPr="00443FB7">
        <w:rPr>
          <w:rFonts w:ascii="Tenorite" w:hAnsi="Tenorite"/>
          <w:b/>
          <w:bCs/>
          <w:i/>
          <w:iCs/>
        </w:rPr>
        <w:t>:</w:t>
      </w:r>
      <w:r w:rsidRPr="00443FB7">
        <w:rPr>
          <w:rStyle w:val="Heading1Char"/>
          <w:rFonts w:ascii="Tenorite" w:hAnsi="Tenorite" w:cs="Times New Roman"/>
          <w:b/>
          <w:bCs/>
          <w:i/>
          <w:iCs/>
          <w:sz w:val="20"/>
          <w:szCs w:val="20"/>
        </w:rPr>
        <w:t xml:space="preserve"> </w:t>
      </w:r>
      <w:r w:rsidR="00146373" w:rsidRPr="00443FB7">
        <w:rPr>
          <w:rStyle w:val="Emphasis"/>
          <w:rFonts w:ascii="Tenorite" w:eastAsiaTheme="majorEastAsia" w:hAnsi="Tenorite"/>
          <w:b/>
          <w:bCs/>
          <w:i w:val="0"/>
          <w:iCs w:val="0"/>
        </w:rPr>
        <w:t>Retail order management systems (</w:t>
      </w:r>
      <w:proofErr w:type="spellStart"/>
      <w:r w:rsidR="00146373" w:rsidRPr="00443FB7">
        <w:rPr>
          <w:rStyle w:val="Emphasis"/>
          <w:rFonts w:ascii="Tenorite" w:eastAsiaTheme="majorEastAsia" w:hAnsi="Tenorite"/>
          <w:b/>
          <w:bCs/>
          <w:i w:val="0"/>
          <w:iCs w:val="0"/>
        </w:rPr>
        <w:t>Roms</w:t>
      </w:r>
      <w:proofErr w:type="spellEnd"/>
      <w:r w:rsidR="00146373" w:rsidRPr="00443FB7">
        <w:rPr>
          <w:rStyle w:val="Emphasis"/>
          <w:rFonts w:ascii="Tenorite" w:eastAsiaTheme="majorEastAsia" w:hAnsi="Tenorite"/>
          <w:b/>
          <w:bCs/>
        </w:rPr>
        <w:t>)</w:t>
      </w:r>
    </w:p>
    <w:p w14:paraId="2F71A39D" w14:textId="475AEBD4"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Involved in Requirements Collection, Design &amp; Analysis of the Customer Specifications, Development and Customization of the Application.</w:t>
      </w:r>
    </w:p>
    <w:p w14:paraId="359E9314"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Actively participated in Agile Scrum teams, contributing to the design and development of applications using MVC frameworks, Angular.js, and .NET technologies.</w:t>
      </w:r>
    </w:p>
    <w:p w14:paraId="1F7D4653"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Developed responsive and reusable UI components using ASP.NET, HTML5, Bootstrap, and Knockout.JS. Applied master pages, themes, and skins to ensure a consistent look and feel across the ASP.NET web application.</w:t>
      </w:r>
    </w:p>
    <w:p w14:paraId="23FFB2C0"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Designed and implemented robust ASP.NET MVC applications using C#.NET, integrating third-party systems such as payment gateways and inventory databases to streamline operations and enhance customer experiences.</w:t>
      </w:r>
    </w:p>
    <w:p w14:paraId="23792600"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 xml:space="preserve">Hands-on experience with Microsoft Azure and GCP platforms, including GCS, GCP </w:t>
      </w:r>
      <w:proofErr w:type="spellStart"/>
      <w:r w:rsidRPr="00443FB7">
        <w:rPr>
          <w:rFonts w:ascii="Tenorite" w:hAnsi="Tenorite"/>
        </w:rPr>
        <w:t>Dataproc</w:t>
      </w:r>
      <w:proofErr w:type="spellEnd"/>
      <w:r w:rsidRPr="00443FB7">
        <w:rPr>
          <w:rFonts w:ascii="Tenorite" w:hAnsi="Tenorite"/>
        </w:rPr>
        <w:t>, Cloud Functions, and Azure Data Factory. Utilized Git for version control on Azure, and developed pipelines for data movement between GCP and Azure.</w:t>
      </w:r>
    </w:p>
    <w:p w14:paraId="79B394F4"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Implemented secure authentication and authorization mechanisms using ASP.NET forms authentication and Windows Communication Foundation (WCF). Ensured compliance with industry regulations such as PCI-DSS and GDPR.</w:t>
      </w:r>
    </w:p>
    <w:p w14:paraId="7966555D"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Developed and integrated SOA architecture using WCF, optimizing the communication between distributed applications and services.</w:t>
      </w:r>
    </w:p>
    <w:p w14:paraId="65E5D362"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Implemented cloud infrastructure solutions using Google Cloud Platform (GCP), ensuring scalability and high availability for retail applications.</w:t>
      </w:r>
    </w:p>
    <w:p w14:paraId="3CEB4785"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Conducted thorough testing of ASP.NET applications, including unit, integration, and user acceptance testing, to ensure software quality and reliability. Provided ongoing support and maintenance, including troubleshooting and applying patches.</w:t>
      </w:r>
    </w:p>
    <w:p w14:paraId="292388E4" w14:textId="77777777" w:rsidR="003B2764" w:rsidRPr="00443FB7" w:rsidRDefault="003B2764" w:rsidP="00A62ADB">
      <w:pPr>
        <w:pStyle w:val="NoSpacing1"/>
        <w:numPr>
          <w:ilvl w:val="0"/>
          <w:numId w:val="11"/>
        </w:numPr>
        <w:spacing w:line="276" w:lineRule="auto"/>
        <w:rPr>
          <w:rFonts w:ascii="Tenorite" w:hAnsi="Tenorite"/>
        </w:rPr>
      </w:pPr>
      <w:r w:rsidRPr="00443FB7">
        <w:rPr>
          <w:rFonts w:ascii="Tenorite" w:hAnsi="Tenorite"/>
        </w:rPr>
        <w:t>Created and managed reports using SSRS 2008, and developed generic classes for business logic and data access layers using C#.NET. Leveraged GCP stack driver services for logging and debugging.</w:t>
      </w:r>
    </w:p>
    <w:p w14:paraId="534768EB" w14:textId="77777777" w:rsidR="003B2764" w:rsidRPr="00443FB7" w:rsidRDefault="003B2764" w:rsidP="00A62ADB">
      <w:pPr>
        <w:pStyle w:val="NoSpacing1"/>
        <w:numPr>
          <w:ilvl w:val="0"/>
          <w:numId w:val="11"/>
        </w:numPr>
        <w:spacing w:line="276" w:lineRule="auto"/>
        <w:jc w:val="both"/>
        <w:rPr>
          <w:rFonts w:ascii="Tenorite" w:hAnsi="Tenorite"/>
        </w:rPr>
      </w:pPr>
      <w:r w:rsidRPr="00443FB7">
        <w:rPr>
          <w:rFonts w:ascii="Tenorite" w:hAnsi="Tenorite"/>
        </w:rPr>
        <w:t>Built a robust front-end interface using HTML/CSS/JavaScript/Bootstrap on top of .NET MVC. Developed the back-office support interface collaboratively in an Agile team environment.</w:t>
      </w:r>
    </w:p>
    <w:p w14:paraId="7590F442" w14:textId="4A997B14" w:rsidR="003B2764" w:rsidRPr="00443FB7" w:rsidRDefault="003B2764" w:rsidP="00A62ADB">
      <w:pPr>
        <w:pStyle w:val="NoSpacing1"/>
        <w:numPr>
          <w:ilvl w:val="0"/>
          <w:numId w:val="11"/>
        </w:numPr>
        <w:spacing w:line="276" w:lineRule="auto"/>
        <w:jc w:val="both"/>
        <w:rPr>
          <w:rFonts w:ascii="Tenorite" w:hAnsi="Tenorite"/>
        </w:rPr>
      </w:pPr>
      <w:r w:rsidRPr="00443FB7">
        <w:rPr>
          <w:rFonts w:ascii="Tenorite" w:hAnsi="Tenorite"/>
          <w:b/>
          <w:bCs/>
        </w:rPr>
        <w:lastRenderedPageBreak/>
        <w:t xml:space="preserve">Environment: </w:t>
      </w:r>
      <w:r w:rsidRPr="00443FB7">
        <w:rPr>
          <w:rFonts w:ascii="Tenorite" w:hAnsi="Tenorite"/>
        </w:rPr>
        <w:t xml:space="preserve">.Net Framework 3.0, Azure </w:t>
      </w:r>
      <w:r w:rsidRPr="00443FB7">
        <w:rPr>
          <w:rFonts w:ascii="Tenorite" w:hAnsi="Tenorite"/>
          <w:bCs/>
        </w:rPr>
        <w:t>DevOps</w:t>
      </w:r>
      <w:r w:rsidRPr="00443FB7">
        <w:rPr>
          <w:rFonts w:ascii="Tenorite" w:hAnsi="Tenorite"/>
        </w:rPr>
        <w:t xml:space="preserve">, ASP.Net 2.0/3.0, VB.Net ADO.Net, SOAP, HTTP, ASP.NET, Xml, XSLT, JavaScript, AngularJS, </w:t>
      </w:r>
      <w:r w:rsidRPr="00443FB7">
        <w:rPr>
          <w:rFonts w:ascii="Tenorite" w:hAnsi="Tenorite"/>
          <w:bCs/>
        </w:rPr>
        <w:t>MVVM</w:t>
      </w:r>
      <w:r w:rsidRPr="00443FB7">
        <w:rPr>
          <w:rFonts w:ascii="Tenorite" w:hAnsi="Tenorite"/>
        </w:rPr>
        <w:t xml:space="preserve"> IIS 6.0, Entity Framework, Tableau, HTML, </w:t>
      </w:r>
      <w:r w:rsidR="00FF6BD9" w:rsidRPr="00443FB7">
        <w:rPr>
          <w:rFonts w:ascii="Tenorite" w:hAnsi="Tenorite"/>
        </w:rPr>
        <w:t>DHTML, GCP</w:t>
      </w:r>
      <w:r w:rsidRPr="00443FB7">
        <w:rPr>
          <w:rFonts w:ascii="Tenorite" w:hAnsi="Tenorite"/>
        </w:rPr>
        <w:t xml:space="preserve">, </w:t>
      </w:r>
      <w:r w:rsidRPr="00443FB7">
        <w:rPr>
          <w:rFonts w:ascii="Tenorite" w:hAnsi="Tenorite"/>
          <w:bCs/>
        </w:rPr>
        <w:t>Bootstrap</w:t>
      </w:r>
      <w:r w:rsidRPr="00443FB7">
        <w:rPr>
          <w:rFonts w:ascii="Tenorite" w:hAnsi="Tenorite"/>
        </w:rPr>
        <w:t xml:space="preserve"> CSS, Ajax </w:t>
      </w:r>
      <w:r w:rsidRPr="00443FB7">
        <w:rPr>
          <w:rFonts w:ascii="Tenorite" w:hAnsi="Tenorite"/>
          <w:bCs/>
        </w:rPr>
        <w:t>Toolkit</w:t>
      </w:r>
      <w:r w:rsidRPr="00443FB7">
        <w:rPr>
          <w:rFonts w:ascii="Tenorite" w:hAnsi="Tenorite"/>
        </w:rPr>
        <w:t xml:space="preserve">, C#, SQL Server 2008, T-SQL, </w:t>
      </w:r>
      <w:r w:rsidRPr="00443FB7">
        <w:rPr>
          <w:rFonts w:ascii="Tenorite" w:hAnsi="Tenorite"/>
          <w:bCs/>
        </w:rPr>
        <w:t>AJAX</w:t>
      </w:r>
      <w:r w:rsidRPr="00443FB7">
        <w:rPr>
          <w:rFonts w:ascii="Tenorite" w:hAnsi="Tenorite"/>
        </w:rPr>
        <w:t xml:space="preserve">, Visual Studio 2010, SSRS, </w:t>
      </w:r>
      <w:r w:rsidRPr="00443FB7">
        <w:rPr>
          <w:rFonts w:ascii="Tenorite" w:hAnsi="Tenorite"/>
          <w:bCs/>
        </w:rPr>
        <w:t>Azure</w:t>
      </w:r>
      <w:r w:rsidRPr="00443FB7">
        <w:rPr>
          <w:rFonts w:ascii="Tenorite" w:hAnsi="Tenorite"/>
        </w:rPr>
        <w:t xml:space="preserve"> </w:t>
      </w:r>
      <w:r w:rsidRPr="00443FB7">
        <w:rPr>
          <w:rFonts w:ascii="Tenorite" w:hAnsi="Tenorite"/>
          <w:bCs/>
        </w:rPr>
        <w:t>DevOps</w:t>
      </w:r>
      <w:r w:rsidRPr="00443FB7">
        <w:rPr>
          <w:rFonts w:ascii="Tenorite" w:hAnsi="Tenorite"/>
        </w:rPr>
        <w:t>.</w:t>
      </w:r>
    </w:p>
    <w:p w14:paraId="54F76F9A" w14:textId="77777777" w:rsidR="003B2764" w:rsidRPr="00443FB7" w:rsidRDefault="003B2764" w:rsidP="003E5F47">
      <w:pPr>
        <w:pStyle w:val="NoSpacing1"/>
        <w:spacing w:line="276" w:lineRule="auto"/>
        <w:rPr>
          <w:rFonts w:ascii="Tenorite" w:hAnsi="Tenorite"/>
        </w:rPr>
      </w:pPr>
    </w:p>
    <w:p w14:paraId="20DE6873" w14:textId="77777777" w:rsidR="00443FB7" w:rsidRPr="00443FB7" w:rsidRDefault="00443FB7" w:rsidP="003E5F47">
      <w:pPr>
        <w:pStyle w:val="NoSpacing1"/>
        <w:spacing w:line="276" w:lineRule="auto"/>
        <w:ind w:left="360"/>
        <w:rPr>
          <w:rFonts w:ascii="Tenorite" w:hAnsi="Tenorite"/>
          <w:b/>
          <w:bCs/>
        </w:rPr>
      </w:pPr>
    </w:p>
    <w:p w14:paraId="515FF15F" w14:textId="094B17D8" w:rsidR="0056162C" w:rsidRPr="00443FB7" w:rsidRDefault="0056162C" w:rsidP="003E5F47">
      <w:pPr>
        <w:pStyle w:val="NoSpacing1"/>
        <w:spacing w:line="276" w:lineRule="auto"/>
        <w:ind w:left="360"/>
        <w:rPr>
          <w:rFonts w:ascii="Tenorite" w:hAnsi="Tenorite"/>
          <w:b/>
          <w:bCs/>
          <w:color w:val="000000"/>
          <w:lang w:val="en-GB" w:eastAsia="en-GB"/>
        </w:rPr>
      </w:pPr>
      <w:r w:rsidRPr="00443FB7">
        <w:rPr>
          <w:rFonts w:ascii="Tenorite" w:hAnsi="Tenorite"/>
          <w:b/>
          <w:bCs/>
        </w:rPr>
        <w:t>C</w:t>
      </w:r>
      <w:r w:rsidR="00694AAF" w:rsidRPr="00443FB7">
        <w:rPr>
          <w:rFonts w:ascii="Tenorite" w:hAnsi="Tenorite"/>
          <w:b/>
          <w:bCs/>
        </w:rPr>
        <w:t>lient</w:t>
      </w:r>
      <w:r w:rsidRPr="00443FB7">
        <w:rPr>
          <w:rFonts w:ascii="Tenorite" w:hAnsi="Tenorite"/>
          <w:b/>
          <w:bCs/>
        </w:rPr>
        <w:t>:</w:t>
      </w:r>
      <w:r w:rsidRPr="00443FB7">
        <w:rPr>
          <w:rFonts w:ascii="Tenorite" w:hAnsi="Tenorite"/>
          <w:b/>
          <w:bCs/>
          <w:color w:val="000000"/>
          <w:lang w:val="en-GB" w:eastAsia="en-GB"/>
        </w:rPr>
        <w:t xml:space="preserve"> </w:t>
      </w:r>
      <w:r w:rsidR="00FC3624" w:rsidRPr="00443FB7">
        <w:rPr>
          <w:rFonts w:ascii="Tenorite" w:hAnsi="Tenorite"/>
          <w:b/>
          <w:bCs/>
          <w:color w:val="000000"/>
          <w:lang w:eastAsia="en-GB"/>
        </w:rPr>
        <w:t xml:space="preserve">Blue Shield </w:t>
      </w:r>
      <w:r w:rsidR="00696D13" w:rsidRPr="00443FB7">
        <w:rPr>
          <w:rFonts w:ascii="Tenorite" w:hAnsi="Tenorite"/>
          <w:b/>
          <w:bCs/>
          <w:color w:val="000000"/>
          <w:lang w:eastAsia="en-GB"/>
        </w:rPr>
        <w:t>o</w:t>
      </w:r>
      <w:r w:rsidR="00FC3624" w:rsidRPr="00443FB7">
        <w:rPr>
          <w:rFonts w:ascii="Tenorite" w:hAnsi="Tenorite"/>
          <w:b/>
          <w:bCs/>
          <w:color w:val="000000"/>
          <w:lang w:eastAsia="en-GB"/>
        </w:rPr>
        <w:t>f Kansas City</w:t>
      </w:r>
      <w:r w:rsidR="00FC3624" w:rsidRPr="00443FB7">
        <w:rPr>
          <w:rFonts w:ascii="Tenorite" w:hAnsi="Tenorite"/>
          <w:b/>
          <w:bCs/>
          <w:color w:val="000000"/>
          <w:lang w:val="en-GB" w:eastAsia="en-GB"/>
        </w:rPr>
        <w:t xml:space="preserve">, </w:t>
      </w:r>
      <w:r w:rsidR="00FC3624" w:rsidRPr="00443FB7">
        <w:rPr>
          <w:rFonts w:ascii="Tenorite" w:hAnsi="Tenorite"/>
          <w:b/>
          <w:bCs/>
          <w:color w:val="000000"/>
          <w:lang w:eastAsia="en-GB"/>
        </w:rPr>
        <w:t>Kansas</w:t>
      </w:r>
      <w:r w:rsidR="00FC3624" w:rsidRPr="00443FB7">
        <w:rPr>
          <w:rFonts w:ascii="Tenorite" w:hAnsi="Tenorite"/>
          <w:b/>
          <w:bCs/>
          <w:color w:val="000000"/>
          <w:lang w:val="en-GB" w:eastAsia="en-GB"/>
        </w:rPr>
        <w:t xml:space="preserve">, </w:t>
      </w:r>
      <w:r w:rsidR="00FC3624" w:rsidRPr="00443FB7">
        <w:rPr>
          <w:rFonts w:ascii="Tenorite" w:hAnsi="Tenorite"/>
          <w:b/>
          <w:bCs/>
          <w:color w:val="000000"/>
          <w:lang w:eastAsia="en-GB"/>
        </w:rPr>
        <w:t>MO</w:t>
      </w:r>
      <w:r w:rsidR="00696D13" w:rsidRPr="00443FB7">
        <w:rPr>
          <w:rFonts w:ascii="Tenorite" w:hAnsi="Tenorite"/>
          <w:b/>
          <w:bCs/>
          <w:color w:val="000000"/>
          <w:lang w:val="en-GB" w:eastAsia="en-GB"/>
        </w:rPr>
        <w:t xml:space="preserve">                                                      </w:t>
      </w:r>
      <w:r w:rsidR="00443FB7" w:rsidRPr="00443FB7">
        <w:rPr>
          <w:rFonts w:ascii="Tenorite" w:hAnsi="Tenorite"/>
          <w:b/>
          <w:bCs/>
          <w:color w:val="000000"/>
          <w:lang w:val="en-GB" w:eastAsia="en-GB"/>
        </w:rPr>
        <w:t xml:space="preserve">           </w:t>
      </w:r>
      <w:r w:rsidR="00696D13" w:rsidRPr="00443FB7">
        <w:rPr>
          <w:rFonts w:ascii="Tenorite" w:hAnsi="Tenorite"/>
          <w:b/>
          <w:bCs/>
          <w:color w:val="000000"/>
          <w:lang w:val="en-GB" w:eastAsia="en-GB"/>
        </w:rPr>
        <w:t>Duration:</w:t>
      </w:r>
      <w:r w:rsidR="00696D13" w:rsidRPr="00443FB7">
        <w:rPr>
          <w:rFonts w:ascii="Tenorite" w:hAnsi="Tenorite"/>
          <w:b/>
          <w:bCs/>
          <w:color w:val="000000"/>
          <w:lang w:eastAsia="en-GB"/>
        </w:rPr>
        <w:t xml:space="preserve"> Feb</w:t>
      </w:r>
      <w:r w:rsidR="00696D13" w:rsidRPr="00443FB7">
        <w:rPr>
          <w:rFonts w:ascii="Tenorite" w:hAnsi="Tenorite"/>
          <w:b/>
          <w:bCs/>
          <w:color w:val="000000"/>
          <w:lang w:val="en-GB" w:eastAsia="en-GB"/>
        </w:rPr>
        <w:t xml:space="preserve"> 201</w:t>
      </w:r>
      <w:r w:rsidR="00696D13" w:rsidRPr="00443FB7">
        <w:rPr>
          <w:rFonts w:ascii="Tenorite" w:hAnsi="Tenorite"/>
          <w:b/>
          <w:bCs/>
          <w:color w:val="000000"/>
          <w:lang w:eastAsia="en-GB"/>
        </w:rPr>
        <w:t>4</w:t>
      </w:r>
      <w:r w:rsidR="00696D13" w:rsidRPr="00443FB7">
        <w:rPr>
          <w:rFonts w:ascii="Tenorite" w:hAnsi="Tenorite"/>
          <w:b/>
          <w:bCs/>
          <w:color w:val="000000"/>
          <w:lang w:val="en-GB" w:eastAsia="en-GB"/>
        </w:rPr>
        <w:t xml:space="preserve"> – </w:t>
      </w:r>
      <w:r w:rsidR="00696D13" w:rsidRPr="00443FB7">
        <w:rPr>
          <w:rFonts w:ascii="Tenorite" w:hAnsi="Tenorite"/>
          <w:b/>
          <w:bCs/>
          <w:color w:val="000000"/>
          <w:lang w:eastAsia="en-GB"/>
        </w:rPr>
        <w:t>Sept</w:t>
      </w:r>
      <w:r w:rsidR="00696D13" w:rsidRPr="00443FB7">
        <w:rPr>
          <w:rFonts w:ascii="Tenorite" w:hAnsi="Tenorite"/>
          <w:b/>
          <w:bCs/>
          <w:color w:val="000000"/>
          <w:lang w:val="en-GB" w:eastAsia="en-GB"/>
        </w:rPr>
        <w:t xml:space="preserve"> 201</w:t>
      </w:r>
      <w:r w:rsidR="00696D13" w:rsidRPr="00443FB7">
        <w:rPr>
          <w:rFonts w:ascii="Tenorite" w:hAnsi="Tenorite"/>
          <w:b/>
          <w:bCs/>
          <w:color w:val="000000"/>
          <w:lang w:eastAsia="en-GB"/>
        </w:rPr>
        <w:t>5</w:t>
      </w:r>
    </w:p>
    <w:p w14:paraId="4475BB6D" w14:textId="0308A4DE" w:rsidR="00696D13" w:rsidRPr="00443FB7" w:rsidRDefault="0056162C" w:rsidP="003E5F47">
      <w:pPr>
        <w:ind w:left="360"/>
        <w:rPr>
          <w:rFonts w:ascii="Tenorite" w:hAnsi="Tenorite" w:cs="Times New Roman"/>
          <w:sz w:val="20"/>
          <w:szCs w:val="20"/>
        </w:rPr>
      </w:pPr>
      <w:r w:rsidRPr="00443FB7">
        <w:rPr>
          <w:rFonts w:ascii="Tenorite" w:hAnsi="Tenorite" w:cs="Times New Roman"/>
          <w:b/>
          <w:bCs/>
          <w:sz w:val="20"/>
          <w:szCs w:val="20"/>
        </w:rPr>
        <w:t>R</w:t>
      </w:r>
      <w:r w:rsidR="00694AAF" w:rsidRPr="00443FB7">
        <w:rPr>
          <w:rFonts w:ascii="Tenorite" w:hAnsi="Tenorite" w:cs="Times New Roman"/>
          <w:b/>
          <w:bCs/>
          <w:sz w:val="20"/>
          <w:szCs w:val="20"/>
        </w:rPr>
        <w:t>ole</w:t>
      </w:r>
      <w:r w:rsidRPr="00443FB7">
        <w:rPr>
          <w:rFonts w:ascii="Tenorite" w:hAnsi="Tenorite" w:cs="Times New Roman"/>
          <w:b/>
          <w:bCs/>
          <w:sz w:val="20"/>
          <w:szCs w:val="20"/>
        </w:rPr>
        <w:t>:</w:t>
      </w:r>
      <w:r w:rsidRPr="00443FB7">
        <w:rPr>
          <w:rFonts w:ascii="Tenorite" w:hAnsi="Tenorite" w:cs="Times New Roman"/>
          <w:b/>
          <w:bCs/>
          <w:color w:val="000000"/>
          <w:sz w:val="20"/>
          <w:szCs w:val="20"/>
          <w:lang w:eastAsia="en-GB"/>
        </w:rPr>
        <w:t xml:space="preserve"> </w:t>
      </w:r>
      <w:r w:rsidR="00FC3624" w:rsidRPr="00443FB7">
        <w:rPr>
          <w:rFonts w:ascii="Tenorite" w:hAnsi="Tenorite" w:cs="Times New Roman"/>
          <w:b/>
          <w:bCs/>
          <w:color w:val="000000"/>
          <w:sz w:val="20"/>
          <w:szCs w:val="20"/>
          <w:lang w:val="en-GB" w:eastAsia="en-GB"/>
        </w:rPr>
        <w:t xml:space="preserve">Software Developer                                                </w:t>
      </w:r>
    </w:p>
    <w:p w14:paraId="7B8CD643" w14:textId="457C1671" w:rsidR="00146373" w:rsidRPr="00443FB7" w:rsidRDefault="00146373" w:rsidP="003E5F47">
      <w:pPr>
        <w:pStyle w:val="NoSpacing1"/>
        <w:spacing w:line="276" w:lineRule="auto"/>
        <w:ind w:left="360"/>
        <w:rPr>
          <w:rFonts w:ascii="Tenorite" w:hAnsi="Tenorite"/>
        </w:rPr>
      </w:pPr>
      <w:r w:rsidRPr="00443FB7">
        <w:rPr>
          <w:rFonts w:ascii="Tenorite" w:hAnsi="Tenorite"/>
          <w:b/>
          <w:bCs/>
        </w:rPr>
        <w:t>Project Title:</w:t>
      </w:r>
      <w:r w:rsidRPr="00443FB7">
        <w:rPr>
          <w:rFonts w:ascii="Tenorite" w:hAnsi="Tenorite"/>
        </w:rPr>
        <w:t xml:space="preserve"> </w:t>
      </w:r>
      <w:r w:rsidRPr="00443FB7">
        <w:rPr>
          <w:rStyle w:val="Emphasis"/>
          <w:rFonts w:ascii="Tenorite" w:eastAsiaTheme="majorEastAsia" w:hAnsi="Tenorite"/>
          <w:b/>
          <w:bCs/>
          <w:i w:val="0"/>
          <w:iCs w:val="0"/>
        </w:rPr>
        <w:t>Employee Management and Employer Portal Solution</w:t>
      </w:r>
    </w:p>
    <w:p w14:paraId="01D5A2BA" w14:textId="3720ACAA"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Actively participated in all stages of the Software Development Life Cycle (SDLC), ensuring thorough planning, development, and deployment of applications.</w:t>
      </w:r>
    </w:p>
    <w:p w14:paraId="7BD07BE1"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Worked within an Agile Scrum framework to deliver high-quality software in monthly iterations, contributing to sprint planning, reviews, and retrospectives.</w:t>
      </w:r>
    </w:p>
    <w:p w14:paraId="082D5D6E" w14:textId="437BB780"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 xml:space="preserve">Designed and developed key features for the Employee Member and Employer/Account portals, including Employee Registration, Profile Management, Account Maintenance, and User Maintenance functionalities, ensuring </w:t>
      </w:r>
      <w:r w:rsidR="00FF6BD9" w:rsidRPr="00443FB7">
        <w:rPr>
          <w:rFonts w:ascii="Tenorite" w:hAnsi="Tenorite"/>
        </w:rPr>
        <w:t>seamless</w:t>
      </w:r>
      <w:r w:rsidRPr="00443FB7">
        <w:rPr>
          <w:rFonts w:ascii="Tenorite" w:hAnsi="Tenorite"/>
        </w:rPr>
        <w:t xml:space="preserve"> user experience.</w:t>
      </w:r>
    </w:p>
    <w:p w14:paraId="4F6604B9"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Extensively utilized user controls to enhance application modularity and created master pages to maintain consistent branding and navigation across the application.</w:t>
      </w:r>
    </w:p>
    <w:p w14:paraId="17D01D27"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Developed and consumed Web Services using C#, enabling interoperability between different systems and platforms within the application ecosystem.</w:t>
      </w:r>
    </w:p>
    <w:p w14:paraId="25FB22E2"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Configured Cloud Load Balancer to manage incoming traffic across multiple GCP services, ensuring optimal application performance and reliability.</w:t>
      </w:r>
    </w:p>
    <w:p w14:paraId="2E75F70B"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Created and customized dynamic reports using Crystal Reports, meeting various functional requirements. Developed SQL scripts, stored procedures, triggers, and views in SQL Server 2008 to support complex data manipulations.</w:t>
      </w:r>
    </w:p>
    <w:p w14:paraId="7E932AA6"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Implemented both Windows and Forms authentication to accommodate internal and external users, and managed session state to maintain data consistency across the application.</w:t>
      </w:r>
    </w:p>
    <w:p w14:paraId="6ED81159"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Designed and deployed cloud infrastructure solutions on Google Cloud Platform (GCP) to support enterprise-grade applications, ensuring reliability and scalability.</w:t>
      </w:r>
    </w:p>
    <w:p w14:paraId="721E64A9"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Utilized ADO.NET classes for seamless database connectivity, leveraging Data Grid, Data List, and Repeater controls to retrieve, display, and manipulate data.</w:t>
      </w:r>
    </w:p>
    <w:p w14:paraId="1308A5CD" w14:textId="77777777" w:rsidR="003B2764" w:rsidRPr="00443FB7" w:rsidRDefault="003B2764" w:rsidP="00A62ADB">
      <w:pPr>
        <w:pStyle w:val="NoSpacing1"/>
        <w:numPr>
          <w:ilvl w:val="0"/>
          <w:numId w:val="10"/>
        </w:numPr>
        <w:spacing w:line="276" w:lineRule="auto"/>
        <w:rPr>
          <w:rFonts w:ascii="Tenorite" w:hAnsi="Tenorite"/>
        </w:rPr>
      </w:pPr>
      <w:r w:rsidRPr="00443FB7">
        <w:rPr>
          <w:rFonts w:ascii="Tenorite" w:hAnsi="Tenorite"/>
        </w:rPr>
        <w:t>Developed and optimized stored procedures, SQL scripts, and database triggers to ensure efficient data processing and retrieval.</w:t>
      </w:r>
    </w:p>
    <w:p w14:paraId="4729E02A" w14:textId="3B52FBB0" w:rsidR="004E04D3" w:rsidRPr="00443FB7" w:rsidRDefault="003B2764" w:rsidP="00A62ADB">
      <w:pPr>
        <w:pStyle w:val="NoSpacing1"/>
        <w:numPr>
          <w:ilvl w:val="0"/>
          <w:numId w:val="10"/>
        </w:numPr>
        <w:spacing w:line="276" w:lineRule="auto"/>
        <w:rPr>
          <w:rFonts w:ascii="Tenorite" w:hAnsi="Tenorite"/>
        </w:rPr>
      </w:pPr>
      <w:r w:rsidRPr="00443FB7">
        <w:rPr>
          <w:rFonts w:ascii="Tenorite" w:hAnsi="Tenorite"/>
          <w:b/>
        </w:rPr>
        <w:t>Environment</w:t>
      </w:r>
      <w:r w:rsidRPr="00443FB7">
        <w:rPr>
          <w:rFonts w:ascii="Tenorite" w:hAnsi="Tenorite"/>
        </w:rPr>
        <w:t>: .NET Framework 3.0, ASP.NET, C#, Visual Studio 2010, GCP, ADO.NET, SQL Server 2008, XML, SOAP, JavaScript., WCF, entity framework.</w:t>
      </w:r>
    </w:p>
    <w:p w14:paraId="2C067714" w14:textId="77777777" w:rsidR="001E0868" w:rsidRPr="008A7CBF" w:rsidRDefault="001E0868" w:rsidP="00443FB7">
      <w:pPr>
        <w:pStyle w:val="NoSpacing1"/>
        <w:spacing w:line="276" w:lineRule="auto"/>
        <w:ind w:left="1080"/>
      </w:pPr>
    </w:p>
    <w:sectPr w:rsidR="001E0868" w:rsidRPr="008A7CBF" w:rsidSect="003B2764">
      <w:pgSz w:w="11906" w:h="16838"/>
      <w:pgMar w:top="720" w:right="720" w:bottom="720" w:left="720" w:header="708" w:footer="708" w:gutter="0"/>
      <w:pgBorders>
        <w:top w:val="threeDEmboss" w:sz="24" w:space="31" w:color="auto"/>
        <w:left w:val="threeDEmboss" w:sz="24" w:space="31" w:color="auto"/>
        <w:bottom w:val="threeDEngrave" w:sz="24" w:space="31" w:color="auto"/>
        <w:right w:val="threeDEngrave"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enorite">
    <w:charset w:val="00"/>
    <w:family w:val="auto"/>
    <w:pitch w:val="variable"/>
    <w:sig w:usb0="80000003" w:usb1="00000001"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5AE6"/>
    <w:multiLevelType w:val="hybridMultilevel"/>
    <w:tmpl w:val="DD60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BB2DD6"/>
    <w:multiLevelType w:val="hybridMultilevel"/>
    <w:tmpl w:val="1570C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7641DF"/>
    <w:multiLevelType w:val="multilevel"/>
    <w:tmpl w:val="92A8D134"/>
    <w:lvl w:ilvl="0">
      <w:start w:val="1"/>
      <w:numFmt w:val="bullet"/>
      <w:lvlText w:val=""/>
      <w:lvlJc w:val="left"/>
      <w:pPr>
        <w:ind w:left="720" w:hanging="360"/>
      </w:pPr>
      <w:rPr>
        <w:rFonts w:ascii="Symbol" w:hAnsi="Symbol"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C8404B"/>
    <w:multiLevelType w:val="hybridMultilevel"/>
    <w:tmpl w:val="16A64B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76E57"/>
    <w:multiLevelType w:val="hybridMultilevel"/>
    <w:tmpl w:val="722094B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DE06D5"/>
    <w:multiLevelType w:val="hybridMultilevel"/>
    <w:tmpl w:val="B0DED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547FF6"/>
    <w:multiLevelType w:val="multilevel"/>
    <w:tmpl w:val="32547F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65215D6"/>
    <w:multiLevelType w:val="hybridMultilevel"/>
    <w:tmpl w:val="B1BA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266EAE"/>
    <w:multiLevelType w:val="hybridMultilevel"/>
    <w:tmpl w:val="DB109C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D9544D2"/>
    <w:multiLevelType w:val="hybridMultilevel"/>
    <w:tmpl w:val="C1209F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DF73692"/>
    <w:multiLevelType w:val="hybridMultilevel"/>
    <w:tmpl w:val="937EB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810E20"/>
    <w:multiLevelType w:val="hybridMultilevel"/>
    <w:tmpl w:val="2DA8D6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69C5491"/>
    <w:multiLevelType w:val="hybridMultilevel"/>
    <w:tmpl w:val="198A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9676D8"/>
    <w:multiLevelType w:val="multilevel"/>
    <w:tmpl w:val="699676D8"/>
    <w:lvl w:ilvl="0">
      <w:start w:val="1"/>
      <w:numFmt w:val="bullet"/>
      <w:lvlText w:val=""/>
      <w:lvlJc w:val="left"/>
      <w:pPr>
        <w:ind w:left="720" w:hanging="360"/>
      </w:pPr>
      <w:rPr>
        <w:rFonts w:ascii="Wingdings" w:hAnsi="Wingdings" w:hint="default"/>
        <w:b w:val="0"/>
        <w:i w:val="0"/>
        <w:strike w:val="0"/>
        <w:dstrike w:val="0"/>
        <w:color w:val="auto"/>
        <w:sz w:val="22"/>
        <w:szCs w:val="22"/>
        <w:u w:val="none" w:color="000000"/>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3A269C7"/>
    <w:multiLevelType w:val="multilevel"/>
    <w:tmpl w:val="958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E31DB"/>
    <w:multiLevelType w:val="hybridMultilevel"/>
    <w:tmpl w:val="57722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77056736">
    <w:abstractNumId w:val="13"/>
  </w:num>
  <w:num w:numId="2" w16cid:durableId="1792630630">
    <w:abstractNumId w:val="6"/>
  </w:num>
  <w:num w:numId="3" w16cid:durableId="1109395808">
    <w:abstractNumId w:val="2"/>
  </w:num>
  <w:num w:numId="4" w16cid:durableId="1883589426">
    <w:abstractNumId w:val="1"/>
  </w:num>
  <w:num w:numId="5" w16cid:durableId="241334010">
    <w:abstractNumId w:val="3"/>
  </w:num>
  <w:num w:numId="6" w16cid:durableId="1192259947">
    <w:abstractNumId w:val="4"/>
  </w:num>
  <w:num w:numId="7" w16cid:durableId="1631787531">
    <w:abstractNumId w:val="14"/>
  </w:num>
  <w:num w:numId="8" w16cid:durableId="1533229376">
    <w:abstractNumId w:val="15"/>
  </w:num>
  <w:num w:numId="9" w16cid:durableId="1336030913">
    <w:abstractNumId w:val="9"/>
  </w:num>
  <w:num w:numId="10" w16cid:durableId="1994941111">
    <w:abstractNumId w:val="12"/>
  </w:num>
  <w:num w:numId="11" w16cid:durableId="2047749293">
    <w:abstractNumId w:val="8"/>
  </w:num>
  <w:num w:numId="12" w16cid:durableId="888615573">
    <w:abstractNumId w:val="5"/>
  </w:num>
  <w:num w:numId="13" w16cid:durableId="1619946032">
    <w:abstractNumId w:val="0"/>
  </w:num>
  <w:num w:numId="14" w16cid:durableId="1953510874">
    <w:abstractNumId w:val="7"/>
  </w:num>
  <w:num w:numId="15" w16cid:durableId="2006740720">
    <w:abstractNumId w:val="10"/>
  </w:num>
  <w:num w:numId="16" w16cid:durableId="211717291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osh O">
    <w15:presenceInfo w15:providerId="Windows Live" w15:userId="9bf8e9f10408e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64"/>
    <w:rsid w:val="00072230"/>
    <w:rsid w:val="000A06AB"/>
    <w:rsid w:val="000A6BFE"/>
    <w:rsid w:val="001433E5"/>
    <w:rsid w:val="00146373"/>
    <w:rsid w:val="00172013"/>
    <w:rsid w:val="0019613A"/>
    <w:rsid w:val="0019703F"/>
    <w:rsid w:val="001A464C"/>
    <w:rsid w:val="001C36E4"/>
    <w:rsid w:val="001E0868"/>
    <w:rsid w:val="001F058C"/>
    <w:rsid w:val="00200BC4"/>
    <w:rsid w:val="00205CFA"/>
    <w:rsid w:val="0020700E"/>
    <w:rsid w:val="00331E4F"/>
    <w:rsid w:val="003400F2"/>
    <w:rsid w:val="003B2764"/>
    <w:rsid w:val="003D6DB8"/>
    <w:rsid w:val="003E5F47"/>
    <w:rsid w:val="00423E13"/>
    <w:rsid w:val="00443FB7"/>
    <w:rsid w:val="00451CE5"/>
    <w:rsid w:val="004E04D3"/>
    <w:rsid w:val="00526B37"/>
    <w:rsid w:val="00552BA5"/>
    <w:rsid w:val="0056162C"/>
    <w:rsid w:val="00561D32"/>
    <w:rsid w:val="005A43EB"/>
    <w:rsid w:val="005F7DD2"/>
    <w:rsid w:val="00620795"/>
    <w:rsid w:val="0064548A"/>
    <w:rsid w:val="00674500"/>
    <w:rsid w:val="00694AAF"/>
    <w:rsid w:val="00696D13"/>
    <w:rsid w:val="006A1316"/>
    <w:rsid w:val="006B0C80"/>
    <w:rsid w:val="00745112"/>
    <w:rsid w:val="00774D0C"/>
    <w:rsid w:val="007B7A48"/>
    <w:rsid w:val="00803CE7"/>
    <w:rsid w:val="008A7CBF"/>
    <w:rsid w:val="00936E11"/>
    <w:rsid w:val="00A35B31"/>
    <w:rsid w:val="00A62ADB"/>
    <w:rsid w:val="00B249BD"/>
    <w:rsid w:val="00B71783"/>
    <w:rsid w:val="00B93B2D"/>
    <w:rsid w:val="00BB64A7"/>
    <w:rsid w:val="00C155CD"/>
    <w:rsid w:val="00CB581A"/>
    <w:rsid w:val="00CD02BE"/>
    <w:rsid w:val="00CD0B7C"/>
    <w:rsid w:val="00E04337"/>
    <w:rsid w:val="00E06008"/>
    <w:rsid w:val="00E17001"/>
    <w:rsid w:val="00E303DC"/>
    <w:rsid w:val="00E36A04"/>
    <w:rsid w:val="00E757E8"/>
    <w:rsid w:val="00EA0ABD"/>
    <w:rsid w:val="00F20E0C"/>
    <w:rsid w:val="00FB5F67"/>
    <w:rsid w:val="00FC3624"/>
    <w:rsid w:val="00FD5C7B"/>
    <w:rsid w:val="00FF26D8"/>
    <w:rsid w:val="00FF6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8B9F"/>
  <w15:chartTrackingRefBased/>
  <w15:docId w15:val="{F9F8EA47-64AB-46C0-AED9-9DE39B1D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6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B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64"/>
    <w:rPr>
      <w:rFonts w:eastAsiaTheme="majorEastAsia" w:cstheme="majorBidi"/>
      <w:color w:val="272727" w:themeColor="text1" w:themeTint="D8"/>
    </w:rPr>
  </w:style>
  <w:style w:type="paragraph" w:styleId="Title">
    <w:name w:val="Title"/>
    <w:basedOn w:val="Normal"/>
    <w:next w:val="Normal"/>
    <w:link w:val="TitleChar"/>
    <w:uiPriority w:val="10"/>
    <w:qFormat/>
    <w:rsid w:val="003B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64"/>
    <w:pPr>
      <w:spacing w:before="160"/>
      <w:jc w:val="center"/>
    </w:pPr>
    <w:rPr>
      <w:i/>
      <w:iCs/>
      <w:color w:val="404040" w:themeColor="text1" w:themeTint="BF"/>
    </w:rPr>
  </w:style>
  <w:style w:type="character" w:customStyle="1" w:styleId="QuoteChar">
    <w:name w:val="Quote Char"/>
    <w:basedOn w:val="DefaultParagraphFont"/>
    <w:link w:val="Quote"/>
    <w:uiPriority w:val="29"/>
    <w:rsid w:val="003B2764"/>
    <w:rPr>
      <w:i/>
      <w:iCs/>
      <w:color w:val="404040" w:themeColor="text1" w:themeTint="BF"/>
    </w:rPr>
  </w:style>
  <w:style w:type="paragraph" w:styleId="ListParagraph">
    <w:name w:val="List Paragraph"/>
    <w:basedOn w:val="Normal"/>
    <w:link w:val="ListParagraphChar"/>
    <w:uiPriority w:val="34"/>
    <w:qFormat/>
    <w:rsid w:val="003B2764"/>
    <w:pPr>
      <w:ind w:left="720"/>
      <w:contextualSpacing/>
    </w:pPr>
  </w:style>
  <w:style w:type="character" w:styleId="IntenseEmphasis">
    <w:name w:val="Intense Emphasis"/>
    <w:basedOn w:val="DefaultParagraphFont"/>
    <w:uiPriority w:val="21"/>
    <w:qFormat/>
    <w:rsid w:val="003B2764"/>
    <w:rPr>
      <w:i/>
      <w:iCs/>
      <w:color w:val="0F4761" w:themeColor="accent1" w:themeShade="BF"/>
    </w:rPr>
  </w:style>
  <w:style w:type="paragraph" w:styleId="IntenseQuote">
    <w:name w:val="Intense Quote"/>
    <w:basedOn w:val="Normal"/>
    <w:next w:val="Normal"/>
    <w:link w:val="IntenseQuoteChar"/>
    <w:uiPriority w:val="30"/>
    <w:qFormat/>
    <w:rsid w:val="003B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64"/>
    <w:rPr>
      <w:i/>
      <w:iCs/>
      <w:color w:val="0F4761" w:themeColor="accent1" w:themeShade="BF"/>
    </w:rPr>
  </w:style>
  <w:style w:type="character" w:styleId="IntenseReference">
    <w:name w:val="Intense Reference"/>
    <w:basedOn w:val="DefaultParagraphFont"/>
    <w:uiPriority w:val="32"/>
    <w:qFormat/>
    <w:rsid w:val="003B2764"/>
    <w:rPr>
      <w:b/>
      <w:bCs/>
      <w:smallCaps/>
      <w:color w:val="0F4761" w:themeColor="accent1" w:themeShade="BF"/>
      <w:spacing w:val="5"/>
    </w:rPr>
  </w:style>
  <w:style w:type="character" w:styleId="Strong">
    <w:name w:val="Strong"/>
    <w:basedOn w:val="DefaultParagraphFont"/>
    <w:uiPriority w:val="22"/>
    <w:qFormat/>
    <w:rsid w:val="003B2764"/>
    <w:rPr>
      <w:b/>
      <w:bCs/>
    </w:rPr>
  </w:style>
  <w:style w:type="paragraph" w:customStyle="1" w:styleId="NoSpacing1">
    <w:name w:val="No Spacing1"/>
    <w:link w:val="NoSpacingChar"/>
    <w:qFormat/>
    <w:rsid w:val="003B2764"/>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3B2764"/>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3B2764"/>
    <w:rPr>
      <w:color w:val="467886" w:themeColor="hyperlink"/>
      <w:u w:val="single"/>
    </w:rPr>
  </w:style>
  <w:style w:type="character" w:styleId="UnresolvedMention">
    <w:name w:val="Unresolved Mention"/>
    <w:basedOn w:val="DefaultParagraphFont"/>
    <w:uiPriority w:val="99"/>
    <w:semiHidden/>
    <w:unhideWhenUsed/>
    <w:rsid w:val="003B2764"/>
    <w:rPr>
      <w:color w:val="605E5C"/>
      <w:shd w:val="clear" w:color="auto" w:fill="E1DFDD"/>
    </w:rPr>
  </w:style>
  <w:style w:type="paragraph" w:styleId="NoSpacing">
    <w:name w:val="No Spacing"/>
    <w:qFormat/>
    <w:rsid w:val="00CD0B7C"/>
    <w:pPr>
      <w:widowControl w:val="0"/>
      <w:suppressAutoHyphens/>
      <w:autoSpaceDE w:val="0"/>
      <w:spacing w:after="0" w:line="240" w:lineRule="auto"/>
    </w:pPr>
    <w:rPr>
      <w:rFonts w:ascii="Verdana" w:eastAsia="Verdana" w:hAnsi="Verdana"/>
      <w:lang w:eastAsia="ar-SA"/>
    </w:rPr>
  </w:style>
  <w:style w:type="character" w:customStyle="1" w:styleId="ListParagraphChar">
    <w:name w:val="List Paragraph Char"/>
    <w:link w:val="ListParagraph"/>
    <w:uiPriority w:val="34"/>
    <w:qFormat/>
    <w:locked/>
    <w:rsid w:val="00CD0B7C"/>
    <w:rPr>
      <w:rFonts w:eastAsiaTheme="minorEastAsia"/>
      <w:kern w:val="0"/>
      <w:sz w:val="22"/>
      <w:szCs w:val="22"/>
      <w14:ligatures w14:val="none"/>
    </w:rPr>
  </w:style>
  <w:style w:type="character" w:styleId="Emphasis">
    <w:name w:val="Emphasis"/>
    <w:basedOn w:val="DefaultParagraphFont"/>
    <w:uiPriority w:val="20"/>
    <w:qFormat/>
    <w:rsid w:val="00936E11"/>
    <w:rPr>
      <w:i/>
      <w:iCs/>
    </w:rPr>
  </w:style>
  <w:style w:type="paragraph" w:styleId="NormalWeb">
    <w:name w:val="Normal (Web)"/>
    <w:basedOn w:val="Normal"/>
    <w:uiPriority w:val="99"/>
    <w:semiHidden/>
    <w:unhideWhenUsed/>
    <w:rsid w:val="0019613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2844">
      <w:bodyDiv w:val="1"/>
      <w:marLeft w:val="0"/>
      <w:marRight w:val="0"/>
      <w:marTop w:val="0"/>
      <w:marBottom w:val="0"/>
      <w:divBdr>
        <w:top w:val="none" w:sz="0" w:space="0" w:color="auto"/>
        <w:left w:val="none" w:sz="0" w:space="0" w:color="auto"/>
        <w:bottom w:val="none" w:sz="0" w:space="0" w:color="auto"/>
        <w:right w:val="none" w:sz="0" w:space="0" w:color="auto"/>
      </w:divBdr>
    </w:div>
    <w:div w:id="184489640">
      <w:bodyDiv w:val="1"/>
      <w:marLeft w:val="0"/>
      <w:marRight w:val="0"/>
      <w:marTop w:val="0"/>
      <w:marBottom w:val="0"/>
      <w:divBdr>
        <w:top w:val="none" w:sz="0" w:space="0" w:color="auto"/>
        <w:left w:val="none" w:sz="0" w:space="0" w:color="auto"/>
        <w:bottom w:val="none" w:sz="0" w:space="0" w:color="auto"/>
        <w:right w:val="none" w:sz="0" w:space="0" w:color="auto"/>
      </w:divBdr>
    </w:div>
    <w:div w:id="599917673">
      <w:bodyDiv w:val="1"/>
      <w:marLeft w:val="0"/>
      <w:marRight w:val="0"/>
      <w:marTop w:val="0"/>
      <w:marBottom w:val="0"/>
      <w:divBdr>
        <w:top w:val="none" w:sz="0" w:space="0" w:color="auto"/>
        <w:left w:val="none" w:sz="0" w:space="0" w:color="auto"/>
        <w:bottom w:val="none" w:sz="0" w:space="0" w:color="auto"/>
        <w:right w:val="none" w:sz="0" w:space="0" w:color="auto"/>
      </w:divBdr>
      <w:divsChild>
        <w:div w:id="695883300">
          <w:marLeft w:val="0"/>
          <w:marRight w:val="0"/>
          <w:marTop w:val="0"/>
          <w:marBottom w:val="0"/>
          <w:divBdr>
            <w:top w:val="none" w:sz="0" w:space="0" w:color="auto"/>
            <w:left w:val="none" w:sz="0" w:space="0" w:color="auto"/>
            <w:bottom w:val="none" w:sz="0" w:space="0" w:color="auto"/>
            <w:right w:val="none" w:sz="0" w:space="0" w:color="auto"/>
          </w:divBdr>
          <w:divsChild>
            <w:div w:id="938832111">
              <w:marLeft w:val="0"/>
              <w:marRight w:val="0"/>
              <w:marTop w:val="0"/>
              <w:marBottom w:val="0"/>
              <w:divBdr>
                <w:top w:val="none" w:sz="0" w:space="0" w:color="auto"/>
                <w:left w:val="none" w:sz="0" w:space="0" w:color="auto"/>
                <w:bottom w:val="none" w:sz="0" w:space="0" w:color="auto"/>
                <w:right w:val="none" w:sz="0" w:space="0" w:color="auto"/>
              </w:divBdr>
              <w:divsChild>
                <w:div w:id="1555392654">
                  <w:marLeft w:val="0"/>
                  <w:marRight w:val="0"/>
                  <w:marTop w:val="0"/>
                  <w:marBottom w:val="0"/>
                  <w:divBdr>
                    <w:top w:val="none" w:sz="0" w:space="0" w:color="auto"/>
                    <w:left w:val="none" w:sz="0" w:space="0" w:color="auto"/>
                    <w:bottom w:val="none" w:sz="0" w:space="0" w:color="auto"/>
                    <w:right w:val="none" w:sz="0" w:space="0" w:color="auto"/>
                  </w:divBdr>
                  <w:divsChild>
                    <w:div w:id="16553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158">
          <w:marLeft w:val="0"/>
          <w:marRight w:val="0"/>
          <w:marTop w:val="0"/>
          <w:marBottom w:val="0"/>
          <w:divBdr>
            <w:top w:val="none" w:sz="0" w:space="0" w:color="auto"/>
            <w:left w:val="none" w:sz="0" w:space="0" w:color="auto"/>
            <w:bottom w:val="none" w:sz="0" w:space="0" w:color="auto"/>
            <w:right w:val="none" w:sz="0" w:space="0" w:color="auto"/>
          </w:divBdr>
          <w:divsChild>
            <w:div w:id="4866785">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2060208263">
                      <w:marLeft w:val="0"/>
                      <w:marRight w:val="0"/>
                      <w:marTop w:val="0"/>
                      <w:marBottom w:val="0"/>
                      <w:divBdr>
                        <w:top w:val="none" w:sz="0" w:space="0" w:color="auto"/>
                        <w:left w:val="none" w:sz="0" w:space="0" w:color="auto"/>
                        <w:bottom w:val="none" w:sz="0" w:space="0" w:color="auto"/>
                        <w:right w:val="none" w:sz="0" w:space="0" w:color="auto"/>
                      </w:divBdr>
                      <w:divsChild>
                        <w:div w:id="9316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442633">
      <w:bodyDiv w:val="1"/>
      <w:marLeft w:val="0"/>
      <w:marRight w:val="0"/>
      <w:marTop w:val="0"/>
      <w:marBottom w:val="0"/>
      <w:divBdr>
        <w:top w:val="none" w:sz="0" w:space="0" w:color="auto"/>
        <w:left w:val="none" w:sz="0" w:space="0" w:color="auto"/>
        <w:bottom w:val="none" w:sz="0" w:space="0" w:color="auto"/>
        <w:right w:val="none" w:sz="0" w:space="0" w:color="auto"/>
      </w:divBdr>
    </w:div>
    <w:div w:id="1002584297">
      <w:bodyDiv w:val="1"/>
      <w:marLeft w:val="0"/>
      <w:marRight w:val="0"/>
      <w:marTop w:val="0"/>
      <w:marBottom w:val="0"/>
      <w:divBdr>
        <w:top w:val="none" w:sz="0" w:space="0" w:color="auto"/>
        <w:left w:val="none" w:sz="0" w:space="0" w:color="auto"/>
        <w:bottom w:val="none" w:sz="0" w:space="0" w:color="auto"/>
        <w:right w:val="none" w:sz="0" w:space="0" w:color="auto"/>
      </w:divBdr>
      <w:divsChild>
        <w:div w:id="355426239">
          <w:marLeft w:val="0"/>
          <w:marRight w:val="0"/>
          <w:marTop w:val="0"/>
          <w:marBottom w:val="0"/>
          <w:divBdr>
            <w:top w:val="none" w:sz="0" w:space="0" w:color="auto"/>
            <w:left w:val="none" w:sz="0" w:space="0" w:color="auto"/>
            <w:bottom w:val="none" w:sz="0" w:space="0" w:color="auto"/>
            <w:right w:val="none" w:sz="0" w:space="0" w:color="auto"/>
          </w:divBdr>
          <w:divsChild>
            <w:div w:id="1678538477">
              <w:marLeft w:val="0"/>
              <w:marRight w:val="0"/>
              <w:marTop w:val="0"/>
              <w:marBottom w:val="0"/>
              <w:divBdr>
                <w:top w:val="none" w:sz="0" w:space="0" w:color="auto"/>
                <w:left w:val="none" w:sz="0" w:space="0" w:color="auto"/>
                <w:bottom w:val="none" w:sz="0" w:space="0" w:color="auto"/>
                <w:right w:val="none" w:sz="0" w:space="0" w:color="auto"/>
              </w:divBdr>
              <w:divsChild>
                <w:div w:id="1730610759">
                  <w:marLeft w:val="0"/>
                  <w:marRight w:val="0"/>
                  <w:marTop w:val="0"/>
                  <w:marBottom w:val="0"/>
                  <w:divBdr>
                    <w:top w:val="none" w:sz="0" w:space="0" w:color="auto"/>
                    <w:left w:val="none" w:sz="0" w:space="0" w:color="auto"/>
                    <w:bottom w:val="none" w:sz="0" w:space="0" w:color="auto"/>
                    <w:right w:val="none" w:sz="0" w:space="0" w:color="auto"/>
                  </w:divBdr>
                  <w:divsChild>
                    <w:div w:id="1186603964">
                      <w:marLeft w:val="0"/>
                      <w:marRight w:val="0"/>
                      <w:marTop w:val="0"/>
                      <w:marBottom w:val="0"/>
                      <w:divBdr>
                        <w:top w:val="none" w:sz="0" w:space="0" w:color="auto"/>
                        <w:left w:val="none" w:sz="0" w:space="0" w:color="auto"/>
                        <w:bottom w:val="none" w:sz="0" w:space="0" w:color="auto"/>
                        <w:right w:val="none" w:sz="0" w:space="0" w:color="auto"/>
                      </w:divBdr>
                      <w:divsChild>
                        <w:div w:id="502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22601">
          <w:marLeft w:val="0"/>
          <w:marRight w:val="0"/>
          <w:marTop w:val="0"/>
          <w:marBottom w:val="0"/>
          <w:divBdr>
            <w:top w:val="none" w:sz="0" w:space="0" w:color="auto"/>
            <w:left w:val="none" w:sz="0" w:space="0" w:color="auto"/>
            <w:bottom w:val="none" w:sz="0" w:space="0" w:color="auto"/>
            <w:right w:val="none" w:sz="0" w:space="0" w:color="auto"/>
          </w:divBdr>
          <w:divsChild>
            <w:div w:id="1131554638">
              <w:marLeft w:val="0"/>
              <w:marRight w:val="0"/>
              <w:marTop w:val="0"/>
              <w:marBottom w:val="0"/>
              <w:divBdr>
                <w:top w:val="none" w:sz="0" w:space="0" w:color="auto"/>
                <w:left w:val="none" w:sz="0" w:space="0" w:color="auto"/>
                <w:bottom w:val="none" w:sz="0" w:space="0" w:color="auto"/>
                <w:right w:val="none" w:sz="0" w:space="0" w:color="auto"/>
              </w:divBdr>
              <w:divsChild>
                <w:div w:id="831599421">
                  <w:marLeft w:val="0"/>
                  <w:marRight w:val="0"/>
                  <w:marTop w:val="0"/>
                  <w:marBottom w:val="0"/>
                  <w:divBdr>
                    <w:top w:val="none" w:sz="0" w:space="0" w:color="auto"/>
                    <w:left w:val="none" w:sz="0" w:space="0" w:color="auto"/>
                    <w:bottom w:val="none" w:sz="0" w:space="0" w:color="auto"/>
                    <w:right w:val="none" w:sz="0" w:space="0" w:color="auto"/>
                  </w:divBdr>
                  <w:divsChild>
                    <w:div w:id="11426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840806">
      <w:bodyDiv w:val="1"/>
      <w:marLeft w:val="0"/>
      <w:marRight w:val="0"/>
      <w:marTop w:val="0"/>
      <w:marBottom w:val="0"/>
      <w:divBdr>
        <w:top w:val="none" w:sz="0" w:space="0" w:color="auto"/>
        <w:left w:val="none" w:sz="0" w:space="0" w:color="auto"/>
        <w:bottom w:val="none" w:sz="0" w:space="0" w:color="auto"/>
        <w:right w:val="none" w:sz="0" w:space="0" w:color="auto"/>
      </w:divBdr>
    </w:div>
    <w:div w:id="161227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vinashgadiraju95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nkatagadiraju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A949C-3FA0-4AC3-B59B-F125A21A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5942</Words>
  <Characters>33871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Admin</cp:lastModifiedBy>
  <cp:revision>3</cp:revision>
  <dcterms:created xsi:type="dcterms:W3CDTF">2025-04-03T17:24:00Z</dcterms:created>
  <dcterms:modified xsi:type="dcterms:W3CDTF">2025-04-07T14:35:00Z</dcterms:modified>
</cp:coreProperties>
</file>