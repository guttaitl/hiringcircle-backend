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C3CF14" w14:textId="6CB3CD41" w:rsidR="0046792C" w:rsidRPr="00803CE6" w:rsidRDefault="0046792C" w:rsidP="0017579C">
      <w:pPr>
        <w:tabs>
          <w:tab w:val="center" w:pos="360"/>
        </w:tabs>
        <w:spacing w:before="0" w:beforeAutospacing="0" w:after="0" w:afterAutospacing="0" w:line="240" w:lineRule="auto"/>
        <w:ind w:left="-288"/>
        <w:jc w:val="center"/>
        <w:rPr>
          <w:b/>
          <w:sz w:val="28"/>
          <w:szCs w:val="28"/>
        </w:rPr>
      </w:pPr>
      <w:r w:rsidRPr="00803CE6">
        <w:rPr>
          <w:b/>
          <w:sz w:val="28"/>
          <w:szCs w:val="28"/>
        </w:rPr>
        <w:t>Santosh D. Za</w:t>
      </w:r>
    </w:p>
    <w:p w14:paraId="20EBE9DD" w14:textId="75503D5D" w:rsidR="0046792C" w:rsidRPr="00803CE6" w:rsidRDefault="0046792C" w:rsidP="0017579C">
      <w:pPr>
        <w:tabs>
          <w:tab w:val="center" w:pos="360"/>
        </w:tabs>
        <w:spacing w:before="0" w:beforeAutospacing="0" w:after="0" w:afterAutospacing="0" w:line="240" w:lineRule="auto"/>
        <w:ind w:left="-288"/>
        <w:jc w:val="center"/>
      </w:pPr>
      <w:r w:rsidRPr="00803CE6">
        <w:t>SAP SD Functional Analyst</w:t>
      </w:r>
    </w:p>
    <w:p w14:paraId="15779496" w14:textId="149FA1FC" w:rsidR="0046792C" w:rsidRPr="00803CE6" w:rsidRDefault="0046792C" w:rsidP="0017579C">
      <w:pPr>
        <w:tabs>
          <w:tab w:val="center" w:pos="360"/>
        </w:tabs>
        <w:spacing w:before="0" w:beforeAutospacing="0" w:after="0" w:afterAutospacing="0" w:line="240" w:lineRule="auto"/>
        <w:ind w:left="-288"/>
        <w:jc w:val="center"/>
      </w:pPr>
      <w:r w:rsidRPr="00803CE6">
        <w:t xml:space="preserve">Ph Num: +1 </w:t>
      </w:r>
      <w:r w:rsidR="009C47B8">
        <w:t>317-210-8090</w:t>
      </w:r>
    </w:p>
    <w:p w14:paraId="64448046" w14:textId="6D099190" w:rsidR="009D4B00" w:rsidRPr="009C47B8" w:rsidRDefault="0046792C" w:rsidP="009C47B8">
      <w:pPr>
        <w:tabs>
          <w:tab w:val="center" w:pos="360"/>
        </w:tabs>
        <w:spacing w:before="0" w:beforeAutospacing="0" w:after="0" w:afterAutospacing="0" w:line="240" w:lineRule="auto"/>
        <w:ind w:left="-288"/>
        <w:jc w:val="center"/>
        <w:rPr>
          <w:color w:val="004E9A"/>
        </w:rPr>
      </w:pPr>
      <w:r w:rsidRPr="00803CE6">
        <w:rPr>
          <w:color w:val="004E9A"/>
        </w:rPr>
        <w:t xml:space="preserve">Email: </w:t>
      </w:r>
      <w:hyperlink r:id="rId11" w:history="1">
        <w:r w:rsidR="00A91EA0" w:rsidRPr="006F1B71">
          <w:rPr>
            <w:rStyle w:val="Hyperlink"/>
          </w:rPr>
          <w:t>Srinivas.purushotham@pyramidinc.com</w:t>
        </w:r>
      </w:hyperlink>
      <w:r w:rsidR="00A91EA0">
        <w:tab/>
      </w:r>
    </w:p>
    <w:p w14:paraId="5B9C43C1" w14:textId="7AA49A44" w:rsidR="00D44A40" w:rsidRPr="00803CE6" w:rsidRDefault="00513428" w:rsidP="0017579C">
      <w:pPr>
        <w:tabs>
          <w:tab w:val="center" w:pos="360"/>
        </w:tabs>
        <w:spacing w:before="0" w:beforeAutospacing="0" w:after="0" w:afterAutospacing="0" w:line="240" w:lineRule="auto"/>
        <w:ind w:left="-288"/>
        <w:jc w:val="center"/>
      </w:pPr>
      <w:r>
        <w:rPr>
          <w:b/>
        </w:rPr>
        <w:t xml:space="preserve">Location: </w:t>
      </w:r>
      <w:r w:rsidR="009D4B00" w:rsidRPr="00803CE6">
        <w:rPr>
          <w:b/>
        </w:rPr>
        <w:t>Vernon Hills, IL</w:t>
      </w:r>
      <w:r w:rsidR="005D7647">
        <w:rPr>
          <w:b/>
        </w:rPr>
        <w:t>, 60061</w:t>
      </w:r>
    </w:p>
    <w:p w14:paraId="673507D2" w14:textId="338927C1" w:rsidR="0094728B" w:rsidRPr="00803CE6" w:rsidRDefault="00134F2E" w:rsidP="0094728B">
      <w:pPr>
        <w:tabs>
          <w:tab w:val="left" w:pos="2520"/>
        </w:tabs>
        <w:spacing w:before="0" w:beforeAutospacing="0" w:after="0" w:afterAutospacing="0" w:line="240" w:lineRule="auto"/>
        <w:ind w:left="2520" w:hanging="2700"/>
        <w:rPr>
          <w:b/>
          <w:u w:val="single"/>
        </w:rPr>
      </w:pPr>
      <w:r w:rsidRPr="00803CE6">
        <w:rPr>
          <w:b/>
          <w:u w:val="single"/>
        </w:rPr>
        <w:t>Career Overview</w:t>
      </w:r>
    </w:p>
    <w:p w14:paraId="55D6D6CB" w14:textId="6AD590BD" w:rsidR="0094728B" w:rsidRPr="00803CE6" w:rsidRDefault="00134F2E" w:rsidP="0094728B">
      <w:pPr>
        <w:tabs>
          <w:tab w:val="left" w:pos="2520"/>
        </w:tabs>
        <w:spacing w:before="0" w:beforeAutospacing="0" w:after="0" w:afterAutospacing="0" w:line="240" w:lineRule="auto"/>
        <w:ind w:left="2520" w:hanging="2700"/>
        <w:rPr>
          <w:sz w:val="20"/>
          <w:szCs w:val="20"/>
        </w:rPr>
      </w:pPr>
      <w:r w:rsidRPr="00803CE6">
        <w:rPr>
          <w:sz w:val="20"/>
          <w:szCs w:val="20"/>
        </w:rPr>
        <w:t>Background of 2</w:t>
      </w:r>
      <w:r w:rsidR="00327CA5">
        <w:rPr>
          <w:sz w:val="20"/>
          <w:szCs w:val="20"/>
        </w:rPr>
        <w:t>8</w:t>
      </w:r>
      <w:r w:rsidR="00CE7573" w:rsidRPr="00803CE6">
        <w:rPr>
          <w:sz w:val="20"/>
          <w:szCs w:val="20"/>
        </w:rPr>
        <w:t xml:space="preserve"> </w:t>
      </w:r>
      <w:r w:rsidRPr="00803CE6">
        <w:rPr>
          <w:sz w:val="20"/>
          <w:szCs w:val="20"/>
        </w:rPr>
        <w:t>years of business processes analysis including 1</w:t>
      </w:r>
      <w:r w:rsidR="00327CA5">
        <w:rPr>
          <w:sz w:val="20"/>
          <w:szCs w:val="20"/>
        </w:rPr>
        <w:t>8</w:t>
      </w:r>
      <w:r w:rsidRPr="00803CE6">
        <w:rPr>
          <w:sz w:val="20"/>
          <w:szCs w:val="20"/>
        </w:rPr>
        <w:t xml:space="preserve"> years of SAP implementation, Roll out and Global Support. Results</w:t>
      </w:r>
    </w:p>
    <w:p w14:paraId="6A46CC85" w14:textId="77777777" w:rsidR="0094728B" w:rsidRPr="00803CE6" w:rsidRDefault="00134F2E" w:rsidP="0094728B">
      <w:pPr>
        <w:tabs>
          <w:tab w:val="left" w:pos="2520"/>
        </w:tabs>
        <w:spacing w:before="0" w:beforeAutospacing="0" w:after="0" w:afterAutospacing="0" w:line="240" w:lineRule="auto"/>
        <w:ind w:left="2520" w:hanging="2700"/>
        <w:rPr>
          <w:sz w:val="20"/>
          <w:szCs w:val="20"/>
        </w:rPr>
      </w:pPr>
      <w:r w:rsidRPr="00803CE6">
        <w:rPr>
          <w:sz w:val="20"/>
          <w:szCs w:val="20"/>
        </w:rPr>
        <w:t>oriented, analytical, proposal builder and executor; professional with comprehensive infrastructure and SAP experience, getting solid ECC</w:t>
      </w:r>
    </w:p>
    <w:p w14:paraId="082257A0" w14:textId="77777777" w:rsidR="0094728B" w:rsidRPr="00803CE6" w:rsidRDefault="00134F2E" w:rsidP="0094728B">
      <w:pPr>
        <w:tabs>
          <w:tab w:val="left" w:pos="2520"/>
        </w:tabs>
        <w:spacing w:before="0" w:beforeAutospacing="0" w:after="0" w:afterAutospacing="0" w:line="240" w:lineRule="auto"/>
        <w:ind w:left="2520" w:hanging="2700"/>
        <w:rPr>
          <w:sz w:val="20"/>
          <w:szCs w:val="20"/>
        </w:rPr>
      </w:pPr>
      <w:r w:rsidRPr="00803CE6">
        <w:rPr>
          <w:sz w:val="20"/>
          <w:szCs w:val="20"/>
        </w:rPr>
        <w:t xml:space="preserve">SD with </w:t>
      </w:r>
      <w:r w:rsidR="00B855B9" w:rsidRPr="00803CE6">
        <w:rPr>
          <w:sz w:val="20"/>
          <w:szCs w:val="20"/>
        </w:rPr>
        <w:t>integration</w:t>
      </w:r>
      <w:r w:rsidRPr="00803CE6">
        <w:rPr>
          <w:sz w:val="20"/>
          <w:szCs w:val="20"/>
        </w:rPr>
        <w:t xml:space="preserve"> knowledge on MM, </w:t>
      </w:r>
      <w:r w:rsidR="00292615" w:rsidRPr="00803CE6">
        <w:rPr>
          <w:sz w:val="20"/>
          <w:szCs w:val="20"/>
        </w:rPr>
        <w:t xml:space="preserve">WM, </w:t>
      </w:r>
      <w:r w:rsidRPr="00803CE6">
        <w:rPr>
          <w:sz w:val="20"/>
          <w:szCs w:val="20"/>
        </w:rPr>
        <w:t>FICO, PP and Vistex. Deep</w:t>
      </w:r>
      <w:r w:rsidR="00BD06A4" w:rsidRPr="00803CE6">
        <w:rPr>
          <w:sz w:val="20"/>
          <w:szCs w:val="20"/>
        </w:rPr>
        <w:t>ly</w:t>
      </w:r>
      <w:r w:rsidRPr="00803CE6">
        <w:rPr>
          <w:sz w:val="20"/>
          <w:szCs w:val="20"/>
        </w:rPr>
        <w:t xml:space="preserve"> involve</w:t>
      </w:r>
      <w:r w:rsidR="00BD06A4" w:rsidRPr="00803CE6">
        <w:rPr>
          <w:sz w:val="20"/>
          <w:szCs w:val="20"/>
        </w:rPr>
        <w:t>d</w:t>
      </w:r>
      <w:r w:rsidRPr="00803CE6">
        <w:rPr>
          <w:sz w:val="20"/>
          <w:szCs w:val="20"/>
        </w:rPr>
        <w:t xml:space="preserve"> in multiple projects in America, Canada, Russia and</w:t>
      </w:r>
    </w:p>
    <w:p w14:paraId="4A2D6761" w14:textId="77777777" w:rsidR="0094728B" w:rsidRPr="00803CE6" w:rsidRDefault="00134F2E" w:rsidP="0094728B">
      <w:pPr>
        <w:tabs>
          <w:tab w:val="left" w:pos="2520"/>
        </w:tabs>
        <w:spacing w:before="0" w:beforeAutospacing="0" w:after="0" w:afterAutospacing="0" w:line="240" w:lineRule="auto"/>
        <w:ind w:left="2520" w:hanging="2700"/>
        <w:rPr>
          <w:sz w:val="20"/>
          <w:szCs w:val="20"/>
        </w:rPr>
      </w:pPr>
      <w:r w:rsidRPr="00803CE6">
        <w:rPr>
          <w:sz w:val="20"/>
          <w:szCs w:val="20"/>
        </w:rPr>
        <w:t xml:space="preserve">India, delivered on time and budget. </w:t>
      </w:r>
      <w:r w:rsidR="008B78CE" w:rsidRPr="00803CE6">
        <w:rPr>
          <w:sz w:val="20"/>
          <w:szCs w:val="20"/>
        </w:rPr>
        <w:t>Delivered 6 Projects till now as Onsite/ Offshore Project Manager which includes multivendor teams.</w:t>
      </w:r>
    </w:p>
    <w:p w14:paraId="712C8F7D" w14:textId="75425C45" w:rsidR="0094728B" w:rsidRPr="00803CE6" w:rsidRDefault="00134F2E" w:rsidP="0094728B">
      <w:pPr>
        <w:tabs>
          <w:tab w:val="left" w:pos="2520"/>
        </w:tabs>
        <w:spacing w:before="0" w:beforeAutospacing="0" w:after="0" w:afterAutospacing="0" w:line="240" w:lineRule="auto"/>
        <w:ind w:left="2520" w:hanging="2700"/>
        <w:rPr>
          <w:sz w:val="20"/>
          <w:szCs w:val="20"/>
        </w:rPr>
      </w:pPr>
      <w:r w:rsidRPr="00803CE6">
        <w:rPr>
          <w:sz w:val="20"/>
          <w:szCs w:val="20"/>
        </w:rPr>
        <w:t xml:space="preserve">Ability to interact with </w:t>
      </w:r>
      <w:r w:rsidR="00A565B1" w:rsidRPr="00803CE6">
        <w:rPr>
          <w:sz w:val="20"/>
          <w:szCs w:val="20"/>
        </w:rPr>
        <w:t>business</w:t>
      </w:r>
      <w:r w:rsidRPr="00803CE6">
        <w:rPr>
          <w:sz w:val="20"/>
          <w:szCs w:val="20"/>
        </w:rPr>
        <w:t xml:space="preserve"> partners, identify opportunities for improvement and influence necessary business </w:t>
      </w:r>
      <w:r w:rsidR="00B7258E" w:rsidRPr="00803CE6">
        <w:rPr>
          <w:sz w:val="20"/>
          <w:szCs w:val="20"/>
        </w:rPr>
        <w:t>changes</w:t>
      </w:r>
      <w:r w:rsidRPr="00803CE6">
        <w:rPr>
          <w:sz w:val="20"/>
          <w:szCs w:val="20"/>
        </w:rPr>
        <w:t xml:space="preserve"> as required.</w:t>
      </w:r>
    </w:p>
    <w:p w14:paraId="36181694" w14:textId="77777777" w:rsidR="0094728B" w:rsidRPr="00803CE6" w:rsidRDefault="00134F2E" w:rsidP="0094728B">
      <w:pPr>
        <w:tabs>
          <w:tab w:val="left" w:pos="2520"/>
        </w:tabs>
        <w:spacing w:before="0" w:beforeAutospacing="0" w:after="0" w:afterAutospacing="0" w:line="240" w:lineRule="auto"/>
        <w:ind w:left="2520" w:hanging="2700"/>
        <w:rPr>
          <w:sz w:val="20"/>
          <w:szCs w:val="20"/>
        </w:rPr>
      </w:pPr>
      <w:r w:rsidRPr="00803CE6">
        <w:rPr>
          <w:sz w:val="20"/>
          <w:szCs w:val="20"/>
        </w:rPr>
        <w:t>I have extensive business analyst and architect experience on project implementations and in support environment. I have performed client</w:t>
      </w:r>
    </w:p>
    <w:p w14:paraId="5DFDCB58" w14:textId="77777777" w:rsidR="0094728B" w:rsidRPr="00803CE6" w:rsidRDefault="00134F2E" w:rsidP="0094728B">
      <w:pPr>
        <w:tabs>
          <w:tab w:val="left" w:pos="2520"/>
        </w:tabs>
        <w:spacing w:before="0" w:beforeAutospacing="0" w:after="0" w:afterAutospacing="0" w:line="240" w:lineRule="auto"/>
        <w:ind w:left="2520" w:hanging="2700"/>
        <w:rPr>
          <w:sz w:val="20"/>
          <w:szCs w:val="20"/>
        </w:rPr>
      </w:pPr>
      <w:r w:rsidRPr="00803CE6">
        <w:rPr>
          <w:sz w:val="20"/>
          <w:szCs w:val="20"/>
        </w:rPr>
        <w:t>services in full time role and through consulting firm with multiple successful SAP implementation projects, both large and small.  My</w:t>
      </w:r>
    </w:p>
    <w:p w14:paraId="226F692B" w14:textId="47D73768" w:rsidR="00803CE6" w:rsidRPr="00803CE6" w:rsidRDefault="00B7258E" w:rsidP="00803CE6">
      <w:pPr>
        <w:tabs>
          <w:tab w:val="left" w:pos="2520"/>
        </w:tabs>
        <w:spacing w:before="0" w:beforeAutospacing="0" w:after="0" w:afterAutospacing="0" w:line="240" w:lineRule="auto"/>
        <w:ind w:left="2520" w:hanging="2700"/>
        <w:rPr>
          <w:sz w:val="20"/>
          <w:szCs w:val="20"/>
        </w:rPr>
      </w:pPr>
      <w:r w:rsidRPr="00803CE6">
        <w:rPr>
          <w:sz w:val="20"/>
          <w:szCs w:val="20"/>
        </w:rPr>
        <w:t>Success</w:t>
      </w:r>
      <w:r w:rsidR="00134F2E" w:rsidRPr="00803CE6">
        <w:rPr>
          <w:sz w:val="20"/>
          <w:szCs w:val="20"/>
        </w:rPr>
        <w:t xml:space="preserve"> and variety of experiences combine to make me a valuable resource in future engagements.</w:t>
      </w:r>
    </w:p>
    <w:p w14:paraId="6C2AB41A" w14:textId="77777777" w:rsidR="00803CE6" w:rsidRPr="00803CE6" w:rsidRDefault="00803CE6" w:rsidP="00803CE6">
      <w:pPr>
        <w:tabs>
          <w:tab w:val="left" w:pos="2520"/>
        </w:tabs>
        <w:spacing w:before="0" w:beforeAutospacing="0" w:after="0" w:afterAutospacing="0" w:line="240" w:lineRule="auto"/>
        <w:ind w:left="2520" w:hanging="2700"/>
        <w:rPr>
          <w:sz w:val="20"/>
          <w:szCs w:val="20"/>
        </w:rPr>
      </w:pPr>
    </w:p>
    <w:p w14:paraId="3E2C19B3" w14:textId="619EBA0B" w:rsidR="00803CE6" w:rsidRPr="00803CE6" w:rsidRDefault="00134F2E" w:rsidP="00803CE6">
      <w:pPr>
        <w:tabs>
          <w:tab w:val="left" w:pos="2520"/>
        </w:tabs>
        <w:spacing w:before="0" w:beforeAutospacing="0" w:after="0" w:afterAutospacing="0" w:line="240" w:lineRule="auto"/>
        <w:ind w:left="2520" w:hanging="2700"/>
        <w:rPr>
          <w:sz w:val="20"/>
          <w:szCs w:val="20"/>
          <w:u w:val="single"/>
        </w:rPr>
      </w:pPr>
      <w:r w:rsidRPr="00803CE6">
        <w:rPr>
          <w:b/>
          <w:sz w:val="20"/>
          <w:szCs w:val="20"/>
          <w:u w:val="single"/>
        </w:rPr>
        <w:t>Key Skills</w:t>
      </w:r>
    </w:p>
    <w:p w14:paraId="5FDA1890" w14:textId="5FBBAEC1" w:rsidR="00134F2E" w:rsidRPr="00803CE6" w:rsidRDefault="00134F2E" w:rsidP="00803CE6">
      <w:pPr>
        <w:tabs>
          <w:tab w:val="left" w:pos="2520"/>
        </w:tabs>
        <w:spacing w:before="0" w:beforeAutospacing="0" w:after="0" w:afterAutospacing="0" w:line="240" w:lineRule="auto"/>
        <w:ind w:left="2520" w:hanging="2700"/>
        <w:rPr>
          <w:sz w:val="20"/>
          <w:szCs w:val="20"/>
        </w:rPr>
      </w:pPr>
      <w:r w:rsidRPr="00803CE6">
        <w:rPr>
          <w:b/>
          <w:bCs/>
          <w:sz w:val="20"/>
          <w:szCs w:val="20"/>
        </w:rPr>
        <w:t>SAP experience and Knowledge</w:t>
      </w:r>
    </w:p>
    <w:p w14:paraId="4CED31C4" w14:textId="485AB68B" w:rsidR="00134F2E" w:rsidRPr="00803CE6" w:rsidRDefault="00134F2E" w:rsidP="007C74BE">
      <w:pPr>
        <w:pStyle w:val="ListParagraph"/>
        <w:numPr>
          <w:ilvl w:val="0"/>
          <w:numId w:val="1"/>
        </w:numPr>
        <w:tabs>
          <w:tab w:val="left" w:pos="2520"/>
        </w:tabs>
        <w:spacing w:before="0" w:beforeAutospacing="0" w:after="0" w:afterAutospacing="0" w:line="240" w:lineRule="auto"/>
        <w:jc w:val="left"/>
        <w:rPr>
          <w:sz w:val="20"/>
          <w:szCs w:val="20"/>
        </w:rPr>
      </w:pPr>
      <w:r w:rsidRPr="00803CE6">
        <w:rPr>
          <w:sz w:val="20"/>
          <w:szCs w:val="20"/>
        </w:rPr>
        <w:t>Multiple go-live experience on new implementation projects</w:t>
      </w:r>
      <w:r w:rsidR="00D22E30" w:rsidRPr="00803CE6">
        <w:rPr>
          <w:sz w:val="20"/>
          <w:szCs w:val="20"/>
        </w:rPr>
        <w:t xml:space="preserve"> </w:t>
      </w:r>
      <w:r w:rsidR="004F38B0" w:rsidRPr="00803CE6">
        <w:rPr>
          <w:sz w:val="20"/>
          <w:szCs w:val="20"/>
        </w:rPr>
        <w:t>in US, Canada, Russia and India</w:t>
      </w:r>
    </w:p>
    <w:p w14:paraId="429B03CB" w14:textId="33A646FF" w:rsidR="00134F2E" w:rsidRPr="00803CE6" w:rsidRDefault="004F38B0" w:rsidP="007C74BE">
      <w:pPr>
        <w:pStyle w:val="ListParagraph"/>
        <w:numPr>
          <w:ilvl w:val="0"/>
          <w:numId w:val="1"/>
        </w:numPr>
        <w:tabs>
          <w:tab w:val="left" w:pos="2520"/>
        </w:tabs>
        <w:spacing w:before="0" w:beforeAutospacing="0" w:after="0" w:afterAutospacing="0" w:line="240" w:lineRule="auto"/>
        <w:jc w:val="left"/>
        <w:rPr>
          <w:sz w:val="20"/>
          <w:szCs w:val="20"/>
        </w:rPr>
      </w:pPr>
      <w:r w:rsidRPr="00803CE6">
        <w:rPr>
          <w:sz w:val="20"/>
          <w:szCs w:val="20"/>
        </w:rPr>
        <w:t>Roll out project for Brazil and Russia. Post go-live and production support</w:t>
      </w:r>
    </w:p>
    <w:p w14:paraId="4FED698C" w14:textId="77777777" w:rsidR="00134F2E" w:rsidRPr="00803CE6" w:rsidRDefault="00134F2E" w:rsidP="007C74BE">
      <w:pPr>
        <w:pStyle w:val="ListParagraph"/>
        <w:numPr>
          <w:ilvl w:val="0"/>
          <w:numId w:val="1"/>
        </w:numPr>
        <w:tabs>
          <w:tab w:val="left" w:pos="2520"/>
        </w:tabs>
        <w:spacing w:before="0" w:beforeAutospacing="0" w:after="0" w:afterAutospacing="0" w:line="240" w:lineRule="auto"/>
        <w:jc w:val="left"/>
        <w:rPr>
          <w:sz w:val="20"/>
          <w:szCs w:val="20"/>
        </w:rPr>
      </w:pPr>
      <w:r w:rsidRPr="00803CE6">
        <w:rPr>
          <w:sz w:val="20"/>
          <w:szCs w:val="20"/>
        </w:rPr>
        <w:t>Sales and Distribution (SD) – Order management and Logistics execution</w:t>
      </w:r>
    </w:p>
    <w:p w14:paraId="61F701CA" w14:textId="77777777" w:rsidR="00134F2E" w:rsidRPr="00803CE6" w:rsidRDefault="00134F2E" w:rsidP="007C74BE">
      <w:pPr>
        <w:pStyle w:val="ListParagraph"/>
        <w:numPr>
          <w:ilvl w:val="1"/>
          <w:numId w:val="1"/>
        </w:numPr>
        <w:tabs>
          <w:tab w:val="left" w:pos="2520"/>
        </w:tabs>
        <w:spacing w:before="0" w:beforeAutospacing="0" w:after="0" w:afterAutospacing="0" w:line="240" w:lineRule="auto"/>
        <w:jc w:val="left"/>
        <w:rPr>
          <w:sz w:val="20"/>
          <w:szCs w:val="20"/>
        </w:rPr>
      </w:pPr>
      <w:r w:rsidRPr="00803CE6">
        <w:rPr>
          <w:sz w:val="20"/>
          <w:szCs w:val="20"/>
        </w:rPr>
        <w:t>Multiple aspects of order, delivery and shipment processes</w:t>
      </w:r>
    </w:p>
    <w:p w14:paraId="5C0C8BBB" w14:textId="77777777" w:rsidR="00134F2E" w:rsidRPr="00803CE6" w:rsidRDefault="00134F2E" w:rsidP="007C74BE">
      <w:pPr>
        <w:pStyle w:val="ListParagraph"/>
        <w:numPr>
          <w:ilvl w:val="1"/>
          <w:numId w:val="1"/>
        </w:numPr>
        <w:tabs>
          <w:tab w:val="left" w:pos="2520"/>
        </w:tabs>
        <w:spacing w:before="0" w:beforeAutospacing="0" w:after="0" w:afterAutospacing="0" w:line="240" w:lineRule="auto"/>
        <w:jc w:val="left"/>
        <w:rPr>
          <w:sz w:val="20"/>
          <w:szCs w:val="20"/>
        </w:rPr>
      </w:pPr>
      <w:r w:rsidRPr="00803CE6">
        <w:rPr>
          <w:sz w:val="20"/>
          <w:szCs w:val="20"/>
        </w:rPr>
        <w:t>SD Configuration/ experience working with IMG</w:t>
      </w:r>
    </w:p>
    <w:p w14:paraId="68596D9B" w14:textId="77777777" w:rsidR="00134F2E" w:rsidRPr="00803CE6" w:rsidRDefault="00134F2E" w:rsidP="007C74BE">
      <w:pPr>
        <w:pStyle w:val="ListParagraph"/>
        <w:numPr>
          <w:ilvl w:val="1"/>
          <w:numId w:val="1"/>
        </w:numPr>
        <w:tabs>
          <w:tab w:val="left" w:pos="2520"/>
        </w:tabs>
        <w:spacing w:before="0" w:beforeAutospacing="0" w:after="0" w:afterAutospacing="0" w:line="240" w:lineRule="auto"/>
        <w:jc w:val="left"/>
        <w:rPr>
          <w:sz w:val="20"/>
          <w:szCs w:val="20"/>
        </w:rPr>
      </w:pPr>
      <w:r w:rsidRPr="00803CE6">
        <w:rPr>
          <w:sz w:val="20"/>
          <w:szCs w:val="20"/>
        </w:rPr>
        <w:t>Configuring Sales doc types, Item categories, schedule line categories in SAP to devise various Business processes including Third party sales, Consignment sales.</w:t>
      </w:r>
    </w:p>
    <w:p w14:paraId="49CEC9FF" w14:textId="08967B49" w:rsidR="00134F2E" w:rsidRPr="00803CE6" w:rsidRDefault="00134F2E" w:rsidP="007C74BE">
      <w:pPr>
        <w:pStyle w:val="ListParagraph"/>
        <w:numPr>
          <w:ilvl w:val="1"/>
          <w:numId w:val="1"/>
        </w:numPr>
        <w:tabs>
          <w:tab w:val="left" w:pos="2520"/>
        </w:tabs>
        <w:spacing w:before="0" w:beforeAutospacing="0" w:after="0" w:afterAutospacing="0" w:line="240" w:lineRule="auto"/>
        <w:jc w:val="left"/>
        <w:rPr>
          <w:sz w:val="20"/>
          <w:szCs w:val="20"/>
        </w:rPr>
      </w:pPr>
      <w:r w:rsidRPr="00803CE6">
        <w:rPr>
          <w:sz w:val="20"/>
          <w:szCs w:val="20"/>
        </w:rPr>
        <w:t xml:space="preserve">Configuring Material Listing, Exclusion, Material determination </w:t>
      </w:r>
      <w:r w:rsidR="003C5069" w:rsidRPr="00803CE6">
        <w:rPr>
          <w:sz w:val="20"/>
          <w:szCs w:val="20"/>
        </w:rPr>
        <w:t xml:space="preserve">Variant Configuration </w:t>
      </w:r>
      <w:r w:rsidRPr="00803CE6">
        <w:rPr>
          <w:sz w:val="20"/>
          <w:szCs w:val="20"/>
        </w:rPr>
        <w:t>and Free Goods</w:t>
      </w:r>
    </w:p>
    <w:p w14:paraId="1D280AB0" w14:textId="77777777" w:rsidR="00134F2E" w:rsidRPr="00803CE6" w:rsidRDefault="00134F2E" w:rsidP="007C74BE">
      <w:pPr>
        <w:pStyle w:val="ListParagraph"/>
        <w:numPr>
          <w:ilvl w:val="1"/>
          <w:numId w:val="1"/>
        </w:numPr>
        <w:tabs>
          <w:tab w:val="left" w:pos="2520"/>
        </w:tabs>
        <w:spacing w:before="0" w:beforeAutospacing="0" w:after="0" w:afterAutospacing="0" w:line="240" w:lineRule="auto"/>
        <w:jc w:val="left"/>
        <w:rPr>
          <w:sz w:val="20"/>
          <w:szCs w:val="20"/>
        </w:rPr>
      </w:pPr>
      <w:r w:rsidRPr="00803CE6">
        <w:rPr>
          <w:sz w:val="20"/>
          <w:szCs w:val="20"/>
        </w:rPr>
        <w:t>Copy controls for sales documents with custom requirements and routines</w:t>
      </w:r>
    </w:p>
    <w:p w14:paraId="242ECD9E" w14:textId="77777777" w:rsidR="00134F2E" w:rsidRPr="00803CE6" w:rsidRDefault="00134F2E" w:rsidP="007C74BE">
      <w:pPr>
        <w:pStyle w:val="ListParagraph"/>
        <w:numPr>
          <w:ilvl w:val="1"/>
          <w:numId w:val="1"/>
        </w:numPr>
        <w:tabs>
          <w:tab w:val="left" w:pos="2520"/>
        </w:tabs>
        <w:spacing w:before="0" w:beforeAutospacing="0" w:after="0" w:afterAutospacing="0" w:line="240" w:lineRule="auto"/>
        <w:jc w:val="left"/>
        <w:rPr>
          <w:sz w:val="20"/>
          <w:szCs w:val="20"/>
        </w:rPr>
      </w:pPr>
      <w:r w:rsidRPr="00803CE6">
        <w:rPr>
          <w:sz w:val="20"/>
          <w:szCs w:val="20"/>
        </w:rPr>
        <w:t>Configuring Delivery Types, Delivery Item categories, Shipping point, Route</w:t>
      </w:r>
    </w:p>
    <w:p w14:paraId="3292EB69" w14:textId="32C2227A" w:rsidR="00134F2E" w:rsidRPr="00803CE6" w:rsidRDefault="00B855B9" w:rsidP="007C74BE">
      <w:pPr>
        <w:pStyle w:val="ListParagraph"/>
        <w:numPr>
          <w:ilvl w:val="1"/>
          <w:numId w:val="1"/>
        </w:numPr>
        <w:tabs>
          <w:tab w:val="left" w:pos="2520"/>
        </w:tabs>
        <w:spacing w:before="0" w:beforeAutospacing="0" w:after="0" w:afterAutospacing="0" w:line="240" w:lineRule="auto"/>
        <w:jc w:val="left"/>
        <w:rPr>
          <w:sz w:val="20"/>
          <w:szCs w:val="20"/>
        </w:rPr>
      </w:pPr>
      <w:r w:rsidRPr="00803CE6">
        <w:rPr>
          <w:sz w:val="20"/>
          <w:szCs w:val="20"/>
        </w:rPr>
        <w:t>Expertise in developing new interfaces, leveraging current interfaces with new legacy systems, addition of new Z segments or fields, mapping with TIBO,</w:t>
      </w:r>
      <w:r w:rsidR="00073CC0">
        <w:rPr>
          <w:sz w:val="20"/>
          <w:szCs w:val="20"/>
        </w:rPr>
        <w:t xml:space="preserve"> CPI. </w:t>
      </w:r>
      <w:r w:rsidR="00165ABE">
        <w:rPr>
          <w:sz w:val="20"/>
          <w:szCs w:val="20"/>
        </w:rPr>
        <w:t xml:space="preserve">SAP </w:t>
      </w:r>
      <w:r w:rsidR="00073CC0">
        <w:rPr>
          <w:sz w:val="20"/>
          <w:szCs w:val="20"/>
        </w:rPr>
        <w:t>PIPO,</w:t>
      </w:r>
      <w:r w:rsidRPr="00803CE6">
        <w:rPr>
          <w:sz w:val="20"/>
          <w:szCs w:val="20"/>
        </w:rPr>
        <w:t xml:space="preserve"> EDI.</w:t>
      </w:r>
    </w:p>
    <w:p w14:paraId="495DD9C9" w14:textId="77777777" w:rsidR="00134F2E" w:rsidRPr="00803CE6" w:rsidRDefault="00134F2E" w:rsidP="007C74BE">
      <w:pPr>
        <w:pStyle w:val="ListParagraph"/>
        <w:numPr>
          <w:ilvl w:val="1"/>
          <w:numId w:val="1"/>
        </w:numPr>
        <w:tabs>
          <w:tab w:val="left" w:pos="2520"/>
        </w:tabs>
        <w:spacing w:before="0" w:beforeAutospacing="0" w:after="0" w:afterAutospacing="0" w:line="240" w:lineRule="auto"/>
        <w:jc w:val="left"/>
        <w:rPr>
          <w:sz w:val="20"/>
          <w:szCs w:val="20"/>
        </w:rPr>
      </w:pPr>
      <w:r w:rsidRPr="00803CE6">
        <w:rPr>
          <w:sz w:val="20"/>
          <w:szCs w:val="20"/>
        </w:rPr>
        <w:t>Stock Transport Orders (STO) for movement of goods between plants through SD delivery</w:t>
      </w:r>
    </w:p>
    <w:p w14:paraId="3078C82A" w14:textId="77777777" w:rsidR="00134F2E" w:rsidRPr="00803CE6" w:rsidRDefault="00134F2E" w:rsidP="007C74BE">
      <w:pPr>
        <w:pStyle w:val="ListParagraph"/>
        <w:numPr>
          <w:ilvl w:val="0"/>
          <w:numId w:val="2"/>
        </w:numPr>
        <w:tabs>
          <w:tab w:val="left" w:pos="2520"/>
        </w:tabs>
        <w:spacing w:before="0" w:beforeAutospacing="0" w:after="0" w:afterAutospacing="0" w:line="240" w:lineRule="auto"/>
        <w:jc w:val="left"/>
        <w:rPr>
          <w:sz w:val="20"/>
          <w:szCs w:val="20"/>
        </w:rPr>
      </w:pPr>
      <w:r w:rsidRPr="00803CE6">
        <w:rPr>
          <w:sz w:val="20"/>
          <w:szCs w:val="20"/>
        </w:rPr>
        <w:t>Sales and Distribution (SD) – Pricing and Billing</w:t>
      </w:r>
    </w:p>
    <w:p w14:paraId="24A3CC6D" w14:textId="77777777" w:rsidR="00134F2E" w:rsidRPr="00803CE6" w:rsidRDefault="00134F2E" w:rsidP="007C74BE">
      <w:pPr>
        <w:pStyle w:val="ListParagraph"/>
        <w:numPr>
          <w:ilvl w:val="1"/>
          <w:numId w:val="2"/>
        </w:numPr>
        <w:tabs>
          <w:tab w:val="left" w:pos="2520"/>
        </w:tabs>
        <w:spacing w:before="0" w:beforeAutospacing="0" w:after="0" w:afterAutospacing="0" w:line="240" w:lineRule="auto"/>
        <w:jc w:val="left"/>
        <w:rPr>
          <w:sz w:val="20"/>
          <w:szCs w:val="20"/>
        </w:rPr>
      </w:pPr>
      <w:r w:rsidRPr="00803CE6">
        <w:rPr>
          <w:sz w:val="20"/>
          <w:szCs w:val="20"/>
        </w:rPr>
        <w:t>Architecture and configuration of complex pricing procedures</w:t>
      </w:r>
    </w:p>
    <w:p w14:paraId="3AE62AEB" w14:textId="5DAD1020" w:rsidR="00134F2E" w:rsidRPr="00803CE6" w:rsidRDefault="00134F2E" w:rsidP="007C74BE">
      <w:pPr>
        <w:pStyle w:val="ListParagraph"/>
        <w:numPr>
          <w:ilvl w:val="1"/>
          <w:numId w:val="2"/>
        </w:numPr>
        <w:tabs>
          <w:tab w:val="left" w:pos="2520"/>
        </w:tabs>
        <w:spacing w:before="0" w:beforeAutospacing="0" w:after="0" w:afterAutospacing="0" w:line="240" w:lineRule="auto"/>
        <w:jc w:val="left"/>
        <w:rPr>
          <w:sz w:val="20"/>
          <w:szCs w:val="20"/>
        </w:rPr>
      </w:pPr>
      <w:r w:rsidRPr="00803CE6">
        <w:rPr>
          <w:sz w:val="20"/>
          <w:szCs w:val="20"/>
        </w:rPr>
        <w:t>Addition of new fields to field catalog, new condition tables, Access Sequence and C</w:t>
      </w:r>
      <w:r w:rsidR="00B855B9" w:rsidRPr="00803CE6">
        <w:rPr>
          <w:sz w:val="20"/>
          <w:szCs w:val="20"/>
        </w:rPr>
        <w:t xml:space="preserve">ondition </w:t>
      </w:r>
      <w:r w:rsidRPr="00803CE6">
        <w:rPr>
          <w:sz w:val="20"/>
          <w:szCs w:val="20"/>
        </w:rPr>
        <w:t>types</w:t>
      </w:r>
    </w:p>
    <w:p w14:paraId="2B09517D" w14:textId="77777777" w:rsidR="00134F2E" w:rsidRPr="00803CE6" w:rsidRDefault="00134F2E" w:rsidP="007C74BE">
      <w:pPr>
        <w:pStyle w:val="ListParagraph"/>
        <w:numPr>
          <w:ilvl w:val="1"/>
          <w:numId w:val="2"/>
        </w:numPr>
        <w:tabs>
          <w:tab w:val="left" w:pos="2520"/>
        </w:tabs>
        <w:spacing w:before="0" w:beforeAutospacing="0" w:after="0" w:afterAutospacing="0" w:line="240" w:lineRule="auto"/>
        <w:jc w:val="left"/>
        <w:rPr>
          <w:sz w:val="20"/>
          <w:szCs w:val="20"/>
        </w:rPr>
      </w:pPr>
      <w:r w:rsidRPr="00803CE6">
        <w:rPr>
          <w:sz w:val="20"/>
          <w:szCs w:val="20"/>
        </w:rPr>
        <w:t>Building Pricing Requirements and formulas for Condition values and Condition base values</w:t>
      </w:r>
    </w:p>
    <w:p w14:paraId="1F87F344" w14:textId="77777777" w:rsidR="00134F2E" w:rsidRPr="00803CE6" w:rsidRDefault="00134F2E" w:rsidP="007C74BE">
      <w:pPr>
        <w:pStyle w:val="ListParagraph"/>
        <w:numPr>
          <w:ilvl w:val="1"/>
          <w:numId w:val="2"/>
        </w:numPr>
        <w:tabs>
          <w:tab w:val="left" w:pos="2520"/>
        </w:tabs>
        <w:spacing w:before="0" w:beforeAutospacing="0" w:after="0" w:afterAutospacing="0" w:line="240" w:lineRule="auto"/>
        <w:jc w:val="left"/>
        <w:rPr>
          <w:sz w:val="20"/>
          <w:szCs w:val="20"/>
        </w:rPr>
      </w:pPr>
      <w:r w:rsidRPr="00803CE6">
        <w:rPr>
          <w:sz w:val="20"/>
          <w:szCs w:val="20"/>
        </w:rPr>
        <w:t>Configuration of Group conditions, Condition exclusions, Price List and Pricing Reports</w:t>
      </w:r>
    </w:p>
    <w:p w14:paraId="3D8C3CCA" w14:textId="77777777" w:rsidR="00134F2E" w:rsidRPr="00803CE6" w:rsidRDefault="00134F2E" w:rsidP="007C74BE">
      <w:pPr>
        <w:pStyle w:val="ListParagraph"/>
        <w:numPr>
          <w:ilvl w:val="1"/>
          <w:numId w:val="2"/>
        </w:numPr>
        <w:tabs>
          <w:tab w:val="left" w:pos="2520"/>
        </w:tabs>
        <w:spacing w:before="0" w:beforeAutospacing="0" w:after="0" w:afterAutospacing="0" w:line="240" w:lineRule="auto"/>
        <w:jc w:val="left"/>
        <w:rPr>
          <w:sz w:val="20"/>
          <w:szCs w:val="20"/>
        </w:rPr>
      </w:pPr>
      <w:r w:rsidRPr="00803CE6">
        <w:rPr>
          <w:sz w:val="20"/>
          <w:szCs w:val="20"/>
        </w:rPr>
        <w:t xml:space="preserve">Exposure to Sales Promotions, Sales Deals, Rebate Agreements and Settlements   </w:t>
      </w:r>
    </w:p>
    <w:p w14:paraId="4804D6FE" w14:textId="77777777" w:rsidR="00134F2E" w:rsidRPr="00803CE6" w:rsidRDefault="00134F2E" w:rsidP="007C74BE">
      <w:pPr>
        <w:pStyle w:val="ListParagraph"/>
        <w:numPr>
          <w:ilvl w:val="1"/>
          <w:numId w:val="2"/>
        </w:numPr>
        <w:tabs>
          <w:tab w:val="left" w:pos="2520"/>
        </w:tabs>
        <w:spacing w:before="0" w:beforeAutospacing="0" w:after="0" w:afterAutospacing="0" w:line="240" w:lineRule="auto"/>
        <w:jc w:val="left"/>
        <w:rPr>
          <w:sz w:val="20"/>
          <w:szCs w:val="20"/>
        </w:rPr>
      </w:pPr>
      <w:r w:rsidRPr="00803CE6">
        <w:rPr>
          <w:sz w:val="20"/>
          <w:szCs w:val="20"/>
        </w:rPr>
        <w:t>Configuration of Billing types for Regular Sales, Credits, Debits, Returns and Intercompany</w:t>
      </w:r>
    </w:p>
    <w:p w14:paraId="7CB89E4B" w14:textId="7169BD38" w:rsidR="00134F2E" w:rsidRPr="00803CE6" w:rsidRDefault="00134F2E" w:rsidP="007C74BE">
      <w:pPr>
        <w:pStyle w:val="ListParagraph"/>
        <w:numPr>
          <w:ilvl w:val="1"/>
          <w:numId w:val="2"/>
        </w:numPr>
        <w:tabs>
          <w:tab w:val="left" w:pos="2520"/>
        </w:tabs>
        <w:spacing w:before="0" w:beforeAutospacing="0" w:after="0" w:afterAutospacing="0" w:line="240" w:lineRule="auto"/>
        <w:jc w:val="left"/>
        <w:rPr>
          <w:sz w:val="20"/>
          <w:szCs w:val="20"/>
        </w:rPr>
      </w:pPr>
      <w:r w:rsidRPr="00803CE6">
        <w:rPr>
          <w:sz w:val="20"/>
          <w:szCs w:val="20"/>
        </w:rPr>
        <w:t>Configuration of Periodic, Milestone Billing</w:t>
      </w:r>
      <w:r w:rsidR="00B855B9" w:rsidRPr="00803CE6">
        <w:rPr>
          <w:sz w:val="20"/>
          <w:szCs w:val="20"/>
        </w:rPr>
        <w:t>.</w:t>
      </w:r>
    </w:p>
    <w:p w14:paraId="2788C50B" w14:textId="72273F9D" w:rsidR="00134F2E" w:rsidRPr="00803CE6" w:rsidRDefault="00134F2E" w:rsidP="007C74BE">
      <w:pPr>
        <w:pStyle w:val="ListParagraph"/>
        <w:numPr>
          <w:ilvl w:val="1"/>
          <w:numId w:val="2"/>
        </w:numPr>
        <w:tabs>
          <w:tab w:val="left" w:pos="2520"/>
        </w:tabs>
        <w:spacing w:before="0" w:beforeAutospacing="0" w:after="0" w:afterAutospacing="0" w:line="240" w:lineRule="auto"/>
        <w:jc w:val="left"/>
        <w:rPr>
          <w:sz w:val="20"/>
          <w:szCs w:val="20"/>
        </w:rPr>
      </w:pPr>
      <w:r w:rsidRPr="00803CE6">
        <w:rPr>
          <w:sz w:val="20"/>
          <w:szCs w:val="20"/>
        </w:rPr>
        <w:t>Output, Text and Partner determinations</w:t>
      </w:r>
    </w:p>
    <w:p w14:paraId="44FC017A" w14:textId="6C153C53" w:rsidR="00134F2E" w:rsidRDefault="000C75D1" w:rsidP="007C74BE">
      <w:pPr>
        <w:pStyle w:val="ListParagraph"/>
        <w:numPr>
          <w:ilvl w:val="1"/>
          <w:numId w:val="2"/>
        </w:numPr>
        <w:tabs>
          <w:tab w:val="left" w:pos="2520"/>
        </w:tabs>
        <w:spacing w:before="0" w:beforeAutospacing="0" w:after="0" w:afterAutospacing="0" w:line="240" w:lineRule="auto"/>
        <w:jc w:val="left"/>
        <w:rPr>
          <w:sz w:val="20"/>
          <w:szCs w:val="20"/>
        </w:rPr>
      </w:pPr>
      <w:r>
        <w:rPr>
          <w:sz w:val="20"/>
          <w:szCs w:val="20"/>
        </w:rPr>
        <w:t xml:space="preserve">ECC and S4 </w:t>
      </w:r>
      <w:r w:rsidR="00134F2E" w:rsidRPr="00803CE6">
        <w:rPr>
          <w:sz w:val="20"/>
          <w:szCs w:val="20"/>
        </w:rPr>
        <w:t xml:space="preserve">Credit management </w:t>
      </w:r>
      <w:r>
        <w:rPr>
          <w:sz w:val="20"/>
          <w:szCs w:val="20"/>
        </w:rPr>
        <w:t xml:space="preserve">(FSCM) </w:t>
      </w:r>
      <w:r w:rsidR="00134F2E" w:rsidRPr="00803CE6">
        <w:rPr>
          <w:sz w:val="20"/>
          <w:szCs w:val="20"/>
        </w:rPr>
        <w:t>configuration and enhancements</w:t>
      </w:r>
    </w:p>
    <w:p w14:paraId="05B8388A" w14:textId="1360E66C" w:rsidR="000C75D1" w:rsidRPr="00803CE6" w:rsidRDefault="000C75D1" w:rsidP="007C74BE">
      <w:pPr>
        <w:pStyle w:val="ListParagraph"/>
        <w:numPr>
          <w:ilvl w:val="1"/>
          <w:numId w:val="2"/>
        </w:numPr>
        <w:tabs>
          <w:tab w:val="left" w:pos="2520"/>
        </w:tabs>
        <w:spacing w:before="0" w:beforeAutospacing="0" w:after="0" w:afterAutospacing="0" w:line="240" w:lineRule="auto"/>
        <w:jc w:val="left"/>
        <w:rPr>
          <w:sz w:val="20"/>
          <w:szCs w:val="20"/>
        </w:rPr>
      </w:pPr>
      <w:r>
        <w:rPr>
          <w:sz w:val="20"/>
          <w:szCs w:val="20"/>
        </w:rPr>
        <w:t>Rebates in S4 HANA i.e. Condition Contract settlement</w:t>
      </w:r>
    </w:p>
    <w:p w14:paraId="12D16DEE" w14:textId="77777777" w:rsidR="00134F2E" w:rsidRPr="00803CE6" w:rsidRDefault="00134F2E" w:rsidP="007C74BE">
      <w:pPr>
        <w:pStyle w:val="ListParagraph"/>
        <w:numPr>
          <w:ilvl w:val="1"/>
          <w:numId w:val="2"/>
        </w:numPr>
        <w:tabs>
          <w:tab w:val="left" w:pos="2520"/>
        </w:tabs>
        <w:spacing w:before="0" w:beforeAutospacing="0" w:after="0" w:afterAutospacing="0" w:line="240" w:lineRule="auto"/>
        <w:jc w:val="left"/>
        <w:rPr>
          <w:sz w:val="20"/>
          <w:szCs w:val="20"/>
        </w:rPr>
      </w:pPr>
      <w:r w:rsidRPr="00803CE6">
        <w:rPr>
          <w:sz w:val="20"/>
          <w:szCs w:val="20"/>
        </w:rPr>
        <w:t xml:space="preserve">Working with Billing due list and background jobs </w:t>
      </w:r>
    </w:p>
    <w:p w14:paraId="0772F751" w14:textId="77777777" w:rsidR="00134F2E" w:rsidRPr="00803CE6" w:rsidRDefault="00134F2E" w:rsidP="007C74BE">
      <w:pPr>
        <w:pStyle w:val="ListParagraph"/>
        <w:numPr>
          <w:ilvl w:val="0"/>
          <w:numId w:val="2"/>
        </w:numPr>
        <w:tabs>
          <w:tab w:val="left" w:pos="2520"/>
        </w:tabs>
        <w:spacing w:before="0" w:beforeAutospacing="0" w:after="0" w:afterAutospacing="0" w:line="240" w:lineRule="auto"/>
        <w:jc w:val="left"/>
        <w:rPr>
          <w:sz w:val="20"/>
          <w:szCs w:val="20"/>
        </w:rPr>
      </w:pPr>
      <w:r w:rsidRPr="00803CE6">
        <w:rPr>
          <w:sz w:val="20"/>
          <w:szCs w:val="20"/>
        </w:rPr>
        <w:t>Integration with MM, PP, FI, PM and Vistex</w:t>
      </w:r>
    </w:p>
    <w:p w14:paraId="24A51F4E" w14:textId="5FE2CCF6" w:rsidR="00134F2E" w:rsidRDefault="00134F2E" w:rsidP="007C74BE">
      <w:pPr>
        <w:pStyle w:val="ListParagraph"/>
        <w:numPr>
          <w:ilvl w:val="1"/>
          <w:numId w:val="2"/>
        </w:numPr>
        <w:tabs>
          <w:tab w:val="left" w:pos="2520"/>
        </w:tabs>
        <w:spacing w:before="0" w:beforeAutospacing="0" w:after="0" w:afterAutospacing="0" w:line="240" w:lineRule="auto"/>
        <w:jc w:val="left"/>
        <w:rPr>
          <w:sz w:val="20"/>
          <w:szCs w:val="20"/>
        </w:rPr>
      </w:pPr>
      <w:r w:rsidRPr="00803CE6">
        <w:rPr>
          <w:sz w:val="20"/>
          <w:szCs w:val="20"/>
        </w:rPr>
        <w:t xml:space="preserve">Integration with MM &amp; PP during ATP, purchase requisitions, </w:t>
      </w:r>
      <w:proofErr w:type="gramStart"/>
      <w:r w:rsidRPr="00803CE6">
        <w:rPr>
          <w:sz w:val="20"/>
          <w:szCs w:val="20"/>
        </w:rPr>
        <w:t>Make</w:t>
      </w:r>
      <w:proofErr w:type="gramEnd"/>
      <w:r w:rsidRPr="00803CE6">
        <w:rPr>
          <w:sz w:val="20"/>
          <w:szCs w:val="20"/>
        </w:rPr>
        <w:t xml:space="preserve"> to order and make to stock</w:t>
      </w:r>
      <w:r w:rsidR="00B855B9" w:rsidRPr="00803CE6">
        <w:rPr>
          <w:sz w:val="20"/>
          <w:szCs w:val="20"/>
        </w:rPr>
        <w:t>, Bill of Materials</w:t>
      </w:r>
    </w:p>
    <w:p w14:paraId="4E69227B" w14:textId="77777777" w:rsidR="0040149B" w:rsidRDefault="0040149B" w:rsidP="0040149B">
      <w:pPr>
        <w:pStyle w:val="ListParagraph"/>
        <w:numPr>
          <w:ilvl w:val="2"/>
          <w:numId w:val="2"/>
        </w:numPr>
        <w:tabs>
          <w:tab w:val="left" w:pos="2520"/>
        </w:tabs>
        <w:spacing w:before="0" w:beforeAutospacing="0" w:after="200" w:afterAutospacing="0" w:line="276" w:lineRule="auto"/>
        <w:jc w:val="left"/>
        <w:rPr>
          <w:sz w:val="20"/>
          <w:szCs w:val="20"/>
        </w:rPr>
      </w:pPr>
      <w:r>
        <w:rPr>
          <w:sz w:val="20"/>
          <w:szCs w:val="20"/>
        </w:rPr>
        <w:t xml:space="preserve">Proficient in </w:t>
      </w:r>
      <w:r w:rsidRPr="00DD4EA6">
        <w:rPr>
          <w:b/>
          <w:sz w:val="20"/>
          <w:szCs w:val="20"/>
        </w:rPr>
        <w:t>MM</w:t>
      </w:r>
      <w:r>
        <w:rPr>
          <w:sz w:val="20"/>
          <w:szCs w:val="20"/>
        </w:rPr>
        <w:t xml:space="preserve"> areas like Purchase order, RFQ, IM Processing, Release strategy set up, Subcontracting, Outline agreements including Qty and Value contracts, Scheduling agreements with JIT and Forecast scheduling, Intra company and Intercompany STOs, Vendor Returns, MRP Controller, MRP Group, MSP, Consumption based MRP.</w:t>
      </w:r>
    </w:p>
    <w:p w14:paraId="325CAB24" w14:textId="75E285BC" w:rsidR="0040149B" w:rsidRDefault="0040149B" w:rsidP="0040149B">
      <w:pPr>
        <w:pStyle w:val="ListParagraph"/>
        <w:numPr>
          <w:ilvl w:val="2"/>
          <w:numId w:val="2"/>
        </w:numPr>
        <w:tabs>
          <w:tab w:val="left" w:pos="2520"/>
        </w:tabs>
        <w:spacing w:before="0" w:beforeAutospacing="0" w:after="200" w:afterAutospacing="0" w:line="276" w:lineRule="auto"/>
        <w:jc w:val="left"/>
        <w:rPr>
          <w:sz w:val="20"/>
          <w:szCs w:val="20"/>
        </w:rPr>
      </w:pPr>
      <w:r>
        <w:rPr>
          <w:sz w:val="20"/>
          <w:szCs w:val="20"/>
        </w:rPr>
        <w:t xml:space="preserve">Trained by </w:t>
      </w:r>
      <w:r w:rsidR="00303E3B">
        <w:rPr>
          <w:sz w:val="20"/>
          <w:szCs w:val="20"/>
        </w:rPr>
        <w:t xml:space="preserve">SAP </w:t>
      </w:r>
      <w:r>
        <w:rPr>
          <w:sz w:val="20"/>
          <w:szCs w:val="20"/>
        </w:rPr>
        <w:t xml:space="preserve">Vistex in Vistex Billback/ Chargebacks, Vistex Sales Rebates/ Purchase Rebates and Vistex </w:t>
      </w:r>
      <w:proofErr w:type="spellStart"/>
      <w:r>
        <w:rPr>
          <w:sz w:val="20"/>
          <w:szCs w:val="20"/>
        </w:rPr>
        <w:t>DMp</w:t>
      </w:r>
      <w:proofErr w:type="spellEnd"/>
      <w:r>
        <w:rPr>
          <w:sz w:val="20"/>
          <w:szCs w:val="20"/>
        </w:rPr>
        <w:t xml:space="preserve"> (Data Maintenance Pricing).</w:t>
      </w:r>
    </w:p>
    <w:p w14:paraId="1ADDEA10" w14:textId="1D22E916" w:rsidR="0040149B" w:rsidRPr="0040149B" w:rsidRDefault="0040149B" w:rsidP="0040149B">
      <w:pPr>
        <w:pStyle w:val="ListParagraph"/>
        <w:numPr>
          <w:ilvl w:val="2"/>
          <w:numId w:val="2"/>
        </w:numPr>
        <w:tabs>
          <w:tab w:val="left" w:pos="2520"/>
        </w:tabs>
        <w:spacing w:before="0" w:beforeAutospacing="0" w:after="200" w:afterAutospacing="0" w:line="276" w:lineRule="auto"/>
        <w:jc w:val="left"/>
        <w:rPr>
          <w:sz w:val="20"/>
          <w:szCs w:val="20"/>
        </w:rPr>
      </w:pPr>
      <w:r>
        <w:rPr>
          <w:sz w:val="20"/>
          <w:szCs w:val="20"/>
        </w:rPr>
        <w:lastRenderedPageBreak/>
        <w:t>Involved in Requirement gathering, Fit-Gap Solutioning for Vistex requirements.</w:t>
      </w:r>
    </w:p>
    <w:p w14:paraId="56A00A2F" w14:textId="77777777" w:rsidR="00134F2E" w:rsidRPr="00803CE6" w:rsidRDefault="00134F2E" w:rsidP="0094728B">
      <w:pPr>
        <w:pStyle w:val="ListParagraph"/>
        <w:tabs>
          <w:tab w:val="left" w:pos="2520"/>
        </w:tabs>
        <w:spacing w:before="0" w:beforeAutospacing="0" w:after="0" w:afterAutospacing="0" w:line="240" w:lineRule="auto"/>
        <w:ind w:left="2880" w:firstLine="0"/>
        <w:jc w:val="left"/>
        <w:rPr>
          <w:sz w:val="20"/>
          <w:szCs w:val="20"/>
        </w:rPr>
      </w:pPr>
    </w:p>
    <w:p w14:paraId="6DAEAD7A" w14:textId="390F7821" w:rsidR="00134F2E" w:rsidRPr="00803CE6" w:rsidRDefault="00134F2E" w:rsidP="007C74BE">
      <w:pPr>
        <w:pStyle w:val="ListParagraph"/>
        <w:numPr>
          <w:ilvl w:val="0"/>
          <w:numId w:val="3"/>
        </w:numPr>
        <w:tabs>
          <w:tab w:val="left" w:pos="2520"/>
        </w:tabs>
        <w:spacing w:before="0" w:beforeAutospacing="0" w:after="0" w:afterAutospacing="0" w:line="240" w:lineRule="auto"/>
        <w:jc w:val="left"/>
        <w:rPr>
          <w:sz w:val="20"/>
          <w:szCs w:val="20"/>
        </w:rPr>
      </w:pPr>
      <w:r w:rsidRPr="00803CE6">
        <w:rPr>
          <w:sz w:val="20"/>
          <w:szCs w:val="20"/>
        </w:rPr>
        <w:t>Other</w:t>
      </w:r>
    </w:p>
    <w:p w14:paraId="61421FB9" w14:textId="414C7F23" w:rsidR="00134F2E" w:rsidRPr="00803CE6" w:rsidRDefault="00134F2E" w:rsidP="007C74BE">
      <w:pPr>
        <w:pStyle w:val="ListParagraph"/>
        <w:numPr>
          <w:ilvl w:val="1"/>
          <w:numId w:val="3"/>
        </w:numPr>
        <w:tabs>
          <w:tab w:val="left" w:pos="2520"/>
        </w:tabs>
        <w:spacing w:before="0" w:beforeAutospacing="0" w:after="0" w:afterAutospacing="0" w:line="240" w:lineRule="auto"/>
        <w:jc w:val="left"/>
        <w:rPr>
          <w:sz w:val="20"/>
          <w:szCs w:val="20"/>
        </w:rPr>
      </w:pPr>
      <w:r w:rsidRPr="00803CE6">
        <w:rPr>
          <w:sz w:val="20"/>
          <w:szCs w:val="20"/>
        </w:rPr>
        <w:t>ABAP debugging, identifying the appropriate user exits, BADIs, BAPIs/FMs for custom developments</w:t>
      </w:r>
      <w:r w:rsidR="002111F4" w:rsidRPr="00803CE6">
        <w:rPr>
          <w:sz w:val="20"/>
          <w:szCs w:val="20"/>
        </w:rPr>
        <w:t>, Reports.</w:t>
      </w:r>
    </w:p>
    <w:p w14:paraId="40C7E688" w14:textId="77777777" w:rsidR="00134F2E" w:rsidRPr="00803CE6" w:rsidRDefault="00134F2E" w:rsidP="007C74BE">
      <w:pPr>
        <w:pStyle w:val="ListParagraph"/>
        <w:numPr>
          <w:ilvl w:val="1"/>
          <w:numId w:val="3"/>
        </w:numPr>
        <w:tabs>
          <w:tab w:val="left" w:pos="2520"/>
        </w:tabs>
        <w:spacing w:before="0" w:beforeAutospacing="0" w:after="0" w:afterAutospacing="0" w:line="240" w:lineRule="auto"/>
        <w:jc w:val="left"/>
        <w:rPr>
          <w:sz w:val="20"/>
          <w:szCs w:val="20"/>
        </w:rPr>
      </w:pPr>
      <w:r w:rsidRPr="00803CE6">
        <w:rPr>
          <w:sz w:val="20"/>
          <w:szCs w:val="20"/>
        </w:rPr>
        <w:t>ABAP/SQVI Query reports, LSMW, BDC</w:t>
      </w:r>
    </w:p>
    <w:p w14:paraId="76FB8D0C" w14:textId="77777777" w:rsidR="003C5069" w:rsidRPr="00803CE6" w:rsidRDefault="00134F2E" w:rsidP="007C74BE">
      <w:pPr>
        <w:pStyle w:val="ListParagraph"/>
        <w:numPr>
          <w:ilvl w:val="1"/>
          <w:numId w:val="3"/>
        </w:numPr>
        <w:tabs>
          <w:tab w:val="left" w:pos="2520"/>
        </w:tabs>
        <w:spacing w:before="0" w:beforeAutospacing="0" w:after="0" w:afterAutospacing="0" w:line="240" w:lineRule="auto"/>
        <w:jc w:val="left"/>
        <w:rPr>
          <w:sz w:val="20"/>
          <w:szCs w:val="20"/>
        </w:rPr>
      </w:pPr>
      <w:r w:rsidRPr="00803CE6">
        <w:rPr>
          <w:sz w:val="20"/>
          <w:szCs w:val="20"/>
        </w:rPr>
        <w:t>EDI for orders, deliveries and invoices</w:t>
      </w:r>
      <w:r w:rsidR="00A259F2" w:rsidRPr="00803CE6">
        <w:rPr>
          <w:sz w:val="20"/>
          <w:szCs w:val="20"/>
        </w:rPr>
        <w:t>.</w:t>
      </w:r>
    </w:p>
    <w:p w14:paraId="38BD79BD" w14:textId="323F5A78" w:rsidR="00CB63E7" w:rsidRPr="00803CE6" w:rsidRDefault="003C5069" w:rsidP="007C74BE">
      <w:pPr>
        <w:pStyle w:val="ListParagraph"/>
        <w:numPr>
          <w:ilvl w:val="1"/>
          <w:numId w:val="3"/>
        </w:numPr>
        <w:tabs>
          <w:tab w:val="left" w:pos="2520"/>
        </w:tabs>
        <w:spacing w:before="0" w:beforeAutospacing="0" w:after="0" w:afterAutospacing="0" w:line="240" w:lineRule="auto"/>
        <w:jc w:val="left"/>
        <w:rPr>
          <w:sz w:val="20"/>
          <w:szCs w:val="20"/>
        </w:rPr>
      </w:pPr>
      <w:r w:rsidRPr="00803CE6">
        <w:rPr>
          <w:sz w:val="20"/>
          <w:szCs w:val="20"/>
        </w:rPr>
        <w:t>Integration with eCommerce platform and SFDC.</w:t>
      </w:r>
      <w:r w:rsidR="00A259F2" w:rsidRPr="00803CE6">
        <w:rPr>
          <w:sz w:val="20"/>
          <w:szCs w:val="20"/>
        </w:rPr>
        <w:t xml:space="preserve"> </w:t>
      </w:r>
    </w:p>
    <w:p w14:paraId="4FE3BF94" w14:textId="631C0275" w:rsidR="00134F2E" w:rsidRPr="00803CE6" w:rsidRDefault="00A259F2" w:rsidP="007C74BE">
      <w:pPr>
        <w:pStyle w:val="ListParagraph"/>
        <w:numPr>
          <w:ilvl w:val="1"/>
          <w:numId w:val="3"/>
        </w:numPr>
        <w:tabs>
          <w:tab w:val="left" w:pos="2520"/>
        </w:tabs>
        <w:spacing w:before="0" w:beforeAutospacing="0" w:after="0" w:afterAutospacing="0" w:line="240" w:lineRule="auto"/>
        <w:jc w:val="left"/>
        <w:rPr>
          <w:sz w:val="20"/>
          <w:szCs w:val="20"/>
        </w:rPr>
      </w:pPr>
      <w:r w:rsidRPr="00803CE6">
        <w:rPr>
          <w:sz w:val="20"/>
          <w:szCs w:val="20"/>
        </w:rPr>
        <w:t xml:space="preserve">Good experience in </w:t>
      </w:r>
      <w:r w:rsidR="00CB63E7" w:rsidRPr="00803CE6">
        <w:rPr>
          <w:sz w:val="20"/>
          <w:szCs w:val="20"/>
        </w:rPr>
        <w:t>SAP ODATA, APIs,</w:t>
      </w:r>
      <w:r w:rsidR="003C5069" w:rsidRPr="00803CE6">
        <w:rPr>
          <w:sz w:val="20"/>
          <w:szCs w:val="20"/>
        </w:rPr>
        <w:t xml:space="preserve"> </w:t>
      </w:r>
      <w:r w:rsidRPr="00803CE6">
        <w:rPr>
          <w:sz w:val="20"/>
          <w:szCs w:val="20"/>
        </w:rPr>
        <w:t xml:space="preserve">File Interface and </w:t>
      </w:r>
      <w:r w:rsidR="00CB63E7" w:rsidRPr="00803CE6">
        <w:rPr>
          <w:sz w:val="20"/>
          <w:szCs w:val="20"/>
        </w:rPr>
        <w:t xml:space="preserve">EDI </w:t>
      </w:r>
      <w:proofErr w:type="spellStart"/>
      <w:r w:rsidRPr="00803CE6">
        <w:rPr>
          <w:sz w:val="20"/>
          <w:szCs w:val="20"/>
        </w:rPr>
        <w:t>Idoc</w:t>
      </w:r>
      <w:proofErr w:type="spellEnd"/>
      <w:r w:rsidRPr="00803CE6">
        <w:rPr>
          <w:sz w:val="20"/>
          <w:szCs w:val="20"/>
        </w:rPr>
        <w:t xml:space="preserve"> Interface</w:t>
      </w:r>
    </w:p>
    <w:p w14:paraId="6F39783D" w14:textId="5C3ED41B" w:rsidR="00134F2E" w:rsidRPr="00803CE6" w:rsidRDefault="00134F2E" w:rsidP="007C74BE">
      <w:pPr>
        <w:pStyle w:val="NormalWeb"/>
        <w:numPr>
          <w:ilvl w:val="0"/>
          <w:numId w:val="3"/>
        </w:numPr>
        <w:spacing w:before="0" w:beforeAutospacing="0" w:after="0" w:afterAutospacing="0"/>
        <w:jc w:val="both"/>
        <w:rPr>
          <w:rFonts w:eastAsiaTheme="minorHAnsi"/>
          <w:sz w:val="20"/>
          <w:szCs w:val="20"/>
        </w:rPr>
      </w:pPr>
      <w:r w:rsidRPr="00803CE6">
        <w:rPr>
          <w:rFonts w:eastAsiaTheme="minorHAnsi"/>
          <w:sz w:val="20"/>
          <w:szCs w:val="20"/>
        </w:rPr>
        <w:t xml:space="preserve">Business Analyst </w:t>
      </w:r>
      <w:r w:rsidR="000338FB" w:rsidRPr="00803CE6">
        <w:rPr>
          <w:rFonts w:eastAsiaTheme="minorHAnsi"/>
          <w:sz w:val="20"/>
          <w:szCs w:val="20"/>
        </w:rPr>
        <w:t xml:space="preserve">and Team Lead </w:t>
      </w:r>
      <w:r w:rsidRPr="00803CE6">
        <w:rPr>
          <w:rFonts w:eastAsiaTheme="minorHAnsi"/>
          <w:sz w:val="20"/>
          <w:szCs w:val="20"/>
        </w:rPr>
        <w:t>experience</w:t>
      </w:r>
    </w:p>
    <w:p w14:paraId="0AC6B672" w14:textId="77777777" w:rsidR="00134F2E" w:rsidRPr="00803CE6" w:rsidRDefault="00134F2E" w:rsidP="007C74BE">
      <w:pPr>
        <w:pStyle w:val="ListParagraph"/>
        <w:numPr>
          <w:ilvl w:val="1"/>
          <w:numId w:val="3"/>
        </w:numPr>
        <w:autoSpaceDE w:val="0"/>
        <w:autoSpaceDN w:val="0"/>
        <w:spacing w:before="0" w:beforeAutospacing="0" w:after="0" w:afterAutospacing="0" w:line="240" w:lineRule="auto"/>
        <w:ind w:right="-14"/>
        <w:jc w:val="left"/>
        <w:rPr>
          <w:sz w:val="20"/>
          <w:szCs w:val="20"/>
        </w:rPr>
      </w:pPr>
      <w:r w:rsidRPr="00803CE6">
        <w:rPr>
          <w:sz w:val="20"/>
          <w:szCs w:val="20"/>
        </w:rPr>
        <w:t>Extensive experience in requirements gathering and designing SAP system enhancements (user-functions, reports, custom data, etc.)</w:t>
      </w:r>
    </w:p>
    <w:p w14:paraId="0451F7AD" w14:textId="77777777" w:rsidR="00134F2E" w:rsidRPr="00803CE6" w:rsidRDefault="00134F2E" w:rsidP="007C74BE">
      <w:pPr>
        <w:pStyle w:val="ListParagraph"/>
        <w:numPr>
          <w:ilvl w:val="1"/>
          <w:numId w:val="3"/>
        </w:numPr>
        <w:autoSpaceDE w:val="0"/>
        <w:autoSpaceDN w:val="0"/>
        <w:spacing w:before="0" w:beforeAutospacing="0" w:after="0" w:afterAutospacing="0" w:line="240" w:lineRule="auto"/>
        <w:ind w:right="-14"/>
        <w:jc w:val="left"/>
        <w:rPr>
          <w:sz w:val="20"/>
          <w:szCs w:val="20"/>
        </w:rPr>
      </w:pPr>
      <w:r w:rsidRPr="00803CE6">
        <w:rPr>
          <w:sz w:val="20"/>
          <w:szCs w:val="20"/>
        </w:rPr>
        <w:t>Creation of functional specifications and estimates for enhancements, interfaces (large and small)</w:t>
      </w:r>
    </w:p>
    <w:p w14:paraId="57976D88" w14:textId="77777777" w:rsidR="00134F2E" w:rsidRPr="00803CE6" w:rsidRDefault="00134F2E" w:rsidP="007C74BE">
      <w:pPr>
        <w:pStyle w:val="ListParagraph"/>
        <w:numPr>
          <w:ilvl w:val="1"/>
          <w:numId w:val="3"/>
        </w:numPr>
        <w:autoSpaceDE w:val="0"/>
        <w:autoSpaceDN w:val="0"/>
        <w:spacing w:before="0" w:beforeAutospacing="0" w:after="0" w:afterAutospacing="0" w:line="240" w:lineRule="auto"/>
        <w:ind w:right="-14"/>
        <w:jc w:val="left"/>
        <w:rPr>
          <w:sz w:val="20"/>
          <w:szCs w:val="20"/>
        </w:rPr>
      </w:pPr>
      <w:r w:rsidRPr="00803CE6">
        <w:rPr>
          <w:sz w:val="20"/>
          <w:szCs w:val="20"/>
        </w:rPr>
        <w:t>Preparation of business case documents supporting system changes</w:t>
      </w:r>
    </w:p>
    <w:p w14:paraId="6751D165" w14:textId="77777777" w:rsidR="00134F2E" w:rsidRPr="00803CE6" w:rsidRDefault="00134F2E" w:rsidP="007C74BE">
      <w:pPr>
        <w:pStyle w:val="ListParagraph"/>
        <w:numPr>
          <w:ilvl w:val="1"/>
          <w:numId w:val="3"/>
        </w:numPr>
        <w:autoSpaceDE w:val="0"/>
        <w:autoSpaceDN w:val="0"/>
        <w:spacing w:before="0" w:beforeAutospacing="0" w:after="0" w:afterAutospacing="0" w:line="240" w:lineRule="auto"/>
        <w:ind w:right="-14"/>
        <w:jc w:val="left"/>
        <w:rPr>
          <w:sz w:val="20"/>
          <w:szCs w:val="20"/>
        </w:rPr>
      </w:pPr>
      <w:r w:rsidRPr="00803CE6">
        <w:rPr>
          <w:sz w:val="20"/>
          <w:szCs w:val="20"/>
        </w:rPr>
        <w:t>Experience in functional/ technical problem identification and solution proposal</w:t>
      </w:r>
    </w:p>
    <w:p w14:paraId="48DB0B79" w14:textId="77777777" w:rsidR="00134F2E" w:rsidRPr="00803CE6" w:rsidRDefault="00134F2E" w:rsidP="007C74BE">
      <w:pPr>
        <w:pStyle w:val="ListParagraph"/>
        <w:numPr>
          <w:ilvl w:val="1"/>
          <w:numId w:val="3"/>
        </w:numPr>
        <w:autoSpaceDE w:val="0"/>
        <w:autoSpaceDN w:val="0"/>
        <w:spacing w:before="0" w:beforeAutospacing="0" w:after="0" w:afterAutospacing="0" w:line="240" w:lineRule="auto"/>
        <w:ind w:right="-14"/>
        <w:jc w:val="left"/>
        <w:rPr>
          <w:sz w:val="20"/>
          <w:szCs w:val="20"/>
        </w:rPr>
      </w:pPr>
      <w:r w:rsidRPr="00803CE6">
        <w:rPr>
          <w:sz w:val="20"/>
          <w:szCs w:val="20"/>
        </w:rPr>
        <w:t>Gap analysis of business process requirements and IT system functions</w:t>
      </w:r>
    </w:p>
    <w:p w14:paraId="1653FD7F" w14:textId="77777777" w:rsidR="00134F2E" w:rsidRPr="00803CE6" w:rsidRDefault="00134F2E" w:rsidP="007C74BE">
      <w:pPr>
        <w:pStyle w:val="ListParagraph"/>
        <w:numPr>
          <w:ilvl w:val="1"/>
          <w:numId w:val="3"/>
        </w:numPr>
        <w:autoSpaceDE w:val="0"/>
        <w:autoSpaceDN w:val="0"/>
        <w:spacing w:before="0" w:beforeAutospacing="0" w:after="0" w:afterAutospacing="0" w:line="240" w:lineRule="auto"/>
        <w:ind w:right="-14"/>
        <w:jc w:val="left"/>
        <w:rPr>
          <w:sz w:val="20"/>
          <w:szCs w:val="20"/>
        </w:rPr>
      </w:pPr>
      <w:r w:rsidRPr="00803CE6">
        <w:rPr>
          <w:sz w:val="20"/>
          <w:szCs w:val="20"/>
        </w:rPr>
        <w:t>Experience as a user focal point for problem solving and requirements gathering</w:t>
      </w:r>
    </w:p>
    <w:p w14:paraId="2F30B120" w14:textId="74362369" w:rsidR="00134F2E" w:rsidRPr="00803CE6" w:rsidRDefault="00134F2E" w:rsidP="007C74BE">
      <w:pPr>
        <w:pStyle w:val="ListParagraph"/>
        <w:numPr>
          <w:ilvl w:val="1"/>
          <w:numId w:val="3"/>
        </w:numPr>
        <w:tabs>
          <w:tab w:val="left" w:pos="2520"/>
        </w:tabs>
        <w:spacing w:before="0" w:beforeAutospacing="0" w:after="0" w:afterAutospacing="0" w:line="240" w:lineRule="auto"/>
        <w:jc w:val="left"/>
        <w:rPr>
          <w:sz w:val="20"/>
          <w:szCs w:val="20"/>
        </w:rPr>
      </w:pPr>
      <w:r w:rsidRPr="00803CE6">
        <w:rPr>
          <w:sz w:val="20"/>
          <w:szCs w:val="20"/>
        </w:rPr>
        <w:t>Project-team testing coordination</w:t>
      </w:r>
    </w:p>
    <w:p w14:paraId="5BF95B25" w14:textId="69FEF2CD" w:rsidR="00AF7BFA" w:rsidRPr="00803CE6" w:rsidRDefault="00AF7BFA" w:rsidP="007C74BE">
      <w:pPr>
        <w:pStyle w:val="ListParagraph"/>
        <w:numPr>
          <w:ilvl w:val="1"/>
          <w:numId w:val="3"/>
        </w:numPr>
        <w:tabs>
          <w:tab w:val="left" w:pos="2520"/>
        </w:tabs>
        <w:spacing w:before="0" w:beforeAutospacing="0" w:after="0" w:afterAutospacing="0" w:line="240" w:lineRule="auto"/>
        <w:jc w:val="left"/>
        <w:rPr>
          <w:sz w:val="20"/>
          <w:szCs w:val="20"/>
        </w:rPr>
      </w:pPr>
      <w:r w:rsidRPr="00803CE6">
        <w:rPr>
          <w:sz w:val="20"/>
          <w:szCs w:val="20"/>
        </w:rPr>
        <w:t>Extensive knowledge of Abbott SLC process where we use tools like Solman, HPQC, Power steering, FSC and SharePoint.</w:t>
      </w:r>
    </w:p>
    <w:p w14:paraId="74B5A1EC" w14:textId="0EEA6F6F" w:rsidR="00AF7BFA" w:rsidRPr="00803CE6" w:rsidRDefault="00AF7BFA" w:rsidP="007C74BE">
      <w:pPr>
        <w:pStyle w:val="ListParagraph"/>
        <w:numPr>
          <w:ilvl w:val="1"/>
          <w:numId w:val="3"/>
        </w:numPr>
        <w:tabs>
          <w:tab w:val="left" w:pos="2520"/>
        </w:tabs>
        <w:spacing w:before="0" w:beforeAutospacing="0" w:after="0" w:afterAutospacing="0" w:line="240" w:lineRule="auto"/>
        <w:jc w:val="left"/>
        <w:rPr>
          <w:sz w:val="20"/>
          <w:szCs w:val="20"/>
        </w:rPr>
      </w:pPr>
      <w:r w:rsidRPr="00803CE6">
        <w:rPr>
          <w:sz w:val="20"/>
          <w:szCs w:val="20"/>
        </w:rPr>
        <w:t xml:space="preserve">Worked very closely with SQA team which helped </w:t>
      </w:r>
      <w:r w:rsidR="003868C8" w:rsidRPr="00803CE6">
        <w:rPr>
          <w:sz w:val="20"/>
          <w:szCs w:val="20"/>
        </w:rPr>
        <w:t>me</w:t>
      </w:r>
      <w:r w:rsidRPr="00803CE6">
        <w:rPr>
          <w:sz w:val="20"/>
          <w:szCs w:val="20"/>
        </w:rPr>
        <w:t xml:space="preserve"> to the perfection in authoring </w:t>
      </w:r>
      <w:proofErr w:type="spellStart"/>
      <w:r w:rsidRPr="00803CE6">
        <w:rPr>
          <w:sz w:val="20"/>
          <w:szCs w:val="20"/>
        </w:rPr>
        <w:t>Gxp</w:t>
      </w:r>
      <w:proofErr w:type="spellEnd"/>
      <w:r w:rsidRPr="00803CE6">
        <w:rPr>
          <w:sz w:val="20"/>
          <w:szCs w:val="20"/>
        </w:rPr>
        <w:t xml:space="preserve">/Non </w:t>
      </w:r>
      <w:proofErr w:type="spellStart"/>
      <w:r w:rsidRPr="00803CE6">
        <w:rPr>
          <w:sz w:val="20"/>
          <w:szCs w:val="20"/>
        </w:rPr>
        <w:t>Gxp</w:t>
      </w:r>
      <w:proofErr w:type="spellEnd"/>
      <w:r w:rsidRPr="00803CE6">
        <w:rPr>
          <w:sz w:val="20"/>
          <w:szCs w:val="20"/>
        </w:rPr>
        <w:t xml:space="preserve"> Test Scripts, FRS writing,</w:t>
      </w:r>
      <w:r w:rsidR="000338FB" w:rsidRPr="00803CE6">
        <w:rPr>
          <w:sz w:val="20"/>
          <w:szCs w:val="20"/>
        </w:rPr>
        <w:t xml:space="preserve"> Defect management, Change request management and strong documentation like FDS, CDD updates.</w:t>
      </w:r>
    </w:p>
    <w:p w14:paraId="4DEF6678" w14:textId="5B59C265" w:rsidR="004E0C34" w:rsidRDefault="000338FB" w:rsidP="002E5869">
      <w:pPr>
        <w:pStyle w:val="ListParagraph"/>
        <w:numPr>
          <w:ilvl w:val="1"/>
          <w:numId w:val="3"/>
        </w:numPr>
        <w:tabs>
          <w:tab w:val="left" w:pos="2520"/>
        </w:tabs>
        <w:spacing w:before="0" w:beforeAutospacing="0" w:after="0" w:afterAutospacing="0" w:line="240" w:lineRule="auto"/>
        <w:jc w:val="left"/>
        <w:rPr>
          <w:sz w:val="20"/>
          <w:szCs w:val="20"/>
        </w:rPr>
      </w:pPr>
      <w:r w:rsidRPr="00D4053F">
        <w:rPr>
          <w:sz w:val="20"/>
          <w:szCs w:val="20"/>
        </w:rPr>
        <w:t xml:space="preserve">As a team </w:t>
      </w:r>
      <w:r w:rsidR="00AC0283" w:rsidRPr="00D4053F">
        <w:rPr>
          <w:sz w:val="20"/>
          <w:szCs w:val="20"/>
        </w:rPr>
        <w:t>lead,</w:t>
      </w:r>
      <w:r w:rsidRPr="00D4053F">
        <w:rPr>
          <w:sz w:val="20"/>
          <w:szCs w:val="20"/>
        </w:rPr>
        <w:t xml:space="preserve"> I have managed client escalations with immediate attention and actions. Developed my team in such a way that the escalations and aging ticket count has been minimized to </w:t>
      </w:r>
      <w:r w:rsidR="00AC0283" w:rsidRPr="00D4053F">
        <w:rPr>
          <w:sz w:val="20"/>
          <w:szCs w:val="20"/>
        </w:rPr>
        <w:t>client’s</w:t>
      </w:r>
      <w:r w:rsidRPr="00D4053F">
        <w:rPr>
          <w:sz w:val="20"/>
          <w:szCs w:val="20"/>
        </w:rPr>
        <w:t xml:space="preserve"> </w:t>
      </w:r>
      <w:r w:rsidR="00AC0283" w:rsidRPr="00D4053F">
        <w:rPr>
          <w:sz w:val="20"/>
          <w:szCs w:val="20"/>
        </w:rPr>
        <w:t>satisfaction</w:t>
      </w:r>
      <w:r w:rsidRPr="00D4053F">
        <w:rPr>
          <w:sz w:val="20"/>
          <w:szCs w:val="20"/>
        </w:rPr>
        <w:t xml:space="preserve">. </w:t>
      </w:r>
    </w:p>
    <w:p w14:paraId="3E6C9A56" w14:textId="77777777" w:rsidR="004F1C09" w:rsidRDefault="004F1C09" w:rsidP="004F1C09">
      <w:pPr>
        <w:tabs>
          <w:tab w:val="left" w:pos="2520"/>
        </w:tabs>
        <w:spacing w:before="0" w:beforeAutospacing="0" w:after="0" w:afterAutospacing="0" w:line="240" w:lineRule="auto"/>
        <w:jc w:val="left"/>
        <w:rPr>
          <w:sz w:val="20"/>
          <w:szCs w:val="20"/>
        </w:rPr>
      </w:pPr>
    </w:p>
    <w:p w14:paraId="2DACF40D" w14:textId="056D075D" w:rsidR="004F1C09" w:rsidRPr="00CE7325" w:rsidRDefault="00222CCD" w:rsidP="004F1C09">
      <w:pPr>
        <w:tabs>
          <w:tab w:val="left" w:pos="2520"/>
        </w:tabs>
        <w:spacing w:before="0" w:beforeAutospacing="0" w:after="0" w:afterAutospacing="0" w:line="240" w:lineRule="auto"/>
        <w:jc w:val="left"/>
        <w:rPr>
          <w:sz w:val="22"/>
          <w:szCs w:val="22"/>
        </w:rPr>
      </w:pPr>
      <w:r w:rsidRPr="00CE7325">
        <w:rPr>
          <w:b/>
          <w:bCs/>
          <w:sz w:val="22"/>
          <w:szCs w:val="22"/>
        </w:rPr>
        <w:t>Organization Name: Yash Technologies INC</w:t>
      </w:r>
      <w:r w:rsidR="00361A64" w:rsidRPr="00CE7325">
        <w:rPr>
          <w:sz w:val="22"/>
          <w:szCs w:val="22"/>
        </w:rPr>
        <w:tab/>
      </w:r>
      <w:r w:rsidR="00361A64" w:rsidRPr="00CE7325">
        <w:rPr>
          <w:sz w:val="22"/>
          <w:szCs w:val="22"/>
        </w:rPr>
        <w:tab/>
      </w:r>
      <w:r w:rsidR="00361A64" w:rsidRPr="00CE7325">
        <w:rPr>
          <w:sz w:val="22"/>
          <w:szCs w:val="22"/>
        </w:rPr>
        <w:tab/>
      </w:r>
      <w:r w:rsidR="00361A64" w:rsidRPr="00CE7325">
        <w:rPr>
          <w:sz w:val="22"/>
          <w:szCs w:val="22"/>
        </w:rPr>
        <w:tab/>
      </w:r>
      <w:r w:rsidR="00361A64" w:rsidRPr="00CE7325">
        <w:rPr>
          <w:sz w:val="22"/>
          <w:szCs w:val="22"/>
        </w:rPr>
        <w:tab/>
      </w:r>
      <w:r w:rsidR="00361A64" w:rsidRPr="00CE7325">
        <w:rPr>
          <w:sz w:val="22"/>
          <w:szCs w:val="22"/>
        </w:rPr>
        <w:tab/>
      </w:r>
      <w:r w:rsidR="00361A64" w:rsidRPr="00CE7325">
        <w:rPr>
          <w:b/>
          <w:bCs/>
          <w:sz w:val="22"/>
          <w:szCs w:val="22"/>
        </w:rPr>
        <w:t>June 2022- Till Date</w:t>
      </w:r>
    </w:p>
    <w:p w14:paraId="4CBC3354" w14:textId="6B09F7A7" w:rsidR="004E0C34" w:rsidRPr="00CE7325" w:rsidRDefault="004E0C34" w:rsidP="0094728B">
      <w:pPr>
        <w:tabs>
          <w:tab w:val="left" w:pos="2520"/>
        </w:tabs>
        <w:spacing w:before="0" w:beforeAutospacing="0" w:after="0" w:afterAutospacing="0" w:line="240" w:lineRule="auto"/>
        <w:jc w:val="left"/>
        <w:rPr>
          <w:sz w:val="22"/>
          <w:szCs w:val="22"/>
        </w:rPr>
      </w:pPr>
    </w:p>
    <w:p w14:paraId="33A1F578" w14:textId="28D3510F" w:rsidR="00F6611D" w:rsidRDefault="00F6611D" w:rsidP="0094728B">
      <w:pPr>
        <w:spacing w:before="0" w:beforeAutospacing="0" w:after="0" w:afterAutospacing="0" w:line="240" w:lineRule="auto"/>
        <w:jc w:val="left"/>
        <w:rPr>
          <w:b/>
          <w:bCs/>
          <w:sz w:val="20"/>
          <w:szCs w:val="20"/>
        </w:rPr>
      </w:pPr>
      <w:r w:rsidRPr="00803CE6">
        <w:rPr>
          <w:b/>
          <w:bCs/>
          <w:sz w:val="20"/>
          <w:szCs w:val="20"/>
        </w:rPr>
        <w:t>Client</w:t>
      </w:r>
    </w:p>
    <w:p w14:paraId="379740EC" w14:textId="0299BBDA" w:rsidR="00123BBF" w:rsidRPr="00803CE6" w:rsidRDefault="00123BBF" w:rsidP="00123BBF">
      <w:pPr>
        <w:spacing w:before="0" w:beforeAutospacing="0" w:after="0" w:afterAutospacing="0" w:line="240" w:lineRule="auto"/>
        <w:rPr>
          <w:b/>
          <w:bCs/>
          <w:sz w:val="20"/>
          <w:szCs w:val="20"/>
        </w:rPr>
      </w:pPr>
      <w:r>
        <w:rPr>
          <w:b/>
          <w:bCs/>
          <w:sz w:val="20"/>
          <w:szCs w:val="20"/>
        </w:rPr>
        <w:t>Role: SAP OTC Consultant</w:t>
      </w:r>
      <w:r w:rsidR="00AD5B75">
        <w:rPr>
          <w:b/>
          <w:bCs/>
          <w:sz w:val="20"/>
          <w:szCs w:val="20"/>
        </w:rPr>
        <w:t>- SAP ECC</w:t>
      </w:r>
    </w:p>
    <w:p w14:paraId="3AAEBC3D" w14:textId="72DF755B" w:rsidR="00F6611D" w:rsidRPr="00803CE6" w:rsidRDefault="00F6611D" w:rsidP="0094728B">
      <w:pPr>
        <w:spacing w:before="0" w:beforeAutospacing="0" w:after="0" w:afterAutospacing="0" w:line="240" w:lineRule="auto"/>
        <w:jc w:val="left"/>
        <w:rPr>
          <w:b/>
          <w:bCs/>
          <w:sz w:val="20"/>
          <w:szCs w:val="20"/>
        </w:rPr>
      </w:pPr>
      <w:r w:rsidRPr="00803CE6">
        <w:rPr>
          <w:b/>
          <w:bCs/>
          <w:sz w:val="20"/>
          <w:szCs w:val="20"/>
        </w:rPr>
        <w:t>PFGC- Coremark, Naperville, IL</w:t>
      </w:r>
      <w:r w:rsidR="0094728B" w:rsidRPr="00803CE6">
        <w:rPr>
          <w:b/>
          <w:bCs/>
          <w:sz w:val="20"/>
          <w:szCs w:val="20"/>
        </w:rPr>
        <w:tab/>
      </w:r>
      <w:r w:rsidR="0094728B" w:rsidRPr="00803CE6">
        <w:rPr>
          <w:b/>
          <w:bCs/>
          <w:sz w:val="20"/>
          <w:szCs w:val="20"/>
        </w:rPr>
        <w:tab/>
      </w:r>
      <w:r w:rsidR="0094728B" w:rsidRPr="00803CE6">
        <w:rPr>
          <w:b/>
          <w:bCs/>
          <w:sz w:val="20"/>
          <w:szCs w:val="20"/>
        </w:rPr>
        <w:tab/>
      </w:r>
      <w:r w:rsidR="0094728B" w:rsidRPr="00803CE6">
        <w:rPr>
          <w:b/>
          <w:bCs/>
          <w:sz w:val="20"/>
          <w:szCs w:val="20"/>
        </w:rPr>
        <w:tab/>
      </w:r>
      <w:r w:rsidR="0094728B" w:rsidRPr="00803CE6">
        <w:rPr>
          <w:b/>
          <w:bCs/>
          <w:sz w:val="20"/>
          <w:szCs w:val="20"/>
        </w:rPr>
        <w:tab/>
      </w:r>
      <w:r w:rsidR="0094728B" w:rsidRPr="00803CE6">
        <w:rPr>
          <w:b/>
          <w:bCs/>
          <w:sz w:val="20"/>
          <w:szCs w:val="20"/>
        </w:rPr>
        <w:tab/>
      </w:r>
      <w:r w:rsidR="0094728B" w:rsidRPr="00803CE6">
        <w:rPr>
          <w:b/>
          <w:bCs/>
          <w:sz w:val="20"/>
          <w:szCs w:val="20"/>
        </w:rPr>
        <w:tab/>
      </w:r>
      <w:r w:rsidR="0094728B" w:rsidRPr="00803CE6">
        <w:rPr>
          <w:b/>
          <w:bCs/>
          <w:sz w:val="20"/>
          <w:szCs w:val="20"/>
        </w:rPr>
        <w:tab/>
        <w:t xml:space="preserve">          </w:t>
      </w:r>
      <w:r w:rsidRPr="00803CE6">
        <w:rPr>
          <w:b/>
          <w:bCs/>
          <w:sz w:val="20"/>
          <w:szCs w:val="20"/>
        </w:rPr>
        <w:t xml:space="preserve"> Aug</w:t>
      </w:r>
      <w:r w:rsidR="0094728B" w:rsidRPr="00803CE6">
        <w:rPr>
          <w:b/>
          <w:bCs/>
          <w:sz w:val="20"/>
          <w:szCs w:val="20"/>
        </w:rPr>
        <w:t>ust</w:t>
      </w:r>
      <w:r w:rsidRPr="00803CE6">
        <w:rPr>
          <w:b/>
          <w:bCs/>
          <w:sz w:val="20"/>
          <w:szCs w:val="20"/>
        </w:rPr>
        <w:t xml:space="preserve"> 2023 </w:t>
      </w:r>
      <w:r w:rsidR="008A6949">
        <w:rPr>
          <w:b/>
          <w:bCs/>
          <w:sz w:val="20"/>
          <w:szCs w:val="20"/>
        </w:rPr>
        <w:t>–</w:t>
      </w:r>
      <w:r w:rsidR="0094728B" w:rsidRPr="00803CE6">
        <w:rPr>
          <w:b/>
          <w:bCs/>
          <w:sz w:val="20"/>
          <w:szCs w:val="20"/>
        </w:rPr>
        <w:t xml:space="preserve"> </w:t>
      </w:r>
      <w:r w:rsidR="008A6949">
        <w:rPr>
          <w:b/>
          <w:bCs/>
          <w:sz w:val="20"/>
          <w:szCs w:val="20"/>
        </w:rPr>
        <w:t>Till date</w:t>
      </w:r>
    </w:p>
    <w:p w14:paraId="0E47DE71" w14:textId="2C275B01" w:rsidR="00055B4D" w:rsidRPr="00803CE6" w:rsidRDefault="00055B4D" w:rsidP="007C74BE">
      <w:pPr>
        <w:pStyle w:val="ListParagraph"/>
        <w:numPr>
          <w:ilvl w:val="0"/>
          <w:numId w:val="5"/>
        </w:numPr>
        <w:spacing w:before="0" w:beforeAutospacing="0" w:after="0" w:afterAutospacing="0" w:line="240" w:lineRule="auto"/>
        <w:rPr>
          <w:sz w:val="20"/>
          <w:szCs w:val="20"/>
        </w:rPr>
      </w:pPr>
      <w:r w:rsidRPr="00803CE6">
        <w:rPr>
          <w:sz w:val="20"/>
          <w:szCs w:val="20"/>
        </w:rPr>
        <w:t xml:space="preserve">PFGC acquired Coremark and the project involved activities to integrate Coremark functionalities with SAP. </w:t>
      </w:r>
      <w:proofErr w:type="spellStart"/>
      <w:r w:rsidRPr="00803CE6">
        <w:rPr>
          <w:sz w:val="20"/>
          <w:szCs w:val="20"/>
        </w:rPr>
        <w:t>E.g</w:t>
      </w:r>
      <w:proofErr w:type="spellEnd"/>
      <w:r w:rsidRPr="00803CE6">
        <w:rPr>
          <w:sz w:val="20"/>
          <w:szCs w:val="20"/>
        </w:rPr>
        <w:t xml:space="preserve"> Order Entry process, Instant Credit Process, Shelf Tag </w:t>
      </w:r>
      <w:r w:rsidR="00225D75" w:rsidRPr="00803CE6">
        <w:rPr>
          <w:sz w:val="20"/>
          <w:szCs w:val="20"/>
        </w:rPr>
        <w:t xml:space="preserve">Output </w:t>
      </w:r>
      <w:r w:rsidRPr="00803CE6">
        <w:rPr>
          <w:sz w:val="20"/>
          <w:szCs w:val="20"/>
        </w:rPr>
        <w:t xml:space="preserve">development, </w:t>
      </w:r>
      <w:r w:rsidR="00225D75" w:rsidRPr="00803CE6">
        <w:rPr>
          <w:sz w:val="20"/>
          <w:szCs w:val="20"/>
        </w:rPr>
        <w:t>Material Substitution at Delivery level and its incoming order interface, Daily Route file interface development</w:t>
      </w:r>
      <w:r w:rsidR="00A14ABA" w:rsidRPr="00803CE6">
        <w:rPr>
          <w:sz w:val="20"/>
          <w:szCs w:val="20"/>
        </w:rPr>
        <w:t xml:space="preserve"> and</w:t>
      </w:r>
      <w:r w:rsidR="00225D75" w:rsidRPr="00803CE6">
        <w:rPr>
          <w:sz w:val="20"/>
          <w:szCs w:val="20"/>
        </w:rPr>
        <w:t xml:space="preserve"> </w:t>
      </w:r>
      <w:r w:rsidRPr="00803CE6">
        <w:rPr>
          <w:sz w:val="20"/>
          <w:szCs w:val="20"/>
        </w:rPr>
        <w:t>Vistex Rebates object.</w:t>
      </w:r>
    </w:p>
    <w:p w14:paraId="5C7846C7" w14:textId="4B6EB5D7" w:rsidR="00F6611D" w:rsidRPr="00803CE6" w:rsidRDefault="00F6611D" w:rsidP="007C74BE">
      <w:pPr>
        <w:pStyle w:val="ListParagraph"/>
        <w:numPr>
          <w:ilvl w:val="0"/>
          <w:numId w:val="5"/>
        </w:numPr>
        <w:spacing w:before="0" w:beforeAutospacing="0" w:after="0" w:afterAutospacing="0" w:line="240" w:lineRule="auto"/>
        <w:rPr>
          <w:sz w:val="20"/>
          <w:szCs w:val="20"/>
        </w:rPr>
      </w:pPr>
      <w:r w:rsidRPr="00803CE6">
        <w:rPr>
          <w:sz w:val="20"/>
          <w:szCs w:val="20"/>
        </w:rPr>
        <w:t>SAP Analyst from Client side in SAP OTC Roll out project.</w:t>
      </w:r>
    </w:p>
    <w:p w14:paraId="0D40193C" w14:textId="3648519B" w:rsidR="00F6611D" w:rsidRPr="00803CE6" w:rsidRDefault="00F6611D" w:rsidP="007C74BE">
      <w:pPr>
        <w:pStyle w:val="ListParagraph"/>
        <w:numPr>
          <w:ilvl w:val="0"/>
          <w:numId w:val="5"/>
        </w:numPr>
        <w:spacing w:before="0" w:beforeAutospacing="0" w:after="0" w:afterAutospacing="0" w:line="240" w:lineRule="auto"/>
        <w:rPr>
          <w:sz w:val="20"/>
          <w:szCs w:val="20"/>
        </w:rPr>
      </w:pPr>
      <w:r w:rsidRPr="00803CE6">
        <w:rPr>
          <w:sz w:val="20"/>
          <w:szCs w:val="20"/>
        </w:rPr>
        <w:t>Review the configuration, developments, interfaces developments and prepare FDD for the object</w:t>
      </w:r>
      <w:r w:rsidR="00DF5D54" w:rsidRPr="00803CE6">
        <w:rPr>
          <w:sz w:val="20"/>
          <w:szCs w:val="20"/>
        </w:rPr>
        <w:t xml:space="preserve">s </w:t>
      </w:r>
      <w:r w:rsidRPr="00803CE6">
        <w:rPr>
          <w:sz w:val="20"/>
          <w:szCs w:val="20"/>
        </w:rPr>
        <w:t>assigned.</w:t>
      </w:r>
    </w:p>
    <w:p w14:paraId="6F14DD93" w14:textId="667C1BC8" w:rsidR="00F6611D" w:rsidRPr="00803CE6" w:rsidRDefault="00F6611D" w:rsidP="007C74BE">
      <w:pPr>
        <w:pStyle w:val="ListParagraph"/>
        <w:numPr>
          <w:ilvl w:val="0"/>
          <w:numId w:val="5"/>
        </w:numPr>
        <w:spacing w:before="0" w:beforeAutospacing="0" w:after="0" w:afterAutospacing="0" w:line="240" w:lineRule="auto"/>
        <w:rPr>
          <w:sz w:val="20"/>
          <w:szCs w:val="20"/>
        </w:rPr>
      </w:pPr>
      <w:r w:rsidRPr="00803CE6">
        <w:rPr>
          <w:sz w:val="20"/>
          <w:szCs w:val="20"/>
        </w:rPr>
        <w:t>Prepare Test Scripts, Test the changes and communicate the observation with client team.</w:t>
      </w:r>
    </w:p>
    <w:p w14:paraId="751B56D9" w14:textId="77777777" w:rsidR="006B40B8" w:rsidRPr="00803CE6" w:rsidRDefault="006B40B8" w:rsidP="006B40B8">
      <w:pPr>
        <w:pStyle w:val="ListParagraph"/>
        <w:numPr>
          <w:ilvl w:val="0"/>
          <w:numId w:val="5"/>
        </w:numPr>
        <w:spacing w:before="0" w:beforeAutospacing="0" w:after="0" w:afterAutospacing="0" w:line="240" w:lineRule="auto"/>
        <w:rPr>
          <w:sz w:val="20"/>
          <w:szCs w:val="20"/>
        </w:rPr>
      </w:pPr>
      <w:r w:rsidRPr="00803CE6">
        <w:rPr>
          <w:sz w:val="20"/>
          <w:szCs w:val="20"/>
        </w:rPr>
        <w:t>Worked on a critical object of Instant Credit</w:t>
      </w:r>
      <w:r>
        <w:rPr>
          <w:sz w:val="20"/>
          <w:szCs w:val="20"/>
        </w:rPr>
        <w:t xml:space="preserve"> and Material substitution at Delivery. I have developed </w:t>
      </w:r>
      <w:proofErr w:type="gramStart"/>
      <w:r>
        <w:rPr>
          <w:sz w:val="20"/>
          <w:szCs w:val="20"/>
        </w:rPr>
        <w:t>these solution</w:t>
      </w:r>
      <w:proofErr w:type="gramEnd"/>
      <w:r>
        <w:rPr>
          <w:sz w:val="20"/>
          <w:szCs w:val="20"/>
        </w:rPr>
        <w:t xml:space="preserve"> from scratch and</w:t>
      </w:r>
      <w:r w:rsidRPr="00803CE6">
        <w:rPr>
          <w:sz w:val="20"/>
          <w:szCs w:val="20"/>
        </w:rPr>
        <w:t xml:space="preserve"> worked on multiple enhancements to achieve</w:t>
      </w:r>
      <w:r>
        <w:rPr>
          <w:sz w:val="20"/>
          <w:szCs w:val="20"/>
        </w:rPr>
        <w:t xml:space="preserve"> </w:t>
      </w:r>
      <w:r w:rsidRPr="00803CE6">
        <w:rPr>
          <w:sz w:val="20"/>
          <w:szCs w:val="20"/>
        </w:rPr>
        <w:t>customer’s requirements.</w:t>
      </w:r>
    </w:p>
    <w:p w14:paraId="34DFBF10" w14:textId="77777777" w:rsidR="006B40B8" w:rsidRPr="00803CE6" w:rsidRDefault="006B40B8" w:rsidP="006B40B8">
      <w:pPr>
        <w:pStyle w:val="ListParagraph"/>
        <w:numPr>
          <w:ilvl w:val="0"/>
          <w:numId w:val="5"/>
        </w:numPr>
        <w:spacing w:before="0" w:beforeAutospacing="0" w:after="0" w:afterAutospacing="0" w:line="240" w:lineRule="auto"/>
        <w:rPr>
          <w:sz w:val="20"/>
          <w:szCs w:val="20"/>
        </w:rPr>
      </w:pPr>
      <w:r w:rsidRPr="00803CE6">
        <w:rPr>
          <w:sz w:val="20"/>
          <w:szCs w:val="20"/>
        </w:rPr>
        <w:t>Worked on New Output Requirements.</w:t>
      </w:r>
    </w:p>
    <w:p w14:paraId="06B1A8F3" w14:textId="77777777" w:rsidR="006B40B8" w:rsidRPr="00803CE6" w:rsidRDefault="006B40B8" w:rsidP="006B40B8">
      <w:pPr>
        <w:pStyle w:val="ListParagraph"/>
        <w:numPr>
          <w:ilvl w:val="0"/>
          <w:numId w:val="5"/>
        </w:numPr>
        <w:spacing w:before="0" w:beforeAutospacing="0" w:after="0" w:afterAutospacing="0" w:line="240" w:lineRule="auto"/>
        <w:rPr>
          <w:sz w:val="20"/>
          <w:szCs w:val="20"/>
        </w:rPr>
      </w:pPr>
      <w:r w:rsidRPr="00803CE6">
        <w:rPr>
          <w:sz w:val="20"/>
          <w:szCs w:val="20"/>
        </w:rPr>
        <w:t xml:space="preserve">Worked on New Order entry interface from </w:t>
      </w:r>
      <w:proofErr w:type="gramStart"/>
      <w:r w:rsidRPr="00803CE6">
        <w:rPr>
          <w:sz w:val="20"/>
          <w:szCs w:val="20"/>
        </w:rPr>
        <w:t>Non SAP</w:t>
      </w:r>
      <w:proofErr w:type="gramEnd"/>
      <w:r w:rsidRPr="00803CE6">
        <w:rPr>
          <w:sz w:val="20"/>
          <w:szCs w:val="20"/>
        </w:rPr>
        <w:t xml:space="preserve"> to SAP.</w:t>
      </w:r>
    </w:p>
    <w:p w14:paraId="68AB2779" w14:textId="77777777" w:rsidR="006B40B8" w:rsidRPr="00803CE6" w:rsidRDefault="006B40B8" w:rsidP="006B40B8">
      <w:pPr>
        <w:pStyle w:val="ListParagraph"/>
        <w:numPr>
          <w:ilvl w:val="0"/>
          <w:numId w:val="5"/>
        </w:numPr>
        <w:spacing w:before="0" w:beforeAutospacing="0" w:after="0" w:afterAutospacing="0" w:line="240" w:lineRule="auto"/>
        <w:rPr>
          <w:sz w:val="20"/>
          <w:szCs w:val="20"/>
        </w:rPr>
      </w:pPr>
      <w:r w:rsidRPr="00803CE6">
        <w:rPr>
          <w:sz w:val="20"/>
          <w:szCs w:val="20"/>
        </w:rPr>
        <w:t>Configured new requirement for Vistex Rebate functionality.</w:t>
      </w:r>
    </w:p>
    <w:p w14:paraId="09164BD0" w14:textId="77777777" w:rsidR="006B40B8" w:rsidRDefault="006B40B8" w:rsidP="006B40B8">
      <w:pPr>
        <w:pStyle w:val="ListParagraph"/>
        <w:numPr>
          <w:ilvl w:val="0"/>
          <w:numId w:val="5"/>
        </w:numPr>
        <w:spacing w:before="0" w:beforeAutospacing="0" w:after="0" w:afterAutospacing="0" w:line="240" w:lineRule="auto"/>
        <w:rPr>
          <w:sz w:val="20"/>
          <w:szCs w:val="20"/>
        </w:rPr>
      </w:pPr>
      <w:r w:rsidRPr="00803CE6">
        <w:rPr>
          <w:sz w:val="20"/>
          <w:szCs w:val="20"/>
        </w:rPr>
        <w:t xml:space="preserve">Worked on Daily Route interface with </w:t>
      </w:r>
      <w:proofErr w:type="gramStart"/>
      <w:r w:rsidRPr="00803CE6">
        <w:rPr>
          <w:sz w:val="20"/>
          <w:szCs w:val="20"/>
        </w:rPr>
        <w:t>Non SAP ERP</w:t>
      </w:r>
      <w:proofErr w:type="gramEnd"/>
      <w:r w:rsidRPr="00803CE6">
        <w:rPr>
          <w:sz w:val="20"/>
          <w:szCs w:val="20"/>
        </w:rPr>
        <w:t>.</w:t>
      </w:r>
    </w:p>
    <w:p w14:paraId="376731E5" w14:textId="7B7E2E3E" w:rsidR="006B40B8" w:rsidRDefault="006B40B8" w:rsidP="006B40B8">
      <w:pPr>
        <w:pStyle w:val="ListParagraph"/>
        <w:numPr>
          <w:ilvl w:val="0"/>
          <w:numId w:val="5"/>
        </w:numPr>
        <w:spacing w:before="0" w:beforeAutospacing="0" w:after="0" w:afterAutospacing="0" w:line="240" w:lineRule="auto"/>
        <w:rPr>
          <w:sz w:val="20"/>
          <w:szCs w:val="20"/>
        </w:rPr>
      </w:pPr>
      <w:r>
        <w:rPr>
          <w:sz w:val="20"/>
          <w:szCs w:val="20"/>
        </w:rPr>
        <w:t xml:space="preserve">Worked on </w:t>
      </w:r>
      <w:r w:rsidR="0083196E">
        <w:rPr>
          <w:sz w:val="20"/>
          <w:szCs w:val="20"/>
        </w:rPr>
        <w:t xml:space="preserve">EDI850, EDI856, </w:t>
      </w:r>
      <w:r>
        <w:rPr>
          <w:sz w:val="20"/>
          <w:szCs w:val="20"/>
        </w:rPr>
        <w:t>EDI810, EDI832, EDI878/879.</w:t>
      </w:r>
    </w:p>
    <w:p w14:paraId="0CF1F509" w14:textId="77777777" w:rsidR="006B40B8" w:rsidRPr="00803CE6" w:rsidRDefault="006B40B8" w:rsidP="006B40B8">
      <w:pPr>
        <w:pStyle w:val="ListParagraph"/>
        <w:numPr>
          <w:ilvl w:val="0"/>
          <w:numId w:val="5"/>
        </w:numPr>
        <w:spacing w:before="0" w:beforeAutospacing="0" w:after="0" w:afterAutospacing="0" w:line="240" w:lineRule="auto"/>
        <w:rPr>
          <w:sz w:val="20"/>
          <w:szCs w:val="20"/>
        </w:rPr>
      </w:pPr>
      <w:r>
        <w:rPr>
          <w:sz w:val="20"/>
          <w:szCs w:val="20"/>
        </w:rPr>
        <w:t>Price Book Update and interface to third party.</w:t>
      </w:r>
    </w:p>
    <w:p w14:paraId="209E15C0" w14:textId="77777777" w:rsidR="00AD5B75" w:rsidRDefault="00AD5B75" w:rsidP="0094728B">
      <w:pPr>
        <w:spacing w:before="0" w:beforeAutospacing="0" w:after="0" w:afterAutospacing="0" w:line="240" w:lineRule="auto"/>
        <w:jc w:val="left"/>
        <w:rPr>
          <w:b/>
          <w:bCs/>
          <w:sz w:val="20"/>
          <w:szCs w:val="20"/>
        </w:rPr>
      </w:pPr>
    </w:p>
    <w:p w14:paraId="0640EB5A" w14:textId="77777777" w:rsidR="00605093" w:rsidRDefault="00605093" w:rsidP="0094728B">
      <w:pPr>
        <w:spacing w:before="0" w:beforeAutospacing="0" w:after="0" w:afterAutospacing="0" w:line="240" w:lineRule="auto"/>
        <w:jc w:val="left"/>
        <w:rPr>
          <w:b/>
          <w:bCs/>
          <w:sz w:val="20"/>
          <w:szCs w:val="20"/>
        </w:rPr>
      </w:pPr>
    </w:p>
    <w:p w14:paraId="1BDA7424" w14:textId="22F0AD9B" w:rsidR="00C858DA" w:rsidRDefault="00C858DA" w:rsidP="0094728B">
      <w:pPr>
        <w:spacing w:before="0" w:beforeAutospacing="0" w:after="0" w:afterAutospacing="0" w:line="240" w:lineRule="auto"/>
        <w:jc w:val="left"/>
        <w:rPr>
          <w:b/>
          <w:bCs/>
          <w:sz w:val="20"/>
          <w:szCs w:val="20"/>
        </w:rPr>
      </w:pPr>
      <w:r w:rsidRPr="00803CE6">
        <w:rPr>
          <w:b/>
          <w:bCs/>
          <w:sz w:val="20"/>
          <w:szCs w:val="20"/>
        </w:rPr>
        <w:t>Client</w:t>
      </w:r>
    </w:p>
    <w:p w14:paraId="6886C6C3" w14:textId="315634AC" w:rsidR="00123BBF" w:rsidRPr="00803CE6" w:rsidRDefault="00123BBF" w:rsidP="00123BBF">
      <w:pPr>
        <w:spacing w:before="0" w:beforeAutospacing="0" w:after="0" w:afterAutospacing="0" w:line="240" w:lineRule="auto"/>
        <w:rPr>
          <w:b/>
          <w:bCs/>
          <w:sz w:val="20"/>
          <w:szCs w:val="20"/>
        </w:rPr>
      </w:pPr>
      <w:r>
        <w:rPr>
          <w:b/>
          <w:bCs/>
          <w:sz w:val="20"/>
          <w:szCs w:val="20"/>
        </w:rPr>
        <w:t>Role: SAP OTC/Vistex Consultant</w:t>
      </w:r>
      <w:r w:rsidR="004B7A52">
        <w:rPr>
          <w:b/>
          <w:bCs/>
          <w:sz w:val="20"/>
          <w:szCs w:val="20"/>
        </w:rPr>
        <w:t>- SAP S4 HANA</w:t>
      </w:r>
    </w:p>
    <w:p w14:paraId="54029DF3" w14:textId="326647E7" w:rsidR="008C0F76" w:rsidRPr="00803CE6" w:rsidRDefault="008C0F76" w:rsidP="0094728B">
      <w:pPr>
        <w:spacing w:before="0" w:beforeAutospacing="0" w:after="0" w:afterAutospacing="0" w:line="240" w:lineRule="auto"/>
        <w:rPr>
          <w:b/>
          <w:bCs/>
          <w:sz w:val="20"/>
          <w:szCs w:val="20"/>
        </w:rPr>
      </w:pPr>
      <w:r w:rsidRPr="00803CE6">
        <w:rPr>
          <w:b/>
          <w:bCs/>
          <w:sz w:val="20"/>
          <w:szCs w:val="20"/>
        </w:rPr>
        <w:t>Hanes Brands Inc, NC</w:t>
      </w:r>
      <w:r w:rsidR="0017579C" w:rsidRPr="00803CE6">
        <w:rPr>
          <w:b/>
          <w:bCs/>
          <w:sz w:val="20"/>
          <w:szCs w:val="20"/>
        </w:rPr>
        <w:tab/>
      </w:r>
      <w:r w:rsidR="0017579C" w:rsidRPr="00803CE6">
        <w:rPr>
          <w:b/>
          <w:bCs/>
          <w:sz w:val="20"/>
          <w:szCs w:val="20"/>
        </w:rPr>
        <w:tab/>
      </w:r>
      <w:r w:rsidR="0017579C" w:rsidRPr="00803CE6">
        <w:rPr>
          <w:b/>
          <w:bCs/>
          <w:sz w:val="20"/>
          <w:szCs w:val="20"/>
        </w:rPr>
        <w:tab/>
      </w:r>
      <w:r w:rsidR="0017579C" w:rsidRPr="00803CE6">
        <w:rPr>
          <w:b/>
          <w:bCs/>
          <w:sz w:val="20"/>
          <w:szCs w:val="20"/>
        </w:rPr>
        <w:tab/>
      </w:r>
      <w:r w:rsidR="0017579C" w:rsidRPr="00803CE6">
        <w:rPr>
          <w:b/>
          <w:bCs/>
          <w:sz w:val="20"/>
          <w:szCs w:val="20"/>
        </w:rPr>
        <w:tab/>
      </w:r>
      <w:r w:rsidR="0017579C" w:rsidRPr="00803CE6">
        <w:rPr>
          <w:b/>
          <w:bCs/>
          <w:sz w:val="20"/>
          <w:szCs w:val="20"/>
        </w:rPr>
        <w:tab/>
      </w:r>
      <w:r w:rsidR="0017579C" w:rsidRPr="00803CE6">
        <w:rPr>
          <w:b/>
          <w:bCs/>
          <w:sz w:val="20"/>
          <w:szCs w:val="20"/>
        </w:rPr>
        <w:tab/>
      </w:r>
      <w:r w:rsidR="0017579C" w:rsidRPr="00803CE6">
        <w:rPr>
          <w:b/>
          <w:bCs/>
          <w:sz w:val="20"/>
          <w:szCs w:val="20"/>
        </w:rPr>
        <w:tab/>
      </w:r>
      <w:r w:rsidR="0017579C" w:rsidRPr="00803CE6">
        <w:rPr>
          <w:b/>
          <w:bCs/>
          <w:sz w:val="20"/>
          <w:szCs w:val="20"/>
        </w:rPr>
        <w:tab/>
      </w:r>
      <w:r w:rsidR="00247DE7" w:rsidRPr="00803CE6">
        <w:rPr>
          <w:b/>
          <w:bCs/>
          <w:sz w:val="20"/>
          <w:szCs w:val="20"/>
        </w:rPr>
        <w:tab/>
        <w:t xml:space="preserve"> May</w:t>
      </w:r>
      <w:r w:rsidR="00095788" w:rsidRPr="00803CE6">
        <w:rPr>
          <w:b/>
          <w:bCs/>
          <w:sz w:val="20"/>
          <w:szCs w:val="20"/>
        </w:rPr>
        <w:t xml:space="preserve"> 2023 </w:t>
      </w:r>
      <w:r w:rsidR="0017579C" w:rsidRPr="00803CE6">
        <w:rPr>
          <w:b/>
          <w:bCs/>
          <w:sz w:val="20"/>
          <w:szCs w:val="20"/>
        </w:rPr>
        <w:t xml:space="preserve">- </w:t>
      </w:r>
      <w:r w:rsidR="00F6611D" w:rsidRPr="00803CE6">
        <w:rPr>
          <w:b/>
          <w:bCs/>
          <w:sz w:val="20"/>
          <w:szCs w:val="20"/>
        </w:rPr>
        <w:t>Aug</w:t>
      </w:r>
      <w:r w:rsidR="0017579C" w:rsidRPr="00803CE6">
        <w:rPr>
          <w:b/>
          <w:bCs/>
          <w:sz w:val="20"/>
          <w:szCs w:val="20"/>
        </w:rPr>
        <w:t>ust</w:t>
      </w:r>
      <w:r w:rsidR="00F6611D" w:rsidRPr="00803CE6">
        <w:rPr>
          <w:b/>
          <w:bCs/>
          <w:sz w:val="20"/>
          <w:szCs w:val="20"/>
        </w:rPr>
        <w:t xml:space="preserve"> 2023</w:t>
      </w:r>
    </w:p>
    <w:p w14:paraId="278810B0" w14:textId="5F1B4879" w:rsidR="008C0F76" w:rsidRPr="00803CE6" w:rsidRDefault="008C0F76" w:rsidP="007C74BE">
      <w:pPr>
        <w:pStyle w:val="ListParagraph"/>
        <w:numPr>
          <w:ilvl w:val="0"/>
          <w:numId w:val="6"/>
        </w:numPr>
        <w:spacing w:before="0" w:beforeAutospacing="0" w:after="0" w:afterAutospacing="0" w:line="240" w:lineRule="auto"/>
        <w:rPr>
          <w:sz w:val="20"/>
          <w:szCs w:val="20"/>
        </w:rPr>
      </w:pPr>
      <w:r w:rsidRPr="00803CE6">
        <w:rPr>
          <w:sz w:val="20"/>
          <w:szCs w:val="20"/>
        </w:rPr>
        <w:t>Work</w:t>
      </w:r>
      <w:r w:rsidR="00F91277">
        <w:rPr>
          <w:sz w:val="20"/>
          <w:szCs w:val="20"/>
        </w:rPr>
        <w:t>ed</w:t>
      </w:r>
      <w:r w:rsidRPr="00803CE6">
        <w:rPr>
          <w:sz w:val="20"/>
          <w:szCs w:val="20"/>
        </w:rPr>
        <w:t xml:space="preserve"> as </w:t>
      </w:r>
      <w:r w:rsidR="00B15FCC" w:rsidRPr="00803CE6">
        <w:rPr>
          <w:sz w:val="20"/>
          <w:szCs w:val="20"/>
        </w:rPr>
        <w:t>an</w:t>
      </w:r>
      <w:r w:rsidRPr="00803CE6">
        <w:rPr>
          <w:sz w:val="20"/>
          <w:szCs w:val="20"/>
        </w:rPr>
        <w:t xml:space="preserve"> SAP Vistex consultant implementing Vistex </w:t>
      </w:r>
      <w:r w:rsidR="0077764C">
        <w:rPr>
          <w:sz w:val="20"/>
          <w:szCs w:val="20"/>
        </w:rPr>
        <w:t>Simple</w:t>
      </w:r>
      <w:r w:rsidRPr="00803CE6">
        <w:rPr>
          <w:sz w:val="20"/>
          <w:szCs w:val="20"/>
        </w:rPr>
        <w:t xml:space="preserve"> Rebates</w:t>
      </w:r>
      <w:r w:rsidR="00DA415C">
        <w:rPr>
          <w:sz w:val="20"/>
          <w:szCs w:val="20"/>
        </w:rPr>
        <w:t xml:space="preserve">, Billback and Chargeback </w:t>
      </w:r>
      <w:r w:rsidRPr="00803CE6">
        <w:rPr>
          <w:sz w:val="20"/>
          <w:szCs w:val="20"/>
        </w:rPr>
        <w:t>functionalit</w:t>
      </w:r>
      <w:r w:rsidR="00DA415C">
        <w:rPr>
          <w:sz w:val="20"/>
          <w:szCs w:val="20"/>
        </w:rPr>
        <w:t>ies.</w:t>
      </w:r>
    </w:p>
    <w:p w14:paraId="1FC4716C" w14:textId="1810765E" w:rsidR="008C0F76" w:rsidRPr="00803CE6" w:rsidRDefault="008C0F76" w:rsidP="007C74BE">
      <w:pPr>
        <w:pStyle w:val="ListParagraph"/>
        <w:numPr>
          <w:ilvl w:val="0"/>
          <w:numId w:val="6"/>
        </w:numPr>
        <w:spacing w:before="0" w:beforeAutospacing="0" w:after="0" w:afterAutospacing="0" w:line="240" w:lineRule="auto"/>
        <w:rPr>
          <w:sz w:val="20"/>
          <w:szCs w:val="20"/>
        </w:rPr>
      </w:pPr>
      <w:r w:rsidRPr="00803CE6">
        <w:rPr>
          <w:sz w:val="20"/>
          <w:szCs w:val="20"/>
        </w:rPr>
        <w:t>Responsible for Requirement gathering, designing the Rebates functionality, BPD creation.</w:t>
      </w:r>
    </w:p>
    <w:p w14:paraId="4A99B26A" w14:textId="22619E73" w:rsidR="008C0F76" w:rsidRPr="00803CE6" w:rsidRDefault="008C0F76" w:rsidP="007C74BE">
      <w:pPr>
        <w:pStyle w:val="ListParagraph"/>
        <w:numPr>
          <w:ilvl w:val="0"/>
          <w:numId w:val="6"/>
        </w:numPr>
        <w:spacing w:before="0" w:beforeAutospacing="0" w:after="0" w:afterAutospacing="0" w:line="240" w:lineRule="auto"/>
        <w:rPr>
          <w:sz w:val="20"/>
          <w:szCs w:val="20"/>
        </w:rPr>
      </w:pPr>
      <w:r w:rsidRPr="00803CE6">
        <w:rPr>
          <w:sz w:val="20"/>
          <w:szCs w:val="20"/>
        </w:rPr>
        <w:lastRenderedPageBreak/>
        <w:t xml:space="preserve">Configuration done for Agreement, Agreement Types, Deployment code, Calculation Bucket, Calculation Run Types, Price sheets, Component, </w:t>
      </w:r>
      <w:r w:rsidR="00764799" w:rsidRPr="00803CE6">
        <w:rPr>
          <w:sz w:val="20"/>
          <w:szCs w:val="20"/>
        </w:rPr>
        <w:t>Subcomponents, IP</w:t>
      </w:r>
      <w:r w:rsidRPr="00803CE6">
        <w:rPr>
          <w:sz w:val="20"/>
          <w:szCs w:val="20"/>
        </w:rPr>
        <w:t xml:space="preserve"> Matrix, </w:t>
      </w:r>
      <w:r w:rsidR="00764799" w:rsidRPr="00803CE6">
        <w:rPr>
          <w:sz w:val="20"/>
          <w:szCs w:val="20"/>
        </w:rPr>
        <w:t>Accruals</w:t>
      </w:r>
      <w:r w:rsidRPr="00803CE6">
        <w:rPr>
          <w:sz w:val="20"/>
          <w:szCs w:val="20"/>
        </w:rPr>
        <w:t xml:space="preserve"> and Settlement profiles, Tracking and Formulas, </w:t>
      </w:r>
    </w:p>
    <w:p w14:paraId="35731E8E" w14:textId="7E107F81" w:rsidR="008C0F76" w:rsidRPr="00803CE6" w:rsidRDefault="008C0F76" w:rsidP="007C74BE">
      <w:pPr>
        <w:pStyle w:val="ListParagraph"/>
        <w:numPr>
          <w:ilvl w:val="0"/>
          <w:numId w:val="6"/>
        </w:numPr>
        <w:spacing w:before="0" w:beforeAutospacing="0" w:after="0" w:afterAutospacing="0" w:line="240" w:lineRule="auto"/>
        <w:rPr>
          <w:sz w:val="20"/>
          <w:szCs w:val="20"/>
        </w:rPr>
      </w:pPr>
      <w:r w:rsidRPr="00803CE6">
        <w:rPr>
          <w:sz w:val="20"/>
          <w:szCs w:val="20"/>
        </w:rPr>
        <w:t>Preparation of Test scripts and User Manuals.</w:t>
      </w:r>
    </w:p>
    <w:p w14:paraId="59F87DFC" w14:textId="4FAD63EC" w:rsidR="00764799" w:rsidRPr="00803CE6" w:rsidRDefault="00764799" w:rsidP="0094728B">
      <w:pPr>
        <w:spacing w:before="0" w:beforeAutospacing="0" w:after="0" w:afterAutospacing="0" w:line="240" w:lineRule="auto"/>
        <w:rPr>
          <w:sz w:val="20"/>
          <w:szCs w:val="20"/>
        </w:rPr>
      </w:pPr>
    </w:p>
    <w:p w14:paraId="18C42758" w14:textId="38261929" w:rsidR="00F6611D" w:rsidRPr="00803CE6" w:rsidRDefault="00F6611D" w:rsidP="0094728B">
      <w:pPr>
        <w:pStyle w:val="ListParagraph"/>
        <w:spacing w:before="0" w:beforeAutospacing="0" w:after="0" w:afterAutospacing="0" w:line="240" w:lineRule="auto"/>
        <w:ind w:left="2430" w:firstLine="0"/>
        <w:rPr>
          <w:sz w:val="20"/>
          <w:szCs w:val="20"/>
        </w:rPr>
      </w:pPr>
    </w:p>
    <w:p w14:paraId="3EDF073E" w14:textId="66318E77" w:rsidR="00F6611D" w:rsidRDefault="00F6611D" w:rsidP="0017579C">
      <w:pPr>
        <w:spacing w:before="0" w:beforeAutospacing="0" w:after="0" w:afterAutospacing="0" w:line="240" w:lineRule="auto"/>
        <w:jc w:val="left"/>
        <w:rPr>
          <w:b/>
          <w:bCs/>
          <w:sz w:val="20"/>
          <w:szCs w:val="20"/>
        </w:rPr>
      </w:pPr>
      <w:r w:rsidRPr="00803CE6">
        <w:rPr>
          <w:b/>
          <w:bCs/>
          <w:sz w:val="20"/>
          <w:szCs w:val="20"/>
        </w:rPr>
        <w:t>Client</w:t>
      </w:r>
    </w:p>
    <w:p w14:paraId="411C68D0" w14:textId="3AAD5855" w:rsidR="00B35870" w:rsidRPr="00803CE6" w:rsidRDefault="00B35870" w:rsidP="00B35870">
      <w:pPr>
        <w:spacing w:before="0" w:beforeAutospacing="0" w:after="0" w:afterAutospacing="0" w:line="240" w:lineRule="auto"/>
        <w:rPr>
          <w:b/>
          <w:bCs/>
          <w:sz w:val="20"/>
          <w:szCs w:val="20"/>
        </w:rPr>
      </w:pPr>
      <w:r>
        <w:rPr>
          <w:b/>
          <w:bCs/>
          <w:sz w:val="20"/>
          <w:szCs w:val="20"/>
        </w:rPr>
        <w:t>Role: SAP OTC/TM Consultant</w:t>
      </w:r>
      <w:r w:rsidR="004B7A52">
        <w:rPr>
          <w:b/>
          <w:bCs/>
          <w:sz w:val="20"/>
          <w:szCs w:val="20"/>
        </w:rPr>
        <w:t>- SAP S4 HANA</w:t>
      </w:r>
    </w:p>
    <w:p w14:paraId="4D08A28C" w14:textId="5AC6D4C6" w:rsidR="00FA1887" w:rsidRPr="00803CE6" w:rsidRDefault="00C858DA" w:rsidP="0017579C">
      <w:pPr>
        <w:spacing w:before="0" w:beforeAutospacing="0" w:after="0" w:afterAutospacing="0" w:line="240" w:lineRule="auto"/>
        <w:jc w:val="left"/>
        <w:rPr>
          <w:b/>
          <w:sz w:val="20"/>
          <w:szCs w:val="20"/>
        </w:rPr>
      </w:pPr>
      <w:r w:rsidRPr="00803CE6">
        <w:rPr>
          <w:b/>
          <w:bCs/>
          <w:sz w:val="20"/>
          <w:szCs w:val="20"/>
        </w:rPr>
        <w:t>Energy Sol</w:t>
      </w:r>
      <w:r w:rsidR="00FA1887" w:rsidRPr="00803CE6">
        <w:rPr>
          <w:b/>
          <w:bCs/>
          <w:sz w:val="20"/>
          <w:szCs w:val="20"/>
        </w:rPr>
        <w:t>u</w:t>
      </w:r>
      <w:r w:rsidRPr="00803CE6">
        <w:rPr>
          <w:b/>
          <w:bCs/>
          <w:sz w:val="20"/>
          <w:szCs w:val="20"/>
        </w:rPr>
        <w:t>tions</w:t>
      </w:r>
      <w:r w:rsidR="00F6611D" w:rsidRPr="00803CE6">
        <w:rPr>
          <w:b/>
          <w:bCs/>
          <w:sz w:val="20"/>
          <w:szCs w:val="20"/>
        </w:rPr>
        <w:t>, Knoxville, TN</w:t>
      </w:r>
      <w:r w:rsidR="008B29B2" w:rsidRPr="00803CE6">
        <w:rPr>
          <w:b/>
          <w:bCs/>
          <w:sz w:val="20"/>
          <w:szCs w:val="20"/>
        </w:rPr>
        <w:t xml:space="preserve"> </w:t>
      </w:r>
      <w:r w:rsidR="00743BC6" w:rsidRPr="00803CE6">
        <w:rPr>
          <w:b/>
          <w:bCs/>
          <w:sz w:val="20"/>
          <w:szCs w:val="20"/>
        </w:rPr>
        <w:tab/>
      </w:r>
      <w:r w:rsidR="00743BC6" w:rsidRPr="00803CE6">
        <w:rPr>
          <w:b/>
          <w:bCs/>
          <w:sz w:val="20"/>
          <w:szCs w:val="20"/>
        </w:rPr>
        <w:tab/>
      </w:r>
      <w:r w:rsidR="00743BC6" w:rsidRPr="00803CE6">
        <w:rPr>
          <w:b/>
          <w:bCs/>
          <w:sz w:val="20"/>
          <w:szCs w:val="20"/>
        </w:rPr>
        <w:tab/>
      </w:r>
      <w:r w:rsidR="00743BC6" w:rsidRPr="00803CE6">
        <w:rPr>
          <w:b/>
          <w:bCs/>
          <w:sz w:val="20"/>
          <w:szCs w:val="20"/>
        </w:rPr>
        <w:tab/>
      </w:r>
      <w:r w:rsidR="00743BC6" w:rsidRPr="00803CE6">
        <w:rPr>
          <w:b/>
          <w:bCs/>
          <w:sz w:val="20"/>
          <w:szCs w:val="20"/>
        </w:rPr>
        <w:tab/>
      </w:r>
      <w:r w:rsidR="00743BC6" w:rsidRPr="00803CE6">
        <w:rPr>
          <w:b/>
          <w:bCs/>
          <w:sz w:val="20"/>
          <w:szCs w:val="20"/>
        </w:rPr>
        <w:tab/>
      </w:r>
      <w:r w:rsidR="00743BC6" w:rsidRPr="00803CE6">
        <w:rPr>
          <w:b/>
          <w:bCs/>
          <w:sz w:val="20"/>
          <w:szCs w:val="20"/>
        </w:rPr>
        <w:tab/>
      </w:r>
      <w:r w:rsidR="00743BC6" w:rsidRPr="00803CE6">
        <w:rPr>
          <w:b/>
          <w:bCs/>
          <w:sz w:val="20"/>
          <w:szCs w:val="20"/>
        </w:rPr>
        <w:tab/>
        <w:t xml:space="preserve">           </w:t>
      </w:r>
      <w:r w:rsidR="008B29B2" w:rsidRPr="00803CE6">
        <w:rPr>
          <w:b/>
          <w:sz w:val="20"/>
          <w:szCs w:val="20"/>
        </w:rPr>
        <w:t xml:space="preserve">June 2022 </w:t>
      </w:r>
      <w:r w:rsidR="00743BC6" w:rsidRPr="00803CE6">
        <w:rPr>
          <w:b/>
          <w:sz w:val="20"/>
          <w:szCs w:val="20"/>
        </w:rPr>
        <w:t>-</w:t>
      </w:r>
      <w:r w:rsidR="008B29B2" w:rsidRPr="00803CE6">
        <w:rPr>
          <w:b/>
          <w:sz w:val="20"/>
          <w:szCs w:val="20"/>
        </w:rPr>
        <w:t xml:space="preserve"> </w:t>
      </w:r>
      <w:r w:rsidR="00274DD5">
        <w:rPr>
          <w:b/>
          <w:sz w:val="20"/>
          <w:szCs w:val="20"/>
        </w:rPr>
        <w:t>April</w:t>
      </w:r>
      <w:r w:rsidR="008B29B2" w:rsidRPr="00803CE6">
        <w:rPr>
          <w:b/>
          <w:sz w:val="20"/>
          <w:szCs w:val="20"/>
        </w:rPr>
        <w:t xml:space="preserve"> 2023</w:t>
      </w:r>
    </w:p>
    <w:p w14:paraId="0B49614B" w14:textId="1192F04A" w:rsidR="00580C22" w:rsidRPr="00803CE6" w:rsidRDefault="00580C22" w:rsidP="007C74BE">
      <w:pPr>
        <w:pStyle w:val="ListParagraph"/>
        <w:numPr>
          <w:ilvl w:val="0"/>
          <w:numId w:val="8"/>
        </w:numPr>
        <w:spacing w:before="0" w:beforeAutospacing="0" w:after="0" w:afterAutospacing="0" w:line="240" w:lineRule="auto"/>
        <w:rPr>
          <w:sz w:val="20"/>
          <w:szCs w:val="20"/>
        </w:rPr>
      </w:pPr>
      <w:r w:rsidRPr="00803CE6">
        <w:rPr>
          <w:sz w:val="20"/>
          <w:szCs w:val="20"/>
        </w:rPr>
        <w:t>SAP Analyst from Client side in SAP S</w:t>
      </w:r>
      <w:r w:rsidR="004204E2" w:rsidRPr="00803CE6">
        <w:rPr>
          <w:sz w:val="20"/>
          <w:szCs w:val="20"/>
        </w:rPr>
        <w:t>/</w:t>
      </w:r>
      <w:r w:rsidRPr="00803CE6">
        <w:rPr>
          <w:sz w:val="20"/>
          <w:szCs w:val="20"/>
        </w:rPr>
        <w:t xml:space="preserve">4HANA </w:t>
      </w:r>
      <w:r w:rsidR="00016F6B" w:rsidRPr="00803CE6">
        <w:rPr>
          <w:sz w:val="20"/>
          <w:szCs w:val="20"/>
        </w:rPr>
        <w:t xml:space="preserve">(SAP S/4HANA 1909) </w:t>
      </w:r>
      <w:r w:rsidRPr="00803CE6">
        <w:rPr>
          <w:sz w:val="20"/>
          <w:szCs w:val="20"/>
        </w:rPr>
        <w:t>greenfield implementation.</w:t>
      </w:r>
    </w:p>
    <w:p w14:paraId="19263F8F" w14:textId="77777777" w:rsidR="00580C22" w:rsidRPr="00803CE6" w:rsidRDefault="00580C22" w:rsidP="007C74BE">
      <w:pPr>
        <w:pStyle w:val="ListParagraph"/>
        <w:numPr>
          <w:ilvl w:val="0"/>
          <w:numId w:val="8"/>
        </w:numPr>
        <w:spacing w:before="0" w:beforeAutospacing="0" w:after="0" w:afterAutospacing="0" w:line="240" w:lineRule="auto"/>
        <w:rPr>
          <w:sz w:val="20"/>
          <w:szCs w:val="20"/>
        </w:rPr>
      </w:pPr>
      <w:r w:rsidRPr="00803CE6">
        <w:rPr>
          <w:sz w:val="20"/>
          <w:szCs w:val="20"/>
        </w:rPr>
        <w:t xml:space="preserve">Review the configuration, developments, interfaces developed by the integrator. </w:t>
      </w:r>
    </w:p>
    <w:p w14:paraId="6B610519" w14:textId="77777777" w:rsidR="00580C22" w:rsidRPr="00803CE6" w:rsidRDefault="00580C22" w:rsidP="007C74BE">
      <w:pPr>
        <w:pStyle w:val="ListParagraph"/>
        <w:numPr>
          <w:ilvl w:val="0"/>
          <w:numId w:val="8"/>
        </w:numPr>
        <w:spacing w:before="0" w:beforeAutospacing="0" w:after="0" w:afterAutospacing="0" w:line="240" w:lineRule="auto"/>
        <w:rPr>
          <w:sz w:val="20"/>
          <w:szCs w:val="20"/>
        </w:rPr>
      </w:pPr>
      <w:r w:rsidRPr="00803CE6">
        <w:rPr>
          <w:sz w:val="20"/>
          <w:szCs w:val="20"/>
        </w:rPr>
        <w:t>Test the changes done by the implementing team and communicate the observation with client team and integrator team.</w:t>
      </w:r>
    </w:p>
    <w:p w14:paraId="040D7A1C" w14:textId="77777777" w:rsidR="00580C22" w:rsidRPr="00803CE6" w:rsidRDefault="00580C22" w:rsidP="007C74BE">
      <w:pPr>
        <w:pStyle w:val="ListParagraph"/>
        <w:numPr>
          <w:ilvl w:val="0"/>
          <w:numId w:val="8"/>
        </w:numPr>
        <w:spacing w:before="0" w:beforeAutospacing="0" w:after="0" w:afterAutospacing="0" w:line="240" w:lineRule="auto"/>
        <w:rPr>
          <w:sz w:val="20"/>
          <w:szCs w:val="20"/>
        </w:rPr>
      </w:pPr>
      <w:r w:rsidRPr="00803CE6">
        <w:rPr>
          <w:sz w:val="20"/>
          <w:szCs w:val="20"/>
        </w:rPr>
        <w:t>Review the test Tests scripts, Test executions, CDD, and FDS documents created by implementing team. Suggest the changes/improvements required.</w:t>
      </w:r>
    </w:p>
    <w:p w14:paraId="1412388D" w14:textId="79454C56" w:rsidR="00580C22" w:rsidRPr="00803CE6" w:rsidRDefault="00580C22" w:rsidP="007C74BE">
      <w:pPr>
        <w:pStyle w:val="ListParagraph"/>
        <w:numPr>
          <w:ilvl w:val="0"/>
          <w:numId w:val="8"/>
        </w:numPr>
        <w:spacing w:before="0" w:beforeAutospacing="0" w:after="0" w:afterAutospacing="0" w:line="240" w:lineRule="auto"/>
        <w:rPr>
          <w:sz w:val="20"/>
          <w:szCs w:val="20"/>
        </w:rPr>
      </w:pPr>
      <w:r w:rsidRPr="00803CE6">
        <w:rPr>
          <w:sz w:val="20"/>
          <w:szCs w:val="20"/>
        </w:rPr>
        <w:t xml:space="preserve">Coordinate between Business Leads and </w:t>
      </w:r>
      <w:r w:rsidR="00C50F12" w:rsidRPr="00803CE6">
        <w:rPr>
          <w:sz w:val="20"/>
          <w:szCs w:val="20"/>
        </w:rPr>
        <w:t>implementation</w:t>
      </w:r>
      <w:r w:rsidRPr="00803CE6">
        <w:rPr>
          <w:sz w:val="20"/>
          <w:szCs w:val="20"/>
        </w:rPr>
        <w:t xml:space="preserve"> Team to ensure that the requirements are understood and agreed to initiate the change requests.</w:t>
      </w:r>
    </w:p>
    <w:p w14:paraId="1A102B6D" w14:textId="77777777" w:rsidR="00580C22" w:rsidRPr="00803CE6" w:rsidRDefault="00580C22" w:rsidP="007C74BE">
      <w:pPr>
        <w:pStyle w:val="ListParagraph"/>
        <w:numPr>
          <w:ilvl w:val="0"/>
          <w:numId w:val="8"/>
        </w:numPr>
        <w:spacing w:before="0" w:beforeAutospacing="0" w:after="0" w:afterAutospacing="0" w:line="240" w:lineRule="auto"/>
        <w:rPr>
          <w:sz w:val="20"/>
          <w:szCs w:val="20"/>
        </w:rPr>
      </w:pPr>
      <w:r w:rsidRPr="00803CE6">
        <w:rPr>
          <w:sz w:val="20"/>
          <w:szCs w:val="20"/>
        </w:rPr>
        <w:t>If any changes are required in the current system for the improvement of the business flow, they are managed through creating defects, Change Requests.</w:t>
      </w:r>
    </w:p>
    <w:p w14:paraId="795EC2E5" w14:textId="77777777" w:rsidR="00580C22" w:rsidRPr="00803CE6" w:rsidRDefault="00580C22" w:rsidP="007C74BE">
      <w:pPr>
        <w:pStyle w:val="ListParagraph"/>
        <w:numPr>
          <w:ilvl w:val="0"/>
          <w:numId w:val="8"/>
        </w:numPr>
        <w:spacing w:before="0" w:beforeAutospacing="0" w:after="0" w:afterAutospacing="0" w:line="240" w:lineRule="auto"/>
        <w:rPr>
          <w:sz w:val="20"/>
          <w:szCs w:val="20"/>
        </w:rPr>
      </w:pPr>
      <w:r w:rsidRPr="00803CE6">
        <w:rPr>
          <w:sz w:val="20"/>
          <w:szCs w:val="20"/>
        </w:rPr>
        <w:t>Identification of the Key people who can make the required changes and track the progress of these changes till they are deployed successfully.</w:t>
      </w:r>
    </w:p>
    <w:p w14:paraId="4367C447" w14:textId="77777777" w:rsidR="00580C22" w:rsidRPr="00803CE6" w:rsidRDefault="00580C22" w:rsidP="007C74BE">
      <w:pPr>
        <w:pStyle w:val="ListParagraph"/>
        <w:numPr>
          <w:ilvl w:val="0"/>
          <w:numId w:val="8"/>
        </w:numPr>
        <w:spacing w:before="0" w:beforeAutospacing="0" w:after="0" w:afterAutospacing="0" w:line="240" w:lineRule="auto"/>
        <w:rPr>
          <w:sz w:val="20"/>
          <w:szCs w:val="20"/>
        </w:rPr>
      </w:pPr>
      <w:r w:rsidRPr="00803CE6">
        <w:rPr>
          <w:sz w:val="20"/>
          <w:szCs w:val="20"/>
        </w:rPr>
        <w:t>Ensure that the QA Processes are followed at all levels of development to ensure zero defect deployment.</w:t>
      </w:r>
    </w:p>
    <w:p w14:paraId="7EE19FA5" w14:textId="36382BFC" w:rsidR="00580C22" w:rsidRPr="00803CE6" w:rsidRDefault="00580C22" w:rsidP="007C74BE">
      <w:pPr>
        <w:pStyle w:val="ListParagraph"/>
        <w:numPr>
          <w:ilvl w:val="0"/>
          <w:numId w:val="8"/>
        </w:numPr>
        <w:spacing w:before="0" w:beforeAutospacing="0" w:after="0" w:afterAutospacing="0" w:line="240" w:lineRule="auto"/>
        <w:rPr>
          <w:sz w:val="20"/>
          <w:szCs w:val="20"/>
        </w:rPr>
      </w:pPr>
      <w:r w:rsidRPr="00803CE6">
        <w:rPr>
          <w:sz w:val="20"/>
          <w:szCs w:val="20"/>
        </w:rPr>
        <w:t xml:space="preserve">Helped </w:t>
      </w:r>
      <w:r w:rsidR="00C50F12" w:rsidRPr="00803CE6">
        <w:rPr>
          <w:sz w:val="20"/>
          <w:szCs w:val="20"/>
        </w:rPr>
        <w:t>clients</w:t>
      </w:r>
      <w:r w:rsidRPr="00803CE6">
        <w:rPr>
          <w:sz w:val="20"/>
          <w:szCs w:val="20"/>
        </w:rPr>
        <w:t xml:space="preserve"> to improve the SAP SD contract processing, Billing outputs, Contract workflows, Pricing changes.</w:t>
      </w:r>
    </w:p>
    <w:p w14:paraId="30B68490" w14:textId="22E77FBB" w:rsidR="00580C22" w:rsidRPr="00803CE6" w:rsidRDefault="00580C22" w:rsidP="007C74BE">
      <w:pPr>
        <w:pStyle w:val="ListParagraph"/>
        <w:numPr>
          <w:ilvl w:val="0"/>
          <w:numId w:val="8"/>
        </w:numPr>
        <w:spacing w:before="0" w:beforeAutospacing="0" w:after="0" w:afterAutospacing="0" w:line="240" w:lineRule="auto"/>
        <w:rPr>
          <w:sz w:val="20"/>
          <w:szCs w:val="20"/>
        </w:rPr>
      </w:pPr>
      <w:r w:rsidRPr="00803CE6">
        <w:rPr>
          <w:sz w:val="20"/>
          <w:szCs w:val="20"/>
        </w:rPr>
        <w:t>Configured and presented new scenarios like Product Proposal</w:t>
      </w:r>
      <w:proofErr w:type="gramStart"/>
      <w:r w:rsidRPr="00803CE6">
        <w:rPr>
          <w:sz w:val="20"/>
          <w:szCs w:val="20"/>
        </w:rPr>
        <w:t>, ,</w:t>
      </w:r>
      <w:proofErr w:type="gramEnd"/>
      <w:r w:rsidRPr="00803CE6">
        <w:rPr>
          <w:sz w:val="20"/>
          <w:szCs w:val="20"/>
        </w:rPr>
        <w:t xml:space="preserve"> Scales Pricing, use of Header condition in value contract, Bill of Material to minimize the gaps in SAP Order and contract processing.</w:t>
      </w:r>
    </w:p>
    <w:p w14:paraId="261BF31D" w14:textId="6CEEB23C" w:rsidR="004602AA" w:rsidRPr="00803CE6" w:rsidRDefault="004602AA" w:rsidP="007C74BE">
      <w:pPr>
        <w:pStyle w:val="ListParagraph"/>
        <w:numPr>
          <w:ilvl w:val="0"/>
          <w:numId w:val="8"/>
        </w:numPr>
        <w:spacing w:before="0" w:beforeAutospacing="0" w:after="0" w:afterAutospacing="0" w:line="240" w:lineRule="auto"/>
        <w:rPr>
          <w:sz w:val="20"/>
          <w:szCs w:val="20"/>
        </w:rPr>
      </w:pPr>
      <w:r w:rsidRPr="00803CE6">
        <w:rPr>
          <w:sz w:val="20"/>
          <w:szCs w:val="20"/>
        </w:rPr>
        <w:t xml:space="preserve">Developed Variant configuration scenario to meet Business requirement for having multiple pricing for different UoM </w:t>
      </w:r>
      <w:r w:rsidR="00BF6B2F" w:rsidRPr="00803CE6">
        <w:rPr>
          <w:sz w:val="20"/>
          <w:szCs w:val="20"/>
        </w:rPr>
        <w:t>and dimensions</w:t>
      </w:r>
      <w:r w:rsidRPr="00803CE6">
        <w:rPr>
          <w:sz w:val="20"/>
          <w:szCs w:val="20"/>
        </w:rPr>
        <w:t xml:space="preserve"> for same material.</w:t>
      </w:r>
    </w:p>
    <w:p w14:paraId="65085975" w14:textId="7346A1A4" w:rsidR="00580C22" w:rsidRPr="00803CE6" w:rsidRDefault="00580C22" w:rsidP="007C74BE">
      <w:pPr>
        <w:pStyle w:val="ListParagraph"/>
        <w:numPr>
          <w:ilvl w:val="0"/>
          <w:numId w:val="8"/>
        </w:numPr>
        <w:spacing w:before="0" w:beforeAutospacing="0" w:after="0" w:afterAutospacing="0" w:line="240" w:lineRule="auto"/>
        <w:rPr>
          <w:sz w:val="20"/>
          <w:szCs w:val="20"/>
        </w:rPr>
      </w:pPr>
      <w:r w:rsidRPr="00803CE6">
        <w:rPr>
          <w:sz w:val="20"/>
          <w:szCs w:val="20"/>
        </w:rPr>
        <w:t>Developed Order Entry and return acknowledgment interface with CP Portal</w:t>
      </w:r>
      <w:r w:rsidR="00CB63E7" w:rsidRPr="00803CE6">
        <w:rPr>
          <w:sz w:val="20"/>
          <w:szCs w:val="20"/>
        </w:rPr>
        <w:t xml:space="preserve"> using SAP ODATA, APIs</w:t>
      </w:r>
      <w:r w:rsidRPr="00803CE6">
        <w:rPr>
          <w:sz w:val="20"/>
          <w:szCs w:val="20"/>
        </w:rPr>
        <w:t>.</w:t>
      </w:r>
    </w:p>
    <w:p w14:paraId="61A2489C" w14:textId="02042ED2" w:rsidR="00580C22" w:rsidRDefault="00580C22" w:rsidP="007C74BE">
      <w:pPr>
        <w:pStyle w:val="ListParagraph"/>
        <w:numPr>
          <w:ilvl w:val="0"/>
          <w:numId w:val="8"/>
        </w:numPr>
        <w:spacing w:before="0" w:beforeAutospacing="0" w:after="0" w:afterAutospacing="0" w:line="240" w:lineRule="auto"/>
        <w:rPr>
          <w:sz w:val="20"/>
          <w:szCs w:val="20"/>
        </w:rPr>
      </w:pPr>
      <w:r w:rsidRPr="00803CE6">
        <w:rPr>
          <w:sz w:val="20"/>
          <w:szCs w:val="20"/>
        </w:rPr>
        <w:t>Created user manuals for Contract processing, Sales order processing till Billing, Customer master management and fields usage, condition record processing, use of SAP Tables and Reports.</w:t>
      </w:r>
    </w:p>
    <w:p w14:paraId="29699936" w14:textId="77777777" w:rsidR="00687FD4" w:rsidRDefault="00687FD4" w:rsidP="00687FD4">
      <w:pPr>
        <w:spacing w:before="0" w:beforeAutospacing="0" w:after="0" w:afterAutospacing="0" w:line="240" w:lineRule="auto"/>
        <w:rPr>
          <w:sz w:val="20"/>
          <w:szCs w:val="20"/>
        </w:rPr>
      </w:pPr>
    </w:p>
    <w:p w14:paraId="6754069F" w14:textId="3BB9FAF7" w:rsidR="00687FD4" w:rsidRDefault="00687FD4" w:rsidP="0066370A">
      <w:pPr>
        <w:spacing w:before="0" w:beforeAutospacing="0" w:after="0" w:afterAutospacing="0" w:line="240" w:lineRule="auto"/>
        <w:jc w:val="left"/>
        <w:rPr>
          <w:b/>
          <w:sz w:val="22"/>
          <w:szCs w:val="22"/>
        </w:rPr>
      </w:pPr>
      <w:r w:rsidRPr="008B0481">
        <w:rPr>
          <w:b/>
          <w:bCs/>
          <w:sz w:val="22"/>
          <w:szCs w:val="22"/>
        </w:rPr>
        <w:t>Organization Name</w:t>
      </w:r>
      <w:r w:rsidR="00F15E13" w:rsidRPr="008B0481">
        <w:rPr>
          <w:b/>
          <w:bCs/>
          <w:sz w:val="22"/>
          <w:szCs w:val="22"/>
        </w:rPr>
        <w:t>: IBM India Pvt Ltd.</w:t>
      </w:r>
      <w:r w:rsidR="0066370A" w:rsidRPr="008B0481">
        <w:rPr>
          <w:b/>
          <w:bCs/>
          <w:sz w:val="22"/>
          <w:szCs w:val="22"/>
        </w:rPr>
        <w:t xml:space="preserve"> </w:t>
      </w:r>
      <w:r w:rsidR="000463E4" w:rsidRPr="008B0481">
        <w:rPr>
          <w:b/>
          <w:bCs/>
          <w:sz w:val="22"/>
          <w:szCs w:val="22"/>
        </w:rPr>
        <w:t xml:space="preserve">                                                                              </w:t>
      </w:r>
      <w:r w:rsidR="00F55EA9" w:rsidRPr="008B0481">
        <w:rPr>
          <w:b/>
          <w:bCs/>
          <w:sz w:val="22"/>
          <w:szCs w:val="22"/>
        </w:rPr>
        <w:tab/>
      </w:r>
      <w:r w:rsidR="00F55EA9" w:rsidRPr="008B0481">
        <w:rPr>
          <w:b/>
          <w:bCs/>
          <w:sz w:val="22"/>
          <w:szCs w:val="22"/>
        </w:rPr>
        <w:tab/>
      </w:r>
      <w:r w:rsidR="000463E4" w:rsidRPr="008B0481">
        <w:rPr>
          <w:b/>
          <w:sz w:val="22"/>
          <w:szCs w:val="22"/>
        </w:rPr>
        <w:t>May 2011 – June 20</w:t>
      </w:r>
      <w:r w:rsidR="00F55EA9" w:rsidRPr="008B0481">
        <w:rPr>
          <w:b/>
          <w:sz w:val="22"/>
          <w:szCs w:val="22"/>
        </w:rPr>
        <w:t>22</w:t>
      </w:r>
    </w:p>
    <w:p w14:paraId="29252B20" w14:textId="77777777" w:rsidR="003E78CB" w:rsidRDefault="003E78CB" w:rsidP="0066370A">
      <w:pPr>
        <w:spacing w:before="0" w:beforeAutospacing="0" w:after="0" w:afterAutospacing="0" w:line="240" w:lineRule="auto"/>
        <w:jc w:val="left"/>
        <w:rPr>
          <w:b/>
          <w:sz w:val="22"/>
          <w:szCs w:val="22"/>
        </w:rPr>
      </w:pPr>
    </w:p>
    <w:p w14:paraId="6C7C2BB3" w14:textId="6D19CE17" w:rsidR="003E78CB" w:rsidRDefault="003E78CB" w:rsidP="003E78CB">
      <w:pPr>
        <w:spacing w:before="0" w:beforeAutospacing="0" w:after="0" w:afterAutospacing="0" w:line="240" w:lineRule="auto"/>
        <w:jc w:val="left"/>
        <w:rPr>
          <w:b/>
          <w:bCs/>
          <w:sz w:val="20"/>
          <w:szCs w:val="20"/>
        </w:rPr>
      </w:pPr>
      <w:r w:rsidRPr="00803CE6">
        <w:rPr>
          <w:b/>
          <w:bCs/>
          <w:sz w:val="20"/>
          <w:szCs w:val="20"/>
        </w:rPr>
        <w:t>Client</w:t>
      </w:r>
      <w:r w:rsidR="00606BB6">
        <w:rPr>
          <w:b/>
          <w:bCs/>
          <w:sz w:val="20"/>
          <w:szCs w:val="20"/>
        </w:rPr>
        <w:t>s</w:t>
      </w:r>
      <w:r w:rsidR="005A734D">
        <w:rPr>
          <w:b/>
          <w:bCs/>
          <w:sz w:val="20"/>
          <w:szCs w:val="20"/>
        </w:rPr>
        <w:t>:</w:t>
      </w:r>
    </w:p>
    <w:p w14:paraId="49D104D8" w14:textId="77777777" w:rsidR="003E78CB" w:rsidRPr="00606BB6" w:rsidRDefault="003E78CB" w:rsidP="003E78CB">
      <w:pPr>
        <w:pStyle w:val="ListParagraph"/>
        <w:numPr>
          <w:ilvl w:val="0"/>
          <w:numId w:val="10"/>
        </w:numPr>
        <w:spacing w:before="0" w:beforeAutospacing="0" w:after="0" w:afterAutospacing="0" w:line="240" w:lineRule="auto"/>
        <w:jc w:val="left"/>
        <w:rPr>
          <w:sz w:val="20"/>
          <w:szCs w:val="20"/>
        </w:rPr>
      </w:pPr>
      <w:r w:rsidRPr="00803CE6">
        <w:rPr>
          <w:b/>
          <w:sz w:val="20"/>
          <w:szCs w:val="20"/>
        </w:rPr>
        <w:t>Abbott</w:t>
      </w:r>
      <w:r w:rsidRPr="00803CE6">
        <w:rPr>
          <w:sz w:val="20"/>
          <w:szCs w:val="20"/>
        </w:rPr>
        <w:t xml:space="preserve"> Symphony- USA</w:t>
      </w:r>
      <w:r w:rsidRPr="00803CE6">
        <w:rPr>
          <w:sz w:val="20"/>
          <w:szCs w:val="20"/>
        </w:rPr>
        <w:tab/>
      </w:r>
      <w:r w:rsidRPr="00803CE6">
        <w:rPr>
          <w:sz w:val="20"/>
          <w:szCs w:val="20"/>
        </w:rPr>
        <w:tab/>
      </w:r>
      <w:r w:rsidRPr="00803CE6">
        <w:rPr>
          <w:sz w:val="20"/>
          <w:szCs w:val="20"/>
        </w:rPr>
        <w:tab/>
      </w:r>
      <w:r w:rsidRPr="00803CE6">
        <w:rPr>
          <w:sz w:val="20"/>
          <w:szCs w:val="20"/>
        </w:rPr>
        <w:tab/>
      </w:r>
      <w:r w:rsidRPr="00803CE6">
        <w:rPr>
          <w:sz w:val="20"/>
          <w:szCs w:val="20"/>
        </w:rPr>
        <w:tab/>
      </w:r>
      <w:r w:rsidRPr="00803CE6">
        <w:rPr>
          <w:sz w:val="20"/>
          <w:szCs w:val="20"/>
        </w:rPr>
        <w:tab/>
      </w:r>
      <w:r w:rsidRPr="00803CE6">
        <w:rPr>
          <w:sz w:val="20"/>
          <w:szCs w:val="20"/>
        </w:rPr>
        <w:tab/>
      </w:r>
      <w:r w:rsidRPr="00803CE6">
        <w:rPr>
          <w:sz w:val="20"/>
          <w:szCs w:val="20"/>
        </w:rPr>
        <w:tab/>
      </w:r>
      <w:r w:rsidRPr="00803CE6">
        <w:rPr>
          <w:sz w:val="20"/>
          <w:szCs w:val="20"/>
        </w:rPr>
        <w:tab/>
      </w:r>
      <w:r w:rsidRPr="00803CE6">
        <w:rPr>
          <w:b/>
          <w:bCs/>
          <w:sz w:val="20"/>
          <w:szCs w:val="20"/>
        </w:rPr>
        <w:t>March 2014 - May 2022</w:t>
      </w:r>
    </w:p>
    <w:p w14:paraId="46300C6D" w14:textId="77777777" w:rsidR="00606BB6" w:rsidRPr="00803CE6" w:rsidRDefault="00606BB6" w:rsidP="00EC14DF">
      <w:pPr>
        <w:pStyle w:val="ListParagraph"/>
        <w:spacing w:before="0" w:beforeAutospacing="0" w:after="0" w:afterAutospacing="0" w:line="240" w:lineRule="auto"/>
        <w:ind w:left="720" w:firstLine="0"/>
        <w:jc w:val="left"/>
        <w:rPr>
          <w:sz w:val="20"/>
          <w:szCs w:val="20"/>
        </w:rPr>
      </w:pPr>
    </w:p>
    <w:p w14:paraId="72B3A88F" w14:textId="13E6C649" w:rsidR="003E78CB" w:rsidRDefault="003E78CB" w:rsidP="003E78CB">
      <w:pPr>
        <w:pStyle w:val="ListParagraph"/>
        <w:spacing w:before="0" w:beforeAutospacing="0" w:after="0" w:afterAutospacing="0" w:line="240" w:lineRule="auto"/>
        <w:ind w:left="720" w:firstLine="0"/>
        <w:jc w:val="left"/>
        <w:rPr>
          <w:sz w:val="20"/>
          <w:szCs w:val="20"/>
        </w:rPr>
      </w:pPr>
      <w:r w:rsidRPr="00803CE6">
        <w:rPr>
          <w:sz w:val="20"/>
          <w:szCs w:val="20"/>
        </w:rPr>
        <w:t>SAP OTC Project</w:t>
      </w:r>
      <w:r w:rsidR="00EC14DF">
        <w:rPr>
          <w:sz w:val="20"/>
          <w:szCs w:val="20"/>
        </w:rPr>
        <w:t>s</w:t>
      </w:r>
    </w:p>
    <w:p w14:paraId="72EA6C87" w14:textId="7D474FD3" w:rsidR="00134F2E" w:rsidRPr="00803CE6" w:rsidRDefault="00134F2E" w:rsidP="0094728B">
      <w:pPr>
        <w:spacing w:before="0" w:beforeAutospacing="0" w:after="0" w:afterAutospacing="0" w:line="240" w:lineRule="auto"/>
        <w:rPr>
          <w:b/>
          <w:bCs/>
          <w:sz w:val="20"/>
          <w:szCs w:val="20"/>
        </w:rPr>
      </w:pPr>
    </w:p>
    <w:p w14:paraId="56F43BBE" w14:textId="0067A14C" w:rsidR="00A24D7D" w:rsidRPr="00803CE6" w:rsidRDefault="00FB46FC" w:rsidP="00FB46FC">
      <w:pPr>
        <w:spacing w:before="0" w:beforeAutospacing="0" w:after="0" w:afterAutospacing="0" w:line="240" w:lineRule="auto"/>
        <w:ind w:left="700"/>
        <w:rPr>
          <w:b/>
          <w:bCs/>
          <w:sz w:val="20"/>
          <w:szCs w:val="20"/>
        </w:rPr>
      </w:pPr>
      <w:r w:rsidRPr="00FB46FC">
        <w:rPr>
          <w:b/>
          <w:bCs/>
          <w:sz w:val="20"/>
          <w:szCs w:val="20"/>
        </w:rPr>
        <w:t>Roles and</w:t>
      </w:r>
      <w:r>
        <w:rPr>
          <w:sz w:val="20"/>
          <w:szCs w:val="20"/>
        </w:rPr>
        <w:t xml:space="preserve"> </w:t>
      </w:r>
      <w:proofErr w:type="gramStart"/>
      <w:r w:rsidRPr="00BD216F">
        <w:rPr>
          <w:b/>
          <w:bCs/>
          <w:sz w:val="20"/>
          <w:szCs w:val="20"/>
        </w:rPr>
        <w:t>Responsibilities</w:t>
      </w:r>
      <w:r w:rsidRPr="000A11CB">
        <w:rPr>
          <w:sz w:val="20"/>
          <w:szCs w:val="20"/>
        </w:rPr>
        <w:t>:</w:t>
      </w:r>
      <w:r w:rsidR="00A24D7D">
        <w:rPr>
          <w:b/>
          <w:bCs/>
          <w:sz w:val="20"/>
          <w:szCs w:val="20"/>
        </w:rPr>
        <w:t>:</w:t>
      </w:r>
      <w:proofErr w:type="gramEnd"/>
      <w:r w:rsidR="00A24D7D">
        <w:rPr>
          <w:b/>
          <w:bCs/>
          <w:sz w:val="20"/>
          <w:szCs w:val="20"/>
        </w:rPr>
        <w:t xml:space="preserve"> SAP OTC Consultant, SAP OTC Onsite Team Lead, SAP OTC </w:t>
      </w:r>
      <w:r w:rsidR="00320692">
        <w:rPr>
          <w:b/>
          <w:bCs/>
          <w:sz w:val="20"/>
          <w:szCs w:val="20"/>
        </w:rPr>
        <w:t xml:space="preserve">onsite </w:t>
      </w:r>
      <w:r w:rsidR="00A24D7D">
        <w:rPr>
          <w:b/>
          <w:bCs/>
          <w:sz w:val="20"/>
          <w:szCs w:val="20"/>
        </w:rPr>
        <w:t>Project Manager</w:t>
      </w:r>
      <w:r w:rsidR="004B7A52">
        <w:rPr>
          <w:b/>
          <w:bCs/>
          <w:sz w:val="20"/>
          <w:szCs w:val="20"/>
        </w:rPr>
        <w:t>- SAP ECC</w:t>
      </w:r>
    </w:p>
    <w:p w14:paraId="7CFC90DA" w14:textId="004DEEBD" w:rsidR="00487626" w:rsidRDefault="00487626" w:rsidP="00743BC6">
      <w:pPr>
        <w:pStyle w:val="ListParagraph"/>
        <w:spacing w:before="0" w:beforeAutospacing="0" w:after="0" w:afterAutospacing="0" w:line="240" w:lineRule="auto"/>
        <w:ind w:left="720" w:firstLine="0"/>
        <w:jc w:val="left"/>
        <w:rPr>
          <w:sz w:val="20"/>
          <w:szCs w:val="20"/>
        </w:rPr>
      </w:pPr>
    </w:p>
    <w:p w14:paraId="6C46B21B" w14:textId="11FAAF61" w:rsidR="00B24A16" w:rsidRPr="00803CE6" w:rsidRDefault="003B60C5" w:rsidP="007C74BE">
      <w:pPr>
        <w:pStyle w:val="ListParagraph"/>
        <w:numPr>
          <w:ilvl w:val="1"/>
          <w:numId w:val="9"/>
        </w:numPr>
        <w:spacing w:before="0" w:beforeAutospacing="0" w:after="0" w:afterAutospacing="0" w:line="240" w:lineRule="auto"/>
        <w:jc w:val="left"/>
        <w:rPr>
          <w:sz w:val="20"/>
          <w:szCs w:val="20"/>
        </w:rPr>
      </w:pPr>
      <w:r w:rsidRPr="00803CE6">
        <w:rPr>
          <w:sz w:val="20"/>
          <w:szCs w:val="20"/>
        </w:rPr>
        <w:t xml:space="preserve">Onsite </w:t>
      </w:r>
      <w:r w:rsidR="00061081" w:rsidRPr="00803CE6">
        <w:rPr>
          <w:sz w:val="20"/>
          <w:szCs w:val="20"/>
        </w:rPr>
        <w:t xml:space="preserve">PM/ </w:t>
      </w:r>
      <w:r w:rsidRPr="00803CE6">
        <w:rPr>
          <w:sz w:val="20"/>
          <w:szCs w:val="20"/>
        </w:rPr>
        <w:t xml:space="preserve">Lead in OTC Support Project and delivered 4 internal projects as an Onsite PM </w:t>
      </w:r>
      <w:r w:rsidR="00061081" w:rsidRPr="00803CE6">
        <w:rPr>
          <w:sz w:val="20"/>
          <w:szCs w:val="20"/>
        </w:rPr>
        <w:t>and 2 offshore Projects.</w:t>
      </w:r>
      <w:r w:rsidR="009E5B0E" w:rsidRPr="00803CE6">
        <w:rPr>
          <w:sz w:val="20"/>
          <w:szCs w:val="20"/>
        </w:rPr>
        <w:t xml:space="preserve"> Involved in Brazil and Russia Rollout Project. Post go-live and production support</w:t>
      </w:r>
    </w:p>
    <w:p w14:paraId="0466B011" w14:textId="54367C53" w:rsidR="00B24A16" w:rsidRPr="00803CE6" w:rsidRDefault="00B24A16" w:rsidP="007C74BE">
      <w:pPr>
        <w:pStyle w:val="ListParagraph"/>
        <w:numPr>
          <w:ilvl w:val="2"/>
          <w:numId w:val="9"/>
        </w:numPr>
        <w:spacing w:before="0" w:beforeAutospacing="0" w:after="0" w:afterAutospacing="0" w:line="240" w:lineRule="auto"/>
        <w:jc w:val="left"/>
        <w:rPr>
          <w:sz w:val="20"/>
          <w:szCs w:val="20"/>
        </w:rPr>
      </w:pPr>
      <w:r w:rsidRPr="00803CE6">
        <w:rPr>
          <w:sz w:val="20"/>
          <w:szCs w:val="20"/>
        </w:rPr>
        <w:t>Responsible for supporting all SAP OTC</w:t>
      </w:r>
      <w:r w:rsidR="000A4EE1">
        <w:rPr>
          <w:sz w:val="20"/>
          <w:szCs w:val="20"/>
        </w:rPr>
        <w:t>/</w:t>
      </w:r>
      <w:r w:rsidR="00061081" w:rsidRPr="00803CE6">
        <w:rPr>
          <w:sz w:val="20"/>
          <w:szCs w:val="20"/>
        </w:rPr>
        <w:t xml:space="preserve"> </w:t>
      </w:r>
      <w:r w:rsidR="00F65E99" w:rsidRPr="00803CE6">
        <w:rPr>
          <w:sz w:val="20"/>
          <w:szCs w:val="20"/>
        </w:rPr>
        <w:t>Vistex</w:t>
      </w:r>
      <w:r w:rsidRPr="00803CE6">
        <w:rPr>
          <w:sz w:val="20"/>
          <w:szCs w:val="20"/>
        </w:rPr>
        <w:t xml:space="preserve"> daily incidents in KTLO project. The Work products delivered will ensure that all the SLA are met in KTLO area. The issues related to Abbott OTC business will be handled &amp; timely resolved.</w:t>
      </w:r>
    </w:p>
    <w:p w14:paraId="727D3F4F" w14:textId="0CFD29F7" w:rsidR="00B24A16" w:rsidRPr="00803CE6" w:rsidRDefault="00B24A16" w:rsidP="007C74BE">
      <w:pPr>
        <w:pStyle w:val="ListParagraph"/>
        <w:numPr>
          <w:ilvl w:val="2"/>
          <w:numId w:val="9"/>
        </w:numPr>
        <w:spacing w:before="0" w:beforeAutospacing="0" w:after="0" w:afterAutospacing="0" w:line="240" w:lineRule="auto"/>
        <w:jc w:val="left"/>
        <w:rPr>
          <w:sz w:val="20"/>
          <w:szCs w:val="20"/>
        </w:rPr>
      </w:pPr>
      <w:r w:rsidRPr="00803CE6">
        <w:rPr>
          <w:sz w:val="20"/>
          <w:szCs w:val="20"/>
        </w:rPr>
        <w:t xml:space="preserve">Worked extensively on interface issues and developments which includes Order Entry portals like Salesforce and </w:t>
      </w:r>
      <w:proofErr w:type="spellStart"/>
      <w:r w:rsidRPr="00803CE6">
        <w:rPr>
          <w:sz w:val="20"/>
          <w:szCs w:val="20"/>
        </w:rPr>
        <w:t>eAbbott</w:t>
      </w:r>
      <w:proofErr w:type="spellEnd"/>
      <w:r w:rsidRPr="00803CE6">
        <w:rPr>
          <w:sz w:val="20"/>
          <w:szCs w:val="20"/>
        </w:rPr>
        <w:t>, Outbound delivery, Billing, material movements, Tax system like Vertex, 3PL, interfaces.</w:t>
      </w:r>
    </w:p>
    <w:p w14:paraId="49F2B04F" w14:textId="2BDFA31C" w:rsidR="00B24A16" w:rsidRPr="00803CE6" w:rsidRDefault="00B24A16" w:rsidP="007C74BE">
      <w:pPr>
        <w:pStyle w:val="ListParagraph"/>
        <w:numPr>
          <w:ilvl w:val="2"/>
          <w:numId w:val="9"/>
        </w:numPr>
        <w:spacing w:before="0" w:beforeAutospacing="0" w:after="0" w:afterAutospacing="0" w:line="240" w:lineRule="auto"/>
        <w:jc w:val="left"/>
        <w:rPr>
          <w:sz w:val="20"/>
          <w:szCs w:val="20"/>
        </w:rPr>
      </w:pPr>
      <w:r w:rsidRPr="00803CE6">
        <w:rPr>
          <w:sz w:val="20"/>
          <w:szCs w:val="20"/>
        </w:rPr>
        <w:t>Resolving day to day issues in Order Management, Goods movements and Goods issue, Intercompany Billing, Drop Ship, Consignments, Shipment processing, Pricing and Batch Job failures.</w:t>
      </w:r>
    </w:p>
    <w:p w14:paraId="3D8135E6" w14:textId="62B30BEB" w:rsidR="00F65E99" w:rsidRPr="00803CE6" w:rsidRDefault="00F65E99" w:rsidP="007C74BE">
      <w:pPr>
        <w:pStyle w:val="ListParagraph"/>
        <w:numPr>
          <w:ilvl w:val="2"/>
          <w:numId w:val="9"/>
        </w:numPr>
        <w:spacing w:before="0" w:beforeAutospacing="0" w:after="0" w:afterAutospacing="0" w:line="240" w:lineRule="auto"/>
        <w:jc w:val="left"/>
        <w:rPr>
          <w:sz w:val="20"/>
          <w:szCs w:val="20"/>
        </w:rPr>
      </w:pPr>
      <w:r w:rsidRPr="00803CE6">
        <w:rPr>
          <w:sz w:val="20"/>
          <w:szCs w:val="20"/>
        </w:rPr>
        <w:t xml:space="preserve">Supporting day to day issues of </w:t>
      </w:r>
      <w:r w:rsidRPr="00803CE6">
        <w:rPr>
          <w:b/>
          <w:sz w:val="20"/>
          <w:szCs w:val="20"/>
        </w:rPr>
        <w:t>Vistex Billback</w:t>
      </w:r>
      <w:r w:rsidRPr="00803CE6">
        <w:rPr>
          <w:sz w:val="20"/>
          <w:szCs w:val="20"/>
        </w:rPr>
        <w:t xml:space="preserve"> functionality.</w:t>
      </w:r>
    </w:p>
    <w:p w14:paraId="494B5C46" w14:textId="737343F6" w:rsidR="00E829F3" w:rsidRDefault="003C755F" w:rsidP="0027365C">
      <w:pPr>
        <w:pStyle w:val="ListParagraph"/>
        <w:numPr>
          <w:ilvl w:val="2"/>
          <w:numId w:val="9"/>
        </w:numPr>
        <w:spacing w:before="0" w:beforeAutospacing="0" w:after="0" w:afterAutospacing="0" w:line="240" w:lineRule="auto"/>
        <w:jc w:val="left"/>
        <w:rPr>
          <w:sz w:val="20"/>
          <w:szCs w:val="20"/>
        </w:rPr>
      </w:pPr>
      <w:r w:rsidRPr="00E829F3">
        <w:rPr>
          <w:sz w:val="20"/>
          <w:szCs w:val="20"/>
        </w:rPr>
        <w:lastRenderedPageBreak/>
        <w:t>Worked on EDI850, EDI856, EDI810.</w:t>
      </w:r>
    </w:p>
    <w:p w14:paraId="7E62B537" w14:textId="6C530DF5" w:rsidR="00B24A16" w:rsidRPr="00E829F3" w:rsidRDefault="00B24A16" w:rsidP="0027365C">
      <w:pPr>
        <w:pStyle w:val="ListParagraph"/>
        <w:numPr>
          <w:ilvl w:val="2"/>
          <w:numId w:val="9"/>
        </w:numPr>
        <w:spacing w:before="0" w:beforeAutospacing="0" w:after="0" w:afterAutospacing="0" w:line="240" w:lineRule="auto"/>
        <w:jc w:val="left"/>
        <w:rPr>
          <w:sz w:val="20"/>
          <w:szCs w:val="20"/>
        </w:rPr>
      </w:pPr>
      <w:r w:rsidRPr="00E829F3">
        <w:rPr>
          <w:sz w:val="20"/>
          <w:szCs w:val="20"/>
        </w:rPr>
        <w:t>If any changes are required in the current system for the improvement of the business flow, they are managed through creating Minor Enhancement Requests.</w:t>
      </w:r>
    </w:p>
    <w:p w14:paraId="2BCEFC1D" w14:textId="5D40C921" w:rsidR="00B24A16" w:rsidRPr="00803CE6" w:rsidRDefault="00B24A16" w:rsidP="007C74BE">
      <w:pPr>
        <w:pStyle w:val="ListParagraph"/>
        <w:numPr>
          <w:ilvl w:val="2"/>
          <w:numId w:val="9"/>
        </w:numPr>
        <w:spacing w:before="0" w:beforeAutospacing="0" w:after="0" w:afterAutospacing="0" w:line="240" w:lineRule="auto"/>
        <w:jc w:val="left"/>
        <w:rPr>
          <w:sz w:val="20"/>
          <w:szCs w:val="20"/>
        </w:rPr>
      </w:pPr>
      <w:r w:rsidRPr="00803CE6">
        <w:rPr>
          <w:sz w:val="20"/>
          <w:szCs w:val="20"/>
        </w:rPr>
        <w:t>Identification of the Key people who can impact or be impacted by the project. Develop management strategies for effectively engaging stakeholders in project decision and execution. The strategies used for development and project execution initiates from Demand creation.</w:t>
      </w:r>
    </w:p>
    <w:p w14:paraId="3EAAA533" w14:textId="0986C2C5" w:rsidR="00B24A16" w:rsidRPr="00803CE6" w:rsidRDefault="00B24A16" w:rsidP="007C74BE">
      <w:pPr>
        <w:pStyle w:val="ListParagraph"/>
        <w:numPr>
          <w:ilvl w:val="2"/>
          <w:numId w:val="9"/>
        </w:numPr>
        <w:spacing w:before="0" w:beforeAutospacing="0" w:after="0" w:afterAutospacing="0" w:line="240" w:lineRule="auto"/>
        <w:jc w:val="left"/>
        <w:rPr>
          <w:sz w:val="20"/>
          <w:szCs w:val="20"/>
        </w:rPr>
      </w:pPr>
      <w:r w:rsidRPr="00803CE6">
        <w:rPr>
          <w:sz w:val="20"/>
          <w:szCs w:val="20"/>
        </w:rPr>
        <w:t xml:space="preserve">Once it is approved by Abbott Management, we initiate the work on enhancements. Various testing cycles are performed in Development, Pre-Quality, Quality client and then User acceptance testing is performed and after approval of the same in HPQC (Hewlett Packard Quality Center tool), the changes are moved to Production. </w:t>
      </w:r>
    </w:p>
    <w:p w14:paraId="33906600" w14:textId="0F0A2C96" w:rsidR="00B24A16" w:rsidRPr="00803CE6" w:rsidRDefault="00B24A16" w:rsidP="007C74BE">
      <w:pPr>
        <w:pStyle w:val="ListParagraph"/>
        <w:numPr>
          <w:ilvl w:val="2"/>
          <w:numId w:val="9"/>
        </w:numPr>
        <w:spacing w:before="0" w:beforeAutospacing="0" w:after="0" w:afterAutospacing="0" w:line="240" w:lineRule="auto"/>
        <w:jc w:val="left"/>
        <w:rPr>
          <w:sz w:val="20"/>
          <w:szCs w:val="20"/>
        </w:rPr>
      </w:pPr>
      <w:r w:rsidRPr="00803CE6">
        <w:rPr>
          <w:sz w:val="20"/>
          <w:szCs w:val="20"/>
        </w:rPr>
        <w:t xml:space="preserve">Providing cutover phase support and Hyper-care support During Go-Live. Supporting the Testing activities. Handling and fixing urgent issues which arise in client system. For resolving high severity tickets, like severity 1 and 2 and to do the required follow up with the customer. For providing </w:t>
      </w:r>
      <w:r w:rsidR="00821911" w:rsidRPr="00803CE6">
        <w:rPr>
          <w:sz w:val="20"/>
          <w:szCs w:val="20"/>
        </w:rPr>
        <w:t>answers</w:t>
      </w:r>
      <w:r w:rsidRPr="00803CE6">
        <w:rPr>
          <w:sz w:val="20"/>
          <w:szCs w:val="20"/>
        </w:rPr>
        <w:t xml:space="preserve"> to the customer for urgent queries related to Business Transformation.</w:t>
      </w:r>
    </w:p>
    <w:p w14:paraId="7F5B8312" w14:textId="1B3F1EC2" w:rsidR="00134F2E" w:rsidRPr="00803CE6" w:rsidRDefault="00134F2E" w:rsidP="007C74BE">
      <w:pPr>
        <w:pStyle w:val="ListParagraph"/>
        <w:numPr>
          <w:ilvl w:val="1"/>
          <w:numId w:val="10"/>
        </w:numPr>
        <w:spacing w:before="0" w:beforeAutospacing="0" w:after="0" w:afterAutospacing="0" w:line="240" w:lineRule="auto"/>
        <w:jc w:val="left"/>
        <w:rPr>
          <w:sz w:val="20"/>
          <w:szCs w:val="20"/>
        </w:rPr>
      </w:pPr>
      <w:r w:rsidRPr="00803CE6">
        <w:rPr>
          <w:sz w:val="20"/>
          <w:szCs w:val="20"/>
        </w:rPr>
        <w:t xml:space="preserve">Lead the OTC implementation </w:t>
      </w:r>
      <w:r w:rsidR="00C20F89" w:rsidRPr="00803CE6">
        <w:rPr>
          <w:sz w:val="20"/>
          <w:szCs w:val="20"/>
        </w:rPr>
        <w:t>of</w:t>
      </w:r>
      <w:r w:rsidRPr="00803CE6">
        <w:rPr>
          <w:sz w:val="20"/>
          <w:szCs w:val="20"/>
        </w:rPr>
        <w:t xml:space="preserve"> new requirements with both offshore and on shore models.</w:t>
      </w:r>
    </w:p>
    <w:p w14:paraId="74C039A1" w14:textId="77777777" w:rsidR="00134F2E" w:rsidRPr="00803CE6" w:rsidRDefault="00134F2E" w:rsidP="007C74BE">
      <w:pPr>
        <w:pStyle w:val="ListParagraph"/>
        <w:numPr>
          <w:ilvl w:val="2"/>
          <w:numId w:val="9"/>
        </w:numPr>
        <w:spacing w:before="0" w:beforeAutospacing="0" w:after="0" w:afterAutospacing="0" w:line="240" w:lineRule="auto"/>
        <w:jc w:val="left"/>
        <w:rPr>
          <w:sz w:val="20"/>
          <w:szCs w:val="20"/>
        </w:rPr>
      </w:pPr>
      <w:r w:rsidRPr="00803CE6">
        <w:rPr>
          <w:sz w:val="20"/>
          <w:szCs w:val="20"/>
        </w:rPr>
        <w:t>Russia Abbott to Symphony Abbott- US Rollout through interface design and implementation</w:t>
      </w:r>
    </w:p>
    <w:p w14:paraId="0D6FCB81" w14:textId="77777777" w:rsidR="00134F2E" w:rsidRPr="00803CE6" w:rsidRDefault="00134F2E" w:rsidP="007C74BE">
      <w:pPr>
        <w:pStyle w:val="ListParagraph"/>
        <w:numPr>
          <w:ilvl w:val="2"/>
          <w:numId w:val="9"/>
        </w:numPr>
        <w:spacing w:before="0" w:beforeAutospacing="0" w:after="0" w:afterAutospacing="0" w:line="240" w:lineRule="auto"/>
        <w:jc w:val="left"/>
        <w:rPr>
          <w:sz w:val="20"/>
          <w:szCs w:val="20"/>
        </w:rPr>
      </w:pPr>
      <w:r w:rsidRPr="00803CE6">
        <w:rPr>
          <w:sz w:val="20"/>
          <w:szCs w:val="20"/>
        </w:rPr>
        <w:t>Business requirement gathering to after go-live support.</w:t>
      </w:r>
    </w:p>
    <w:p w14:paraId="14DECAA4" w14:textId="77777777" w:rsidR="00134F2E" w:rsidRPr="00803CE6" w:rsidRDefault="00134F2E" w:rsidP="007C74BE">
      <w:pPr>
        <w:pStyle w:val="ListParagraph"/>
        <w:numPr>
          <w:ilvl w:val="2"/>
          <w:numId w:val="9"/>
        </w:numPr>
        <w:spacing w:before="0" w:beforeAutospacing="0" w:after="0" w:afterAutospacing="0" w:line="240" w:lineRule="auto"/>
        <w:jc w:val="left"/>
        <w:rPr>
          <w:sz w:val="20"/>
          <w:szCs w:val="20"/>
        </w:rPr>
      </w:pPr>
      <w:r w:rsidRPr="00803CE6">
        <w:rPr>
          <w:sz w:val="20"/>
          <w:szCs w:val="20"/>
        </w:rPr>
        <w:t>Architecture and functional specifications for new custom database to meet US FDA requirements</w:t>
      </w:r>
    </w:p>
    <w:p w14:paraId="4210A096" w14:textId="77777777" w:rsidR="00134F2E" w:rsidRPr="00803CE6" w:rsidRDefault="00134F2E" w:rsidP="007C74BE">
      <w:pPr>
        <w:pStyle w:val="ListParagraph"/>
        <w:numPr>
          <w:ilvl w:val="2"/>
          <w:numId w:val="9"/>
        </w:numPr>
        <w:spacing w:before="0" w:beforeAutospacing="0" w:after="0" w:afterAutospacing="0" w:line="240" w:lineRule="auto"/>
        <w:jc w:val="left"/>
        <w:rPr>
          <w:sz w:val="20"/>
          <w:szCs w:val="20"/>
        </w:rPr>
      </w:pPr>
      <w:r w:rsidRPr="00803CE6">
        <w:rPr>
          <w:sz w:val="20"/>
          <w:szCs w:val="20"/>
        </w:rPr>
        <w:t>Involved in development of Enhancements, Interfaces, Reports and Conversions.</w:t>
      </w:r>
    </w:p>
    <w:p w14:paraId="12ED7E60" w14:textId="0116685A" w:rsidR="00134F2E" w:rsidRPr="00803CE6" w:rsidRDefault="00134F2E" w:rsidP="007C74BE">
      <w:pPr>
        <w:pStyle w:val="ListParagraph"/>
        <w:numPr>
          <w:ilvl w:val="2"/>
          <w:numId w:val="9"/>
        </w:numPr>
        <w:spacing w:before="0" w:beforeAutospacing="0" w:after="0" w:afterAutospacing="0" w:line="240" w:lineRule="auto"/>
        <w:jc w:val="left"/>
        <w:rPr>
          <w:sz w:val="20"/>
          <w:szCs w:val="20"/>
        </w:rPr>
      </w:pPr>
      <w:r w:rsidRPr="00803CE6">
        <w:rPr>
          <w:sz w:val="20"/>
          <w:szCs w:val="20"/>
        </w:rPr>
        <w:t xml:space="preserve">Managing </w:t>
      </w:r>
      <w:r w:rsidR="009D1369" w:rsidRPr="00803CE6">
        <w:rPr>
          <w:sz w:val="20"/>
          <w:szCs w:val="20"/>
        </w:rPr>
        <w:t>day-to-day</w:t>
      </w:r>
      <w:r w:rsidRPr="00803CE6">
        <w:rPr>
          <w:sz w:val="20"/>
          <w:szCs w:val="20"/>
        </w:rPr>
        <w:t xml:space="preserve"> support issues and change requests.</w:t>
      </w:r>
    </w:p>
    <w:p w14:paraId="3C15E139" w14:textId="77777777" w:rsidR="00134F2E" w:rsidRPr="00803CE6" w:rsidRDefault="00134F2E" w:rsidP="007C74BE">
      <w:pPr>
        <w:pStyle w:val="ListParagraph"/>
        <w:numPr>
          <w:ilvl w:val="2"/>
          <w:numId w:val="9"/>
        </w:numPr>
        <w:spacing w:before="0" w:beforeAutospacing="0" w:after="0" w:afterAutospacing="0" w:line="240" w:lineRule="auto"/>
        <w:jc w:val="left"/>
        <w:rPr>
          <w:sz w:val="20"/>
          <w:szCs w:val="20"/>
        </w:rPr>
      </w:pPr>
      <w:r w:rsidRPr="00803CE6">
        <w:rPr>
          <w:sz w:val="20"/>
          <w:szCs w:val="20"/>
        </w:rPr>
        <w:t>Using tools such as ITSM, HPQC, SharePoint and Solman to perform day to day support activities</w:t>
      </w:r>
    </w:p>
    <w:p w14:paraId="2E6E11F6" w14:textId="6951A7CF" w:rsidR="00134F2E" w:rsidRPr="00803CE6" w:rsidRDefault="00134F2E" w:rsidP="007C74BE">
      <w:pPr>
        <w:pStyle w:val="ListParagraph"/>
        <w:numPr>
          <w:ilvl w:val="2"/>
          <w:numId w:val="9"/>
        </w:numPr>
        <w:spacing w:before="0" w:beforeAutospacing="0" w:after="0" w:afterAutospacing="0" w:line="240" w:lineRule="auto"/>
        <w:jc w:val="left"/>
        <w:rPr>
          <w:sz w:val="20"/>
          <w:szCs w:val="20"/>
        </w:rPr>
      </w:pPr>
      <w:r w:rsidRPr="00803CE6">
        <w:rPr>
          <w:sz w:val="20"/>
          <w:szCs w:val="20"/>
        </w:rPr>
        <w:t xml:space="preserve">Performing month end, quarter end, </w:t>
      </w:r>
      <w:proofErr w:type="spellStart"/>
      <w:r w:rsidR="00C20F89" w:rsidRPr="00803CE6">
        <w:rPr>
          <w:sz w:val="20"/>
          <w:szCs w:val="20"/>
        </w:rPr>
        <w:t>year end</w:t>
      </w:r>
      <w:proofErr w:type="spellEnd"/>
      <w:r w:rsidRPr="00803CE6">
        <w:rPr>
          <w:sz w:val="20"/>
          <w:szCs w:val="20"/>
        </w:rPr>
        <w:t xml:space="preserve"> OTC activities.</w:t>
      </w:r>
    </w:p>
    <w:p w14:paraId="4FB3E46E" w14:textId="0B8D0A1C" w:rsidR="00134F2E" w:rsidRPr="00803CE6" w:rsidRDefault="00134F2E" w:rsidP="007C74BE">
      <w:pPr>
        <w:pStyle w:val="ListParagraph"/>
        <w:numPr>
          <w:ilvl w:val="2"/>
          <w:numId w:val="9"/>
        </w:numPr>
        <w:spacing w:before="0" w:beforeAutospacing="0" w:after="0" w:afterAutospacing="0" w:line="240" w:lineRule="auto"/>
        <w:jc w:val="left"/>
        <w:rPr>
          <w:sz w:val="20"/>
          <w:szCs w:val="20"/>
        </w:rPr>
      </w:pPr>
      <w:r w:rsidRPr="00803CE6">
        <w:rPr>
          <w:sz w:val="20"/>
          <w:szCs w:val="20"/>
        </w:rPr>
        <w:t xml:space="preserve">Guided the team to perform their </w:t>
      </w:r>
      <w:r w:rsidR="00C20F89" w:rsidRPr="00803CE6">
        <w:rPr>
          <w:sz w:val="20"/>
          <w:szCs w:val="20"/>
        </w:rPr>
        <w:t>day-to-day</w:t>
      </w:r>
      <w:r w:rsidRPr="00803CE6">
        <w:rPr>
          <w:sz w:val="20"/>
          <w:szCs w:val="20"/>
        </w:rPr>
        <w:t xml:space="preserve"> activities, taking updates, managing trackers in share point, reporting to senior management in status calls raising issues/ risks.</w:t>
      </w:r>
    </w:p>
    <w:p w14:paraId="434F368A" w14:textId="77777777" w:rsidR="00134F2E" w:rsidRPr="00803CE6" w:rsidRDefault="00134F2E" w:rsidP="007C74BE">
      <w:pPr>
        <w:pStyle w:val="ListParagraph"/>
        <w:numPr>
          <w:ilvl w:val="1"/>
          <w:numId w:val="10"/>
        </w:numPr>
        <w:spacing w:before="0" w:beforeAutospacing="0" w:after="0" w:afterAutospacing="0" w:line="240" w:lineRule="auto"/>
        <w:jc w:val="left"/>
        <w:rPr>
          <w:sz w:val="20"/>
          <w:szCs w:val="20"/>
        </w:rPr>
      </w:pPr>
      <w:r w:rsidRPr="00803CE6">
        <w:rPr>
          <w:sz w:val="20"/>
          <w:szCs w:val="20"/>
        </w:rPr>
        <w:t>Business analyst in support of SD functional areas</w:t>
      </w:r>
    </w:p>
    <w:p w14:paraId="50EC1929" w14:textId="77777777" w:rsidR="00134F2E" w:rsidRPr="00803CE6" w:rsidRDefault="00134F2E" w:rsidP="007C74BE">
      <w:pPr>
        <w:pStyle w:val="ListParagraph"/>
        <w:numPr>
          <w:ilvl w:val="2"/>
          <w:numId w:val="10"/>
        </w:numPr>
        <w:spacing w:before="0" w:beforeAutospacing="0" w:after="0" w:afterAutospacing="0" w:line="240" w:lineRule="auto"/>
        <w:jc w:val="left"/>
        <w:rPr>
          <w:sz w:val="20"/>
          <w:szCs w:val="20"/>
        </w:rPr>
      </w:pPr>
      <w:r w:rsidRPr="00803CE6">
        <w:rPr>
          <w:sz w:val="20"/>
          <w:szCs w:val="20"/>
        </w:rPr>
        <w:t>Performed problem resolutions for user-initiated tickets</w:t>
      </w:r>
    </w:p>
    <w:p w14:paraId="0C8E093F" w14:textId="77777777" w:rsidR="00134F2E" w:rsidRPr="00803CE6" w:rsidRDefault="00134F2E" w:rsidP="007C74BE">
      <w:pPr>
        <w:pStyle w:val="ListParagraph"/>
        <w:numPr>
          <w:ilvl w:val="2"/>
          <w:numId w:val="10"/>
        </w:numPr>
        <w:spacing w:before="0" w:beforeAutospacing="0" w:after="0" w:afterAutospacing="0" w:line="240" w:lineRule="auto"/>
        <w:jc w:val="left"/>
        <w:rPr>
          <w:sz w:val="20"/>
          <w:szCs w:val="20"/>
        </w:rPr>
      </w:pPr>
      <w:r w:rsidRPr="00803CE6">
        <w:rPr>
          <w:sz w:val="20"/>
          <w:szCs w:val="20"/>
        </w:rPr>
        <w:t>SD configuration for changes and enhancements</w:t>
      </w:r>
    </w:p>
    <w:p w14:paraId="40057713" w14:textId="0E89670D" w:rsidR="00134F2E" w:rsidRPr="00803CE6" w:rsidRDefault="00134F2E" w:rsidP="007C74BE">
      <w:pPr>
        <w:pStyle w:val="ListParagraph"/>
        <w:numPr>
          <w:ilvl w:val="2"/>
          <w:numId w:val="10"/>
        </w:numPr>
        <w:spacing w:before="0" w:beforeAutospacing="0" w:after="0" w:afterAutospacing="0" w:line="240" w:lineRule="auto"/>
        <w:jc w:val="left"/>
        <w:rPr>
          <w:sz w:val="20"/>
          <w:szCs w:val="20"/>
        </w:rPr>
      </w:pPr>
      <w:r w:rsidRPr="00803CE6">
        <w:rPr>
          <w:sz w:val="20"/>
          <w:szCs w:val="20"/>
        </w:rPr>
        <w:t>Le</w:t>
      </w:r>
      <w:r w:rsidR="0011198A" w:rsidRPr="00803CE6">
        <w:rPr>
          <w:sz w:val="20"/>
          <w:szCs w:val="20"/>
        </w:rPr>
        <w:t>a</w:t>
      </w:r>
      <w:r w:rsidRPr="00803CE6">
        <w:rPr>
          <w:sz w:val="20"/>
          <w:szCs w:val="20"/>
        </w:rPr>
        <w:t>d change control review – control of changes to production in SAP systems</w:t>
      </w:r>
    </w:p>
    <w:p w14:paraId="2CB5EECB" w14:textId="77777777" w:rsidR="00134F2E" w:rsidRPr="00803CE6" w:rsidRDefault="00134F2E" w:rsidP="007C74BE">
      <w:pPr>
        <w:pStyle w:val="ListParagraph"/>
        <w:numPr>
          <w:ilvl w:val="2"/>
          <w:numId w:val="10"/>
        </w:numPr>
        <w:spacing w:before="0" w:beforeAutospacing="0" w:after="0" w:afterAutospacing="0" w:line="240" w:lineRule="auto"/>
        <w:jc w:val="left"/>
        <w:rPr>
          <w:sz w:val="20"/>
          <w:szCs w:val="20"/>
        </w:rPr>
      </w:pPr>
      <w:r w:rsidRPr="00803CE6">
        <w:rPr>
          <w:sz w:val="20"/>
          <w:szCs w:val="20"/>
        </w:rPr>
        <w:t>Created functional specifications for changes and enhancements</w:t>
      </w:r>
    </w:p>
    <w:p w14:paraId="5A96A1E2" w14:textId="77777777" w:rsidR="00134F2E" w:rsidRPr="00803CE6" w:rsidRDefault="00134F2E" w:rsidP="007C74BE">
      <w:pPr>
        <w:pStyle w:val="ListParagraph"/>
        <w:numPr>
          <w:ilvl w:val="2"/>
          <w:numId w:val="10"/>
        </w:numPr>
        <w:spacing w:before="0" w:beforeAutospacing="0" w:after="0" w:afterAutospacing="0" w:line="240" w:lineRule="auto"/>
        <w:jc w:val="left"/>
        <w:rPr>
          <w:sz w:val="20"/>
          <w:szCs w:val="20"/>
        </w:rPr>
      </w:pPr>
      <w:r w:rsidRPr="00803CE6">
        <w:rPr>
          <w:sz w:val="20"/>
          <w:szCs w:val="20"/>
        </w:rPr>
        <w:t>Project implementation experience with Global templates for further use in roll out implementations</w:t>
      </w:r>
    </w:p>
    <w:p w14:paraId="5FCD4785" w14:textId="0EDF206D" w:rsidR="00134F2E" w:rsidRPr="00803CE6" w:rsidRDefault="00134F2E" w:rsidP="007C74BE">
      <w:pPr>
        <w:pStyle w:val="ListParagraph"/>
        <w:numPr>
          <w:ilvl w:val="2"/>
          <w:numId w:val="10"/>
        </w:numPr>
        <w:spacing w:before="0" w:beforeAutospacing="0" w:after="0" w:afterAutospacing="0" w:line="240" w:lineRule="auto"/>
        <w:jc w:val="left"/>
        <w:rPr>
          <w:sz w:val="20"/>
          <w:szCs w:val="20"/>
        </w:rPr>
      </w:pPr>
      <w:r w:rsidRPr="00803CE6">
        <w:rPr>
          <w:sz w:val="20"/>
          <w:szCs w:val="20"/>
        </w:rPr>
        <w:t>Project implementations with offshore and onshore models</w:t>
      </w:r>
    </w:p>
    <w:p w14:paraId="0C4369C2" w14:textId="77777777" w:rsidR="00B24A16" w:rsidRPr="00803CE6" w:rsidRDefault="00B24A16" w:rsidP="00743BC6">
      <w:pPr>
        <w:spacing w:before="0" w:beforeAutospacing="0" w:after="0" w:afterAutospacing="0" w:line="240" w:lineRule="auto"/>
        <w:jc w:val="left"/>
        <w:rPr>
          <w:b/>
          <w:bCs/>
          <w:i/>
          <w:iCs/>
          <w:sz w:val="20"/>
          <w:szCs w:val="20"/>
        </w:rPr>
      </w:pPr>
      <w:r w:rsidRPr="00803CE6">
        <w:rPr>
          <w:b/>
          <w:bCs/>
          <w:i/>
          <w:iCs/>
          <w:sz w:val="20"/>
          <w:szCs w:val="20"/>
        </w:rPr>
        <w:t>Projects Delivered:</w:t>
      </w:r>
    </w:p>
    <w:p w14:paraId="79BAC220" w14:textId="0AC95BEE" w:rsidR="00B24A16" w:rsidRPr="00803CE6" w:rsidRDefault="00B24A16" w:rsidP="007C74BE">
      <w:pPr>
        <w:pStyle w:val="ListParagraph"/>
        <w:numPr>
          <w:ilvl w:val="1"/>
          <w:numId w:val="11"/>
        </w:numPr>
        <w:spacing w:before="0" w:beforeAutospacing="0" w:after="0" w:afterAutospacing="0" w:line="240" w:lineRule="auto"/>
        <w:jc w:val="left"/>
        <w:rPr>
          <w:sz w:val="20"/>
          <w:szCs w:val="20"/>
        </w:rPr>
      </w:pPr>
      <w:proofErr w:type="spellStart"/>
      <w:r w:rsidRPr="00803CE6">
        <w:rPr>
          <w:sz w:val="20"/>
          <w:szCs w:val="20"/>
        </w:rPr>
        <w:t>Paymetrics</w:t>
      </w:r>
      <w:proofErr w:type="spellEnd"/>
      <w:r w:rsidRPr="00803CE6">
        <w:rPr>
          <w:sz w:val="20"/>
          <w:szCs w:val="20"/>
        </w:rPr>
        <w:t xml:space="preserve"> Upgrade (Onsite PM)</w:t>
      </w:r>
    </w:p>
    <w:p w14:paraId="0CB62E61" w14:textId="2E08B230" w:rsidR="00B24A16" w:rsidRPr="00803CE6" w:rsidRDefault="00B24A16" w:rsidP="007C74BE">
      <w:pPr>
        <w:pStyle w:val="ListParagraph"/>
        <w:numPr>
          <w:ilvl w:val="1"/>
          <w:numId w:val="11"/>
        </w:numPr>
        <w:spacing w:before="0" w:beforeAutospacing="0" w:after="0" w:afterAutospacing="0" w:line="240" w:lineRule="auto"/>
        <w:jc w:val="left"/>
        <w:rPr>
          <w:sz w:val="20"/>
          <w:szCs w:val="20"/>
        </w:rPr>
      </w:pPr>
      <w:r w:rsidRPr="00803CE6">
        <w:rPr>
          <w:sz w:val="20"/>
          <w:szCs w:val="20"/>
        </w:rPr>
        <w:t>Mobius Upgrade (Onsite PM)</w:t>
      </w:r>
    </w:p>
    <w:p w14:paraId="441DF051" w14:textId="48731FA6" w:rsidR="00B24A16" w:rsidRPr="00803CE6" w:rsidRDefault="00B24A16" w:rsidP="007C74BE">
      <w:pPr>
        <w:pStyle w:val="ListParagraph"/>
        <w:numPr>
          <w:ilvl w:val="1"/>
          <w:numId w:val="11"/>
        </w:numPr>
        <w:spacing w:before="0" w:beforeAutospacing="0" w:after="0" w:afterAutospacing="0" w:line="240" w:lineRule="auto"/>
        <w:jc w:val="left"/>
        <w:rPr>
          <w:sz w:val="20"/>
          <w:szCs w:val="20"/>
        </w:rPr>
      </w:pPr>
      <w:r w:rsidRPr="00803CE6">
        <w:rPr>
          <w:sz w:val="20"/>
          <w:szCs w:val="20"/>
        </w:rPr>
        <w:t>Dolphin Upgrade (Onsite PM)</w:t>
      </w:r>
    </w:p>
    <w:p w14:paraId="20EBAC73" w14:textId="5CCC7109" w:rsidR="00B24A16" w:rsidRPr="00803CE6" w:rsidRDefault="00B24A16" w:rsidP="007C74BE">
      <w:pPr>
        <w:pStyle w:val="ListParagraph"/>
        <w:numPr>
          <w:ilvl w:val="1"/>
          <w:numId w:val="11"/>
        </w:numPr>
        <w:spacing w:before="0" w:beforeAutospacing="0" w:after="0" w:afterAutospacing="0" w:line="240" w:lineRule="auto"/>
        <w:jc w:val="left"/>
        <w:rPr>
          <w:sz w:val="20"/>
          <w:szCs w:val="20"/>
        </w:rPr>
      </w:pPr>
      <w:r w:rsidRPr="00803CE6">
        <w:rPr>
          <w:sz w:val="20"/>
          <w:szCs w:val="20"/>
        </w:rPr>
        <w:t>AMD FDA UDI Material Report (Onsite PM)</w:t>
      </w:r>
    </w:p>
    <w:p w14:paraId="29F0537A" w14:textId="34291A6D" w:rsidR="00540061" w:rsidRPr="00803CE6" w:rsidRDefault="00540061" w:rsidP="007C74BE">
      <w:pPr>
        <w:pStyle w:val="ListParagraph"/>
        <w:numPr>
          <w:ilvl w:val="1"/>
          <w:numId w:val="11"/>
        </w:numPr>
        <w:spacing w:before="0" w:beforeAutospacing="0" w:after="0" w:afterAutospacing="0" w:line="240" w:lineRule="auto"/>
        <w:jc w:val="left"/>
        <w:rPr>
          <w:sz w:val="20"/>
          <w:szCs w:val="20"/>
        </w:rPr>
      </w:pPr>
      <w:r w:rsidRPr="00803CE6">
        <w:rPr>
          <w:sz w:val="20"/>
          <w:szCs w:val="20"/>
        </w:rPr>
        <w:t xml:space="preserve">Russia Rollout Project (Offshore </w:t>
      </w:r>
      <w:r w:rsidR="00A11C37" w:rsidRPr="00803CE6">
        <w:rPr>
          <w:sz w:val="20"/>
          <w:szCs w:val="20"/>
        </w:rPr>
        <w:t>PM</w:t>
      </w:r>
      <w:r w:rsidRPr="00803CE6">
        <w:rPr>
          <w:sz w:val="20"/>
          <w:szCs w:val="20"/>
        </w:rPr>
        <w:t>)</w:t>
      </w:r>
    </w:p>
    <w:p w14:paraId="5B5287FB" w14:textId="66049440" w:rsidR="00540061" w:rsidRPr="00803CE6" w:rsidRDefault="00540061" w:rsidP="007C74BE">
      <w:pPr>
        <w:pStyle w:val="ListParagraph"/>
        <w:numPr>
          <w:ilvl w:val="1"/>
          <w:numId w:val="11"/>
        </w:numPr>
        <w:spacing w:before="0" w:beforeAutospacing="0" w:after="0" w:afterAutospacing="0" w:line="240" w:lineRule="auto"/>
        <w:jc w:val="left"/>
        <w:rPr>
          <w:sz w:val="20"/>
          <w:szCs w:val="20"/>
        </w:rPr>
      </w:pPr>
      <w:r w:rsidRPr="00803CE6">
        <w:rPr>
          <w:sz w:val="20"/>
          <w:szCs w:val="20"/>
        </w:rPr>
        <w:t>Enhancement Factory Project (Offshore</w:t>
      </w:r>
      <w:r w:rsidR="00A11C37" w:rsidRPr="00803CE6">
        <w:rPr>
          <w:sz w:val="20"/>
          <w:szCs w:val="20"/>
        </w:rPr>
        <w:t xml:space="preserve"> PM</w:t>
      </w:r>
      <w:r w:rsidRPr="00803CE6">
        <w:rPr>
          <w:sz w:val="20"/>
          <w:szCs w:val="20"/>
        </w:rPr>
        <w:t>)</w:t>
      </w:r>
    </w:p>
    <w:p w14:paraId="563E9DEF" w14:textId="77777777" w:rsidR="00540061" w:rsidRPr="00803CE6" w:rsidRDefault="00540061" w:rsidP="007C74BE">
      <w:pPr>
        <w:pStyle w:val="ListParagraph"/>
        <w:numPr>
          <w:ilvl w:val="1"/>
          <w:numId w:val="11"/>
        </w:numPr>
        <w:spacing w:before="0" w:beforeAutospacing="0" w:after="0" w:afterAutospacing="0" w:line="240" w:lineRule="auto"/>
        <w:jc w:val="left"/>
        <w:rPr>
          <w:sz w:val="20"/>
          <w:szCs w:val="20"/>
        </w:rPr>
      </w:pPr>
      <w:r w:rsidRPr="00803CE6">
        <w:rPr>
          <w:sz w:val="20"/>
          <w:szCs w:val="20"/>
        </w:rPr>
        <w:t>AV Audit Project (Offshore Team Lead)</w:t>
      </w:r>
    </w:p>
    <w:p w14:paraId="2A195C22" w14:textId="66D382B8" w:rsidR="00540061" w:rsidRDefault="00540061" w:rsidP="007C74BE">
      <w:pPr>
        <w:pStyle w:val="ListParagraph"/>
        <w:numPr>
          <w:ilvl w:val="1"/>
          <w:numId w:val="11"/>
        </w:numPr>
        <w:spacing w:before="0" w:beforeAutospacing="0" w:after="0" w:afterAutospacing="0" w:line="240" w:lineRule="auto"/>
        <w:jc w:val="left"/>
        <w:rPr>
          <w:sz w:val="20"/>
          <w:szCs w:val="20"/>
        </w:rPr>
      </w:pPr>
      <w:r w:rsidRPr="00803CE6">
        <w:rPr>
          <w:sz w:val="20"/>
          <w:szCs w:val="20"/>
        </w:rPr>
        <w:t>AMS Project (Onsite Team Lead)</w:t>
      </w:r>
    </w:p>
    <w:p w14:paraId="2F3836DD" w14:textId="77777777" w:rsidR="00284869" w:rsidRDefault="00284869" w:rsidP="007861E9">
      <w:pPr>
        <w:spacing w:before="0" w:beforeAutospacing="0" w:after="0" w:afterAutospacing="0" w:line="240" w:lineRule="auto"/>
        <w:jc w:val="left"/>
        <w:rPr>
          <w:sz w:val="20"/>
          <w:szCs w:val="20"/>
        </w:rPr>
      </w:pPr>
    </w:p>
    <w:p w14:paraId="266D8B26" w14:textId="77777777" w:rsidR="00284869" w:rsidRDefault="00284869" w:rsidP="007861E9">
      <w:pPr>
        <w:spacing w:before="0" w:beforeAutospacing="0" w:after="0" w:afterAutospacing="0" w:line="240" w:lineRule="auto"/>
        <w:jc w:val="left"/>
        <w:rPr>
          <w:sz w:val="20"/>
          <w:szCs w:val="20"/>
        </w:rPr>
      </w:pPr>
    </w:p>
    <w:p w14:paraId="709E3F33" w14:textId="77777777" w:rsidR="00284869" w:rsidRDefault="00284869" w:rsidP="007861E9">
      <w:pPr>
        <w:spacing w:before="0" w:beforeAutospacing="0" w:after="0" w:afterAutospacing="0" w:line="240" w:lineRule="auto"/>
        <w:jc w:val="left"/>
        <w:rPr>
          <w:sz w:val="20"/>
          <w:szCs w:val="20"/>
        </w:rPr>
      </w:pPr>
    </w:p>
    <w:p w14:paraId="69D5D818" w14:textId="77777777" w:rsidR="00284869" w:rsidRPr="00803CE6" w:rsidRDefault="00284869" w:rsidP="00284869">
      <w:pPr>
        <w:pStyle w:val="ListParagraph"/>
        <w:numPr>
          <w:ilvl w:val="0"/>
          <w:numId w:val="10"/>
        </w:numPr>
        <w:spacing w:before="0" w:beforeAutospacing="0" w:after="0" w:afterAutospacing="0" w:line="240" w:lineRule="auto"/>
        <w:jc w:val="left"/>
        <w:rPr>
          <w:sz w:val="20"/>
          <w:szCs w:val="20"/>
        </w:rPr>
      </w:pPr>
      <w:bookmarkStart w:id="0" w:name="_Hlk126831565"/>
      <w:r w:rsidRPr="00803CE6">
        <w:rPr>
          <w:b/>
          <w:sz w:val="20"/>
          <w:szCs w:val="20"/>
        </w:rPr>
        <w:t>Canadian Pacific Rail</w:t>
      </w:r>
      <w:bookmarkEnd w:id="0"/>
      <w:r w:rsidRPr="00803CE6">
        <w:rPr>
          <w:sz w:val="20"/>
          <w:szCs w:val="20"/>
        </w:rPr>
        <w:t>- Canada</w:t>
      </w:r>
      <w:r w:rsidRPr="00803CE6">
        <w:rPr>
          <w:sz w:val="20"/>
          <w:szCs w:val="20"/>
        </w:rPr>
        <w:tab/>
      </w:r>
      <w:r w:rsidRPr="00803CE6">
        <w:rPr>
          <w:sz w:val="20"/>
          <w:szCs w:val="20"/>
        </w:rPr>
        <w:tab/>
      </w:r>
      <w:r w:rsidRPr="00803CE6">
        <w:rPr>
          <w:sz w:val="20"/>
          <w:szCs w:val="20"/>
        </w:rPr>
        <w:tab/>
      </w:r>
      <w:r w:rsidRPr="00803CE6">
        <w:rPr>
          <w:sz w:val="20"/>
          <w:szCs w:val="20"/>
        </w:rPr>
        <w:tab/>
      </w:r>
      <w:r w:rsidRPr="00803CE6">
        <w:rPr>
          <w:sz w:val="20"/>
          <w:szCs w:val="20"/>
        </w:rPr>
        <w:tab/>
      </w:r>
      <w:r w:rsidRPr="00803CE6">
        <w:rPr>
          <w:sz w:val="20"/>
          <w:szCs w:val="20"/>
        </w:rPr>
        <w:tab/>
      </w:r>
      <w:r w:rsidRPr="00803CE6">
        <w:rPr>
          <w:sz w:val="20"/>
          <w:szCs w:val="20"/>
        </w:rPr>
        <w:tab/>
        <w:t xml:space="preserve">            </w:t>
      </w:r>
      <w:r w:rsidRPr="00803CE6">
        <w:rPr>
          <w:b/>
          <w:bCs/>
          <w:sz w:val="20"/>
          <w:szCs w:val="20"/>
        </w:rPr>
        <w:t>May 2011 - February 2014</w:t>
      </w:r>
      <w:r w:rsidRPr="00803CE6">
        <w:rPr>
          <w:sz w:val="20"/>
          <w:szCs w:val="20"/>
        </w:rPr>
        <w:t xml:space="preserve"> </w:t>
      </w:r>
    </w:p>
    <w:p w14:paraId="4BCFF160" w14:textId="77777777" w:rsidR="00284869" w:rsidRDefault="00284869" w:rsidP="00284869">
      <w:pPr>
        <w:pStyle w:val="ListParagraph"/>
        <w:spacing w:before="0" w:beforeAutospacing="0" w:after="0" w:afterAutospacing="0" w:line="240" w:lineRule="auto"/>
        <w:ind w:left="720" w:firstLine="0"/>
        <w:jc w:val="left"/>
        <w:rPr>
          <w:sz w:val="20"/>
          <w:szCs w:val="20"/>
        </w:rPr>
      </w:pPr>
      <w:r w:rsidRPr="00803CE6">
        <w:rPr>
          <w:sz w:val="20"/>
          <w:szCs w:val="20"/>
        </w:rPr>
        <w:t>SAP SD HST Remediation and Testing Project</w:t>
      </w:r>
    </w:p>
    <w:p w14:paraId="6E500E36" w14:textId="63ECBCF9" w:rsidR="000A11CB" w:rsidRPr="000A11CB" w:rsidRDefault="00BD216F" w:rsidP="000A11CB">
      <w:pPr>
        <w:spacing w:before="0" w:beforeAutospacing="0" w:after="0" w:afterAutospacing="0" w:line="240" w:lineRule="auto"/>
        <w:jc w:val="left"/>
        <w:rPr>
          <w:sz w:val="20"/>
          <w:szCs w:val="20"/>
        </w:rPr>
      </w:pPr>
      <w:r>
        <w:rPr>
          <w:sz w:val="20"/>
          <w:szCs w:val="20"/>
        </w:rPr>
        <w:t xml:space="preserve">               </w:t>
      </w:r>
      <w:r w:rsidR="00FB46FC" w:rsidRPr="00FB46FC">
        <w:rPr>
          <w:b/>
          <w:bCs/>
          <w:sz w:val="20"/>
          <w:szCs w:val="20"/>
        </w:rPr>
        <w:t>Roles and</w:t>
      </w:r>
      <w:r w:rsidR="00FB46FC">
        <w:rPr>
          <w:sz w:val="20"/>
          <w:szCs w:val="20"/>
        </w:rPr>
        <w:t xml:space="preserve"> </w:t>
      </w:r>
      <w:r w:rsidR="000A11CB" w:rsidRPr="00BD216F">
        <w:rPr>
          <w:b/>
          <w:bCs/>
          <w:sz w:val="20"/>
          <w:szCs w:val="20"/>
        </w:rPr>
        <w:t>Responsibilities</w:t>
      </w:r>
      <w:r w:rsidR="000A11CB" w:rsidRPr="000A11CB">
        <w:rPr>
          <w:sz w:val="20"/>
          <w:szCs w:val="20"/>
        </w:rPr>
        <w:t>:</w:t>
      </w:r>
    </w:p>
    <w:p w14:paraId="103E11F3" w14:textId="1CB9121D" w:rsidR="000A11CB" w:rsidRPr="000A11CB" w:rsidRDefault="000A11CB" w:rsidP="00BD216F">
      <w:pPr>
        <w:pStyle w:val="ListParagraph"/>
        <w:numPr>
          <w:ilvl w:val="2"/>
          <w:numId w:val="10"/>
        </w:numPr>
        <w:spacing w:before="0" w:beforeAutospacing="0" w:after="0" w:afterAutospacing="0" w:line="240" w:lineRule="auto"/>
        <w:jc w:val="left"/>
        <w:rPr>
          <w:sz w:val="20"/>
          <w:szCs w:val="20"/>
        </w:rPr>
      </w:pPr>
      <w:r w:rsidRPr="000A11CB">
        <w:rPr>
          <w:sz w:val="20"/>
          <w:szCs w:val="20"/>
        </w:rPr>
        <w:t xml:space="preserve">Involved in HST tax remediation Project from onsite in Calgary- Canada.  </w:t>
      </w:r>
    </w:p>
    <w:p w14:paraId="38435325" w14:textId="3DD09530" w:rsidR="000A11CB" w:rsidRPr="000A11CB" w:rsidRDefault="000A11CB" w:rsidP="00BD216F">
      <w:pPr>
        <w:pStyle w:val="ListParagraph"/>
        <w:numPr>
          <w:ilvl w:val="2"/>
          <w:numId w:val="10"/>
        </w:numPr>
        <w:spacing w:before="0" w:beforeAutospacing="0" w:after="0" w:afterAutospacing="0" w:line="240" w:lineRule="auto"/>
        <w:jc w:val="left"/>
        <w:rPr>
          <w:sz w:val="20"/>
          <w:szCs w:val="20"/>
        </w:rPr>
      </w:pPr>
      <w:r w:rsidRPr="000A11CB">
        <w:rPr>
          <w:sz w:val="20"/>
          <w:szCs w:val="20"/>
        </w:rPr>
        <w:t xml:space="preserve">Involved in Testing Project SAP MAC for Enhp4 to Enhp5 and V&amp;V Testing project where extensively used ALM tool while working </w:t>
      </w:r>
      <w:proofErr w:type="spellStart"/>
      <w:r w:rsidRPr="000A11CB">
        <w:rPr>
          <w:sz w:val="20"/>
          <w:szCs w:val="20"/>
        </w:rPr>
        <w:t>Enhp</w:t>
      </w:r>
      <w:proofErr w:type="spellEnd"/>
      <w:r w:rsidRPr="000A11CB">
        <w:rPr>
          <w:sz w:val="20"/>
          <w:szCs w:val="20"/>
        </w:rPr>
        <w:t xml:space="preserve"> 5 to </w:t>
      </w:r>
      <w:proofErr w:type="spellStart"/>
      <w:r w:rsidRPr="000A11CB">
        <w:rPr>
          <w:sz w:val="20"/>
          <w:szCs w:val="20"/>
        </w:rPr>
        <w:t>Enhp</w:t>
      </w:r>
      <w:proofErr w:type="spellEnd"/>
      <w:r w:rsidRPr="000A11CB">
        <w:rPr>
          <w:sz w:val="20"/>
          <w:szCs w:val="20"/>
        </w:rPr>
        <w:t xml:space="preserve"> 6 upgrade. Written almost 200 test cases for SD, PM, and MM Modules.   </w:t>
      </w:r>
    </w:p>
    <w:p w14:paraId="09D9914E" w14:textId="503E9117" w:rsidR="000A11CB" w:rsidRPr="000A11CB" w:rsidRDefault="000A11CB" w:rsidP="00BD216F">
      <w:pPr>
        <w:pStyle w:val="ListParagraph"/>
        <w:numPr>
          <w:ilvl w:val="2"/>
          <w:numId w:val="10"/>
        </w:numPr>
        <w:spacing w:before="0" w:beforeAutospacing="0" w:after="0" w:afterAutospacing="0" w:line="240" w:lineRule="auto"/>
        <w:jc w:val="left"/>
        <w:rPr>
          <w:sz w:val="20"/>
          <w:szCs w:val="20"/>
        </w:rPr>
      </w:pPr>
      <w:r w:rsidRPr="000A11CB">
        <w:rPr>
          <w:sz w:val="20"/>
          <w:szCs w:val="20"/>
        </w:rPr>
        <w:t xml:space="preserve">Solution support to the client as a SD consultant. Issues related to Waybill Processing, Sales Order, Delivery, Billing, Customer Master, Material Master, </w:t>
      </w:r>
    </w:p>
    <w:p w14:paraId="7AA80F29" w14:textId="11E93579" w:rsidR="000A11CB" w:rsidRPr="000A11CB" w:rsidRDefault="000A11CB" w:rsidP="00BD216F">
      <w:pPr>
        <w:pStyle w:val="ListParagraph"/>
        <w:numPr>
          <w:ilvl w:val="2"/>
          <w:numId w:val="10"/>
        </w:numPr>
        <w:spacing w:before="0" w:beforeAutospacing="0" w:after="0" w:afterAutospacing="0" w:line="240" w:lineRule="auto"/>
        <w:jc w:val="left"/>
        <w:rPr>
          <w:sz w:val="20"/>
          <w:szCs w:val="20"/>
        </w:rPr>
      </w:pPr>
      <w:r w:rsidRPr="000A11CB">
        <w:rPr>
          <w:sz w:val="20"/>
          <w:szCs w:val="20"/>
        </w:rPr>
        <w:lastRenderedPageBreak/>
        <w:t xml:space="preserve">Interface issues with Waybill processing, and Billing data flow like </w:t>
      </w:r>
      <w:proofErr w:type="spellStart"/>
      <w:r w:rsidRPr="000A11CB">
        <w:rPr>
          <w:sz w:val="20"/>
          <w:szCs w:val="20"/>
        </w:rPr>
        <w:t>Idoc</w:t>
      </w:r>
      <w:proofErr w:type="spellEnd"/>
      <w:r w:rsidRPr="000A11CB">
        <w:rPr>
          <w:sz w:val="20"/>
          <w:szCs w:val="20"/>
        </w:rPr>
        <w:t xml:space="preserve"> failures has been resolved.</w:t>
      </w:r>
    </w:p>
    <w:p w14:paraId="4172BD52" w14:textId="279F54AB" w:rsidR="00284869" w:rsidRDefault="000A11CB" w:rsidP="00BD216F">
      <w:pPr>
        <w:pStyle w:val="ListParagraph"/>
        <w:numPr>
          <w:ilvl w:val="2"/>
          <w:numId w:val="10"/>
        </w:numPr>
        <w:spacing w:before="0" w:beforeAutospacing="0" w:after="0" w:afterAutospacing="0" w:line="240" w:lineRule="auto"/>
        <w:jc w:val="left"/>
        <w:rPr>
          <w:sz w:val="20"/>
          <w:szCs w:val="20"/>
        </w:rPr>
      </w:pPr>
      <w:r w:rsidRPr="000A11CB">
        <w:rPr>
          <w:sz w:val="20"/>
          <w:szCs w:val="20"/>
        </w:rPr>
        <w:t>Daily Monitoring of Batch Job, Job Failure, Missing Print outputs are handled.</w:t>
      </w:r>
    </w:p>
    <w:p w14:paraId="1AFD4EC2" w14:textId="77777777" w:rsidR="00503D43" w:rsidRDefault="00503D43" w:rsidP="007861E9">
      <w:pPr>
        <w:spacing w:before="0" w:beforeAutospacing="0" w:after="0" w:afterAutospacing="0" w:line="240" w:lineRule="auto"/>
        <w:jc w:val="left"/>
        <w:rPr>
          <w:sz w:val="20"/>
          <w:szCs w:val="20"/>
        </w:rPr>
      </w:pPr>
    </w:p>
    <w:p w14:paraId="119B76BF" w14:textId="77777777" w:rsidR="00503D43" w:rsidRDefault="00503D43" w:rsidP="007861E9">
      <w:pPr>
        <w:spacing w:before="0" w:beforeAutospacing="0" w:after="0" w:afterAutospacing="0" w:line="240" w:lineRule="auto"/>
        <w:jc w:val="left"/>
        <w:rPr>
          <w:sz w:val="20"/>
          <w:szCs w:val="20"/>
        </w:rPr>
      </w:pPr>
    </w:p>
    <w:p w14:paraId="25D1F382" w14:textId="7C1DC41E" w:rsidR="00273C48" w:rsidRDefault="00503D43" w:rsidP="003F2482">
      <w:pPr>
        <w:spacing w:before="0" w:beforeAutospacing="0" w:after="0" w:afterAutospacing="0" w:line="240" w:lineRule="auto"/>
        <w:rPr>
          <w:sz w:val="20"/>
          <w:szCs w:val="20"/>
        </w:rPr>
      </w:pPr>
      <w:r>
        <w:rPr>
          <w:b/>
          <w:bCs/>
          <w:sz w:val="20"/>
          <w:szCs w:val="20"/>
        </w:rPr>
        <w:t xml:space="preserve">          </w:t>
      </w:r>
    </w:p>
    <w:p w14:paraId="54BBF31E" w14:textId="516443D1" w:rsidR="00273C48" w:rsidRPr="008B0481" w:rsidRDefault="00273C48" w:rsidP="00273C48">
      <w:pPr>
        <w:spacing w:before="0" w:beforeAutospacing="0" w:after="0" w:afterAutospacing="0" w:line="240" w:lineRule="auto"/>
        <w:jc w:val="left"/>
        <w:rPr>
          <w:b/>
          <w:bCs/>
          <w:sz w:val="22"/>
          <w:szCs w:val="22"/>
        </w:rPr>
      </w:pPr>
      <w:r w:rsidRPr="008B0481">
        <w:rPr>
          <w:b/>
          <w:bCs/>
          <w:sz w:val="22"/>
          <w:szCs w:val="22"/>
        </w:rPr>
        <w:t>Organization Name: Accenture India Ltd</w:t>
      </w:r>
      <w:r w:rsidR="009B6BA2" w:rsidRPr="008B0481">
        <w:rPr>
          <w:b/>
          <w:bCs/>
          <w:sz w:val="22"/>
          <w:szCs w:val="22"/>
        </w:rPr>
        <w:tab/>
      </w:r>
      <w:r w:rsidR="009B6BA2" w:rsidRPr="008B0481">
        <w:rPr>
          <w:b/>
          <w:bCs/>
          <w:sz w:val="22"/>
          <w:szCs w:val="22"/>
        </w:rPr>
        <w:tab/>
      </w:r>
      <w:r w:rsidR="009B6BA2" w:rsidRPr="008B0481">
        <w:rPr>
          <w:b/>
          <w:bCs/>
          <w:sz w:val="22"/>
          <w:szCs w:val="22"/>
        </w:rPr>
        <w:tab/>
      </w:r>
      <w:r w:rsidR="009B6BA2" w:rsidRPr="008B0481">
        <w:rPr>
          <w:b/>
          <w:bCs/>
          <w:sz w:val="22"/>
          <w:szCs w:val="22"/>
        </w:rPr>
        <w:tab/>
      </w:r>
      <w:r w:rsidR="009B6BA2" w:rsidRPr="008B0481">
        <w:rPr>
          <w:b/>
          <w:bCs/>
          <w:sz w:val="22"/>
          <w:szCs w:val="22"/>
        </w:rPr>
        <w:tab/>
      </w:r>
      <w:r w:rsidR="009B6BA2" w:rsidRPr="008B0481">
        <w:rPr>
          <w:b/>
          <w:bCs/>
          <w:sz w:val="22"/>
          <w:szCs w:val="22"/>
        </w:rPr>
        <w:tab/>
      </w:r>
      <w:r w:rsidR="009B6BA2" w:rsidRPr="008B0481">
        <w:rPr>
          <w:b/>
          <w:bCs/>
          <w:sz w:val="22"/>
          <w:szCs w:val="22"/>
        </w:rPr>
        <w:tab/>
        <w:t>Sept 2009- May 2011</w:t>
      </w:r>
    </w:p>
    <w:p w14:paraId="5B9DE392" w14:textId="2AD6E472" w:rsidR="000E4B87" w:rsidRDefault="000E4B87" w:rsidP="0094728B">
      <w:pPr>
        <w:spacing w:before="0" w:beforeAutospacing="0" w:after="0" w:afterAutospacing="0" w:line="240" w:lineRule="auto"/>
        <w:jc w:val="left"/>
        <w:rPr>
          <w:b/>
          <w:bCs/>
          <w:sz w:val="20"/>
          <w:szCs w:val="20"/>
        </w:rPr>
      </w:pPr>
    </w:p>
    <w:p w14:paraId="1115C4EB" w14:textId="77777777" w:rsidR="00134F2E" w:rsidRDefault="00134F2E" w:rsidP="00743BC6">
      <w:pPr>
        <w:spacing w:before="0" w:beforeAutospacing="0" w:after="0" w:afterAutospacing="0" w:line="240" w:lineRule="auto"/>
        <w:jc w:val="left"/>
        <w:rPr>
          <w:b/>
          <w:bCs/>
          <w:sz w:val="20"/>
          <w:szCs w:val="20"/>
        </w:rPr>
      </w:pPr>
      <w:r w:rsidRPr="00803CE6">
        <w:rPr>
          <w:b/>
          <w:bCs/>
          <w:sz w:val="20"/>
          <w:szCs w:val="20"/>
        </w:rPr>
        <w:t>Client</w:t>
      </w:r>
    </w:p>
    <w:p w14:paraId="6C8A8801" w14:textId="5DC37427" w:rsidR="007861E9" w:rsidRPr="00803CE6" w:rsidRDefault="007861E9" w:rsidP="007861E9">
      <w:pPr>
        <w:spacing w:before="0" w:beforeAutospacing="0" w:after="0" w:afterAutospacing="0" w:line="240" w:lineRule="auto"/>
        <w:rPr>
          <w:b/>
          <w:bCs/>
          <w:sz w:val="20"/>
          <w:szCs w:val="20"/>
        </w:rPr>
      </w:pPr>
      <w:r>
        <w:rPr>
          <w:b/>
          <w:bCs/>
          <w:sz w:val="20"/>
          <w:szCs w:val="20"/>
        </w:rPr>
        <w:t>Role: SAP TSW Consultant</w:t>
      </w:r>
      <w:r w:rsidR="00EC2C46">
        <w:rPr>
          <w:b/>
          <w:bCs/>
          <w:sz w:val="20"/>
          <w:szCs w:val="20"/>
        </w:rPr>
        <w:t>, SAP ECC</w:t>
      </w:r>
    </w:p>
    <w:p w14:paraId="42B6ABD3" w14:textId="4A657BC7" w:rsidR="00743BC6" w:rsidRPr="00803CE6" w:rsidRDefault="00134F2E" w:rsidP="007C74BE">
      <w:pPr>
        <w:pStyle w:val="ListParagraph"/>
        <w:numPr>
          <w:ilvl w:val="0"/>
          <w:numId w:val="13"/>
        </w:numPr>
        <w:spacing w:before="0" w:beforeAutospacing="0" w:after="0" w:afterAutospacing="0" w:line="240" w:lineRule="auto"/>
        <w:jc w:val="left"/>
        <w:rPr>
          <w:sz w:val="20"/>
          <w:szCs w:val="20"/>
        </w:rPr>
      </w:pPr>
      <w:r w:rsidRPr="00803CE6">
        <w:rPr>
          <w:sz w:val="20"/>
          <w:szCs w:val="20"/>
        </w:rPr>
        <w:t>BHP Billiton- SG</w:t>
      </w:r>
      <w:r w:rsidR="00743BC6" w:rsidRPr="00803CE6">
        <w:rPr>
          <w:sz w:val="20"/>
          <w:szCs w:val="20"/>
        </w:rPr>
        <w:tab/>
      </w:r>
      <w:r w:rsidR="00743BC6" w:rsidRPr="00803CE6">
        <w:rPr>
          <w:sz w:val="20"/>
          <w:szCs w:val="20"/>
        </w:rPr>
        <w:tab/>
      </w:r>
      <w:r w:rsidR="00743BC6" w:rsidRPr="00803CE6">
        <w:rPr>
          <w:sz w:val="20"/>
          <w:szCs w:val="20"/>
        </w:rPr>
        <w:tab/>
      </w:r>
      <w:r w:rsidR="00743BC6" w:rsidRPr="00803CE6">
        <w:rPr>
          <w:sz w:val="20"/>
          <w:szCs w:val="20"/>
        </w:rPr>
        <w:tab/>
      </w:r>
      <w:r w:rsidR="00743BC6" w:rsidRPr="00803CE6">
        <w:rPr>
          <w:sz w:val="20"/>
          <w:szCs w:val="20"/>
        </w:rPr>
        <w:tab/>
      </w:r>
      <w:r w:rsidR="00743BC6" w:rsidRPr="00803CE6">
        <w:rPr>
          <w:sz w:val="20"/>
          <w:szCs w:val="20"/>
        </w:rPr>
        <w:tab/>
      </w:r>
      <w:r w:rsidR="00743BC6" w:rsidRPr="00803CE6">
        <w:rPr>
          <w:sz w:val="20"/>
          <w:szCs w:val="20"/>
        </w:rPr>
        <w:tab/>
      </w:r>
      <w:r w:rsidR="00743BC6" w:rsidRPr="00803CE6">
        <w:rPr>
          <w:sz w:val="20"/>
          <w:szCs w:val="20"/>
        </w:rPr>
        <w:tab/>
      </w:r>
      <w:r w:rsidR="00743BC6" w:rsidRPr="00803CE6">
        <w:rPr>
          <w:sz w:val="20"/>
          <w:szCs w:val="20"/>
        </w:rPr>
        <w:tab/>
      </w:r>
      <w:r w:rsidR="00743BC6" w:rsidRPr="00803CE6">
        <w:rPr>
          <w:sz w:val="20"/>
          <w:szCs w:val="20"/>
        </w:rPr>
        <w:tab/>
        <w:t xml:space="preserve">       </w:t>
      </w:r>
      <w:r w:rsidR="00884A09" w:rsidRPr="00803CE6">
        <w:rPr>
          <w:b/>
          <w:bCs/>
          <w:sz w:val="20"/>
          <w:szCs w:val="20"/>
        </w:rPr>
        <w:t>Oct</w:t>
      </w:r>
      <w:r w:rsidRPr="00803CE6">
        <w:rPr>
          <w:b/>
          <w:bCs/>
          <w:sz w:val="20"/>
          <w:szCs w:val="20"/>
        </w:rPr>
        <w:t xml:space="preserve"> 2009 </w:t>
      </w:r>
      <w:r w:rsidR="00743BC6" w:rsidRPr="00803CE6">
        <w:rPr>
          <w:b/>
          <w:bCs/>
          <w:sz w:val="20"/>
          <w:szCs w:val="20"/>
        </w:rPr>
        <w:t>-</w:t>
      </w:r>
      <w:r w:rsidRPr="00803CE6">
        <w:rPr>
          <w:b/>
          <w:bCs/>
          <w:sz w:val="20"/>
          <w:szCs w:val="20"/>
        </w:rPr>
        <w:t xml:space="preserve"> </w:t>
      </w:r>
      <w:r w:rsidR="00884A09" w:rsidRPr="00803CE6">
        <w:rPr>
          <w:b/>
          <w:bCs/>
          <w:sz w:val="20"/>
          <w:szCs w:val="20"/>
        </w:rPr>
        <w:t xml:space="preserve">May </w:t>
      </w:r>
      <w:r w:rsidRPr="00803CE6">
        <w:rPr>
          <w:b/>
          <w:bCs/>
          <w:sz w:val="20"/>
          <w:szCs w:val="20"/>
        </w:rPr>
        <w:t>2011</w:t>
      </w:r>
    </w:p>
    <w:p w14:paraId="02B7DE9F" w14:textId="4BCB156A" w:rsidR="00134F2E" w:rsidRPr="00803CE6" w:rsidRDefault="00134F2E" w:rsidP="007C74BE">
      <w:pPr>
        <w:pStyle w:val="ListParagraph"/>
        <w:numPr>
          <w:ilvl w:val="1"/>
          <w:numId w:val="13"/>
        </w:numPr>
        <w:spacing w:before="0" w:beforeAutospacing="0" w:after="0" w:afterAutospacing="0" w:line="240" w:lineRule="auto"/>
        <w:jc w:val="left"/>
        <w:rPr>
          <w:sz w:val="20"/>
          <w:szCs w:val="20"/>
        </w:rPr>
      </w:pPr>
      <w:r w:rsidRPr="00803CE6">
        <w:rPr>
          <w:sz w:val="20"/>
          <w:szCs w:val="20"/>
        </w:rPr>
        <w:t>SAP TSW Support Project</w:t>
      </w:r>
    </w:p>
    <w:p w14:paraId="5B288544" w14:textId="5DCFA9F4" w:rsidR="00134F2E" w:rsidRPr="00803CE6" w:rsidRDefault="00134F2E" w:rsidP="007C74BE">
      <w:pPr>
        <w:pStyle w:val="ListParagraph"/>
        <w:numPr>
          <w:ilvl w:val="2"/>
          <w:numId w:val="13"/>
        </w:numPr>
        <w:spacing w:before="0" w:beforeAutospacing="0" w:after="0" w:afterAutospacing="0" w:line="240" w:lineRule="auto"/>
        <w:jc w:val="left"/>
        <w:rPr>
          <w:sz w:val="20"/>
          <w:szCs w:val="20"/>
        </w:rPr>
      </w:pPr>
      <w:r w:rsidRPr="00803CE6">
        <w:rPr>
          <w:sz w:val="20"/>
          <w:szCs w:val="20"/>
        </w:rPr>
        <w:t>Sr. SAP OTC/TSW Consultant worked in ERP/SAP – Technology engagements</w:t>
      </w:r>
    </w:p>
    <w:p w14:paraId="3C8D6BF4" w14:textId="77777777" w:rsidR="00134F2E" w:rsidRPr="00803CE6" w:rsidRDefault="00134F2E" w:rsidP="007C74BE">
      <w:pPr>
        <w:pStyle w:val="ListParagraph"/>
        <w:numPr>
          <w:ilvl w:val="2"/>
          <w:numId w:val="13"/>
        </w:numPr>
        <w:spacing w:before="0" w:beforeAutospacing="0" w:after="0" w:afterAutospacing="0" w:line="240" w:lineRule="auto"/>
        <w:jc w:val="left"/>
        <w:rPr>
          <w:sz w:val="20"/>
          <w:szCs w:val="20"/>
        </w:rPr>
      </w:pPr>
      <w:r w:rsidRPr="00803CE6">
        <w:rPr>
          <w:sz w:val="20"/>
          <w:szCs w:val="20"/>
        </w:rPr>
        <w:t>Business Process discussions with SMEs to identify Gaps.</w:t>
      </w:r>
    </w:p>
    <w:p w14:paraId="187338D9" w14:textId="77777777" w:rsidR="00134F2E" w:rsidRPr="00803CE6" w:rsidRDefault="00134F2E" w:rsidP="007C74BE">
      <w:pPr>
        <w:pStyle w:val="ListParagraph"/>
        <w:numPr>
          <w:ilvl w:val="2"/>
          <w:numId w:val="13"/>
        </w:numPr>
        <w:spacing w:before="0" w:beforeAutospacing="0" w:after="0" w:afterAutospacing="0" w:line="240" w:lineRule="auto"/>
        <w:jc w:val="left"/>
        <w:rPr>
          <w:sz w:val="20"/>
          <w:szCs w:val="20"/>
        </w:rPr>
      </w:pPr>
      <w:r w:rsidRPr="00803CE6">
        <w:rPr>
          <w:sz w:val="20"/>
          <w:szCs w:val="20"/>
        </w:rPr>
        <w:t>Solution support to the client as a TSW consultant.</w:t>
      </w:r>
    </w:p>
    <w:p w14:paraId="1758A212" w14:textId="77777777" w:rsidR="00134F2E" w:rsidRPr="00803CE6" w:rsidRDefault="00134F2E" w:rsidP="007C74BE">
      <w:pPr>
        <w:pStyle w:val="ListParagraph"/>
        <w:numPr>
          <w:ilvl w:val="2"/>
          <w:numId w:val="13"/>
        </w:numPr>
        <w:spacing w:before="0" w:beforeAutospacing="0" w:after="0" w:afterAutospacing="0" w:line="240" w:lineRule="auto"/>
        <w:jc w:val="left"/>
        <w:rPr>
          <w:sz w:val="20"/>
          <w:szCs w:val="20"/>
        </w:rPr>
      </w:pPr>
      <w:r w:rsidRPr="00803CE6">
        <w:rPr>
          <w:sz w:val="20"/>
          <w:szCs w:val="20"/>
        </w:rPr>
        <w:t>Issues related to CT Contract, 3-way pegging, nomination, ticketing has been resolved.</w:t>
      </w:r>
    </w:p>
    <w:p w14:paraId="3E4E39B9" w14:textId="77777777" w:rsidR="00134F2E" w:rsidRPr="00803CE6" w:rsidRDefault="00134F2E" w:rsidP="007C74BE">
      <w:pPr>
        <w:pStyle w:val="ListParagraph"/>
        <w:numPr>
          <w:ilvl w:val="2"/>
          <w:numId w:val="13"/>
        </w:numPr>
        <w:spacing w:before="0" w:beforeAutospacing="0" w:after="0" w:afterAutospacing="0" w:line="240" w:lineRule="auto"/>
        <w:jc w:val="left"/>
        <w:rPr>
          <w:sz w:val="20"/>
          <w:szCs w:val="20"/>
        </w:rPr>
      </w:pPr>
      <w:r w:rsidRPr="00803CE6">
        <w:rPr>
          <w:sz w:val="20"/>
          <w:szCs w:val="20"/>
        </w:rPr>
        <w:t>Issue related to shipping and transportation is addressed.</w:t>
      </w:r>
    </w:p>
    <w:p w14:paraId="5A0935FD" w14:textId="77777777" w:rsidR="00134F2E" w:rsidRPr="00803CE6" w:rsidRDefault="00134F2E" w:rsidP="007C74BE">
      <w:pPr>
        <w:pStyle w:val="ListParagraph"/>
        <w:numPr>
          <w:ilvl w:val="2"/>
          <w:numId w:val="13"/>
        </w:numPr>
        <w:spacing w:before="0" w:beforeAutospacing="0" w:after="0" w:afterAutospacing="0" w:line="240" w:lineRule="auto"/>
        <w:jc w:val="left"/>
        <w:rPr>
          <w:sz w:val="20"/>
          <w:szCs w:val="20"/>
        </w:rPr>
      </w:pPr>
      <w:r w:rsidRPr="00803CE6">
        <w:rPr>
          <w:sz w:val="20"/>
          <w:szCs w:val="20"/>
        </w:rPr>
        <w:t>Issues pertaining to sales order, delivery, goods issue are attended</w:t>
      </w:r>
    </w:p>
    <w:p w14:paraId="2E690533" w14:textId="77777777" w:rsidR="00134F2E" w:rsidRPr="00803CE6" w:rsidRDefault="00134F2E" w:rsidP="007C74BE">
      <w:pPr>
        <w:pStyle w:val="ListParagraph"/>
        <w:numPr>
          <w:ilvl w:val="2"/>
          <w:numId w:val="13"/>
        </w:numPr>
        <w:spacing w:before="0" w:beforeAutospacing="0" w:after="0" w:afterAutospacing="0" w:line="240" w:lineRule="auto"/>
        <w:jc w:val="left"/>
        <w:rPr>
          <w:sz w:val="20"/>
          <w:szCs w:val="20"/>
        </w:rPr>
      </w:pPr>
      <w:r w:rsidRPr="00803CE6">
        <w:rPr>
          <w:sz w:val="20"/>
          <w:szCs w:val="20"/>
        </w:rPr>
        <w:t xml:space="preserve">Issues related to </w:t>
      </w:r>
      <w:proofErr w:type="spellStart"/>
      <w:r w:rsidRPr="00803CE6">
        <w:rPr>
          <w:sz w:val="20"/>
          <w:szCs w:val="20"/>
        </w:rPr>
        <w:t>Idocs</w:t>
      </w:r>
      <w:proofErr w:type="spellEnd"/>
      <w:r w:rsidRPr="00803CE6">
        <w:rPr>
          <w:sz w:val="20"/>
          <w:szCs w:val="20"/>
        </w:rPr>
        <w:t xml:space="preserve"> are handled.</w:t>
      </w:r>
    </w:p>
    <w:p w14:paraId="0DF94AA6" w14:textId="77777777" w:rsidR="00134F2E" w:rsidRPr="00803CE6" w:rsidRDefault="00134F2E" w:rsidP="007C74BE">
      <w:pPr>
        <w:pStyle w:val="ListParagraph"/>
        <w:numPr>
          <w:ilvl w:val="2"/>
          <w:numId w:val="13"/>
        </w:numPr>
        <w:spacing w:before="0" w:beforeAutospacing="0" w:after="0" w:afterAutospacing="0" w:line="240" w:lineRule="auto"/>
        <w:jc w:val="left"/>
        <w:rPr>
          <w:sz w:val="20"/>
          <w:szCs w:val="20"/>
        </w:rPr>
      </w:pPr>
      <w:r w:rsidRPr="00803CE6">
        <w:rPr>
          <w:sz w:val="20"/>
          <w:szCs w:val="20"/>
        </w:rPr>
        <w:t>Issues related to P.O, G.R, and MIGO needed to be tackled.</w:t>
      </w:r>
    </w:p>
    <w:p w14:paraId="2FB182F8" w14:textId="77777777" w:rsidR="00134F2E" w:rsidRPr="00803CE6" w:rsidRDefault="00134F2E" w:rsidP="007C74BE">
      <w:pPr>
        <w:pStyle w:val="ListParagraph"/>
        <w:numPr>
          <w:ilvl w:val="2"/>
          <w:numId w:val="13"/>
        </w:numPr>
        <w:spacing w:before="0" w:beforeAutospacing="0" w:after="0" w:afterAutospacing="0" w:line="240" w:lineRule="auto"/>
        <w:jc w:val="left"/>
        <w:rPr>
          <w:sz w:val="20"/>
          <w:szCs w:val="20"/>
        </w:rPr>
      </w:pPr>
      <w:r w:rsidRPr="00803CE6">
        <w:rPr>
          <w:sz w:val="20"/>
          <w:szCs w:val="20"/>
        </w:rPr>
        <w:t>Required CRs to be completed within given time.</w:t>
      </w:r>
    </w:p>
    <w:p w14:paraId="47FA3491" w14:textId="77777777" w:rsidR="00134F2E" w:rsidRPr="00803CE6" w:rsidRDefault="00134F2E" w:rsidP="007C74BE">
      <w:pPr>
        <w:pStyle w:val="ListParagraph"/>
        <w:numPr>
          <w:ilvl w:val="2"/>
          <w:numId w:val="13"/>
        </w:numPr>
        <w:spacing w:before="0" w:beforeAutospacing="0" w:after="0" w:afterAutospacing="0" w:line="240" w:lineRule="auto"/>
        <w:jc w:val="left"/>
        <w:rPr>
          <w:sz w:val="20"/>
          <w:szCs w:val="20"/>
        </w:rPr>
      </w:pPr>
      <w:r w:rsidRPr="00803CE6">
        <w:rPr>
          <w:sz w:val="20"/>
          <w:szCs w:val="20"/>
        </w:rPr>
        <w:t>Project Demo presentations</w:t>
      </w:r>
    </w:p>
    <w:p w14:paraId="64BF7BA9" w14:textId="77777777" w:rsidR="00134F2E" w:rsidRPr="00803CE6" w:rsidRDefault="00134F2E" w:rsidP="007C74BE">
      <w:pPr>
        <w:pStyle w:val="ListParagraph"/>
        <w:numPr>
          <w:ilvl w:val="2"/>
          <w:numId w:val="13"/>
        </w:numPr>
        <w:spacing w:before="0" w:beforeAutospacing="0" w:after="0" w:afterAutospacing="0" w:line="240" w:lineRule="auto"/>
        <w:jc w:val="left"/>
        <w:rPr>
          <w:sz w:val="20"/>
          <w:szCs w:val="20"/>
        </w:rPr>
      </w:pPr>
      <w:r w:rsidRPr="00803CE6">
        <w:rPr>
          <w:sz w:val="20"/>
          <w:szCs w:val="20"/>
        </w:rPr>
        <w:t>Development and execution of Unit and Integration testing</w:t>
      </w:r>
    </w:p>
    <w:p w14:paraId="20F7EC32" w14:textId="60068582" w:rsidR="00134F2E" w:rsidRDefault="00134F2E" w:rsidP="007C74BE">
      <w:pPr>
        <w:pStyle w:val="ListParagraph"/>
        <w:numPr>
          <w:ilvl w:val="2"/>
          <w:numId w:val="13"/>
        </w:numPr>
        <w:spacing w:before="0" w:beforeAutospacing="0" w:after="0" w:afterAutospacing="0" w:line="240" w:lineRule="auto"/>
        <w:jc w:val="left"/>
        <w:rPr>
          <w:sz w:val="20"/>
          <w:szCs w:val="20"/>
        </w:rPr>
      </w:pPr>
      <w:r w:rsidRPr="00803CE6">
        <w:rPr>
          <w:sz w:val="20"/>
          <w:szCs w:val="20"/>
        </w:rPr>
        <w:t>User Acceptance Testing coordination and issue resolutions</w:t>
      </w:r>
    </w:p>
    <w:p w14:paraId="1249F082" w14:textId="77777777" w:rsidR="00F4232E" w:rsidRDefault="00F4232E" w:rsidP="00F4232E">
      <w:pPr>
        <w:spacing w:before="0" w:beforeAutospacing="0" w:after="0" w:afterAutospacing="0" w:line="240" w:lineRule="auto"/>
        <w:jc w:val="left"/>
        <w:rPr>
          <w:sz w:val="20"/>
          <w:szCs w:val="20"/>
        </w:rPr>
      </w:pPr>
    </w:p>
    <w:p w14:paraId="6F8B2AAC" w14:textId="1FDF7FBC" w:rsidR="00F4232E" w:rsidRPr="003A53C1" w:rsidRDefault="00F4232E" w:rsidP="00F4232E">
      <w:pPr>
        <w:spacing w:before="0" w:beforeAutospacing="0" w:after="0" w:afterAutospacing="0" w:line="240" w:lineRule="auto"/>
        <w:jc w:val="left"/>
        <w:rPr>
          <w:b/>
          <w:bCs/>
          <w:sz w:val="22"/>
          <w:szCs w:val="22"/>
        </w:rPr>
      </w:pPr>
      <w:r w:rsidRPr="003A53C1">
        <w:rPr>
          <w:b/>
          <w:bCs/>
          <w:sz w:val="22"/>
          <w:szCs w:val="22"/>
        </w:rPr>
        <w:t xml:space="preserve">Organization Name: </w:t>
      </w:r>
      <w:proofErr w:type="spellStart"/>
      <w:r w:rsidRPr="003A53C1">
        <w:rPr>
          <w:b/>
          <w:bCs/>
          <w:sz w:val="22"/>
          <w:szCs w:val="22"/>
        </w:rPr>
        <w:t>Spectrasoft</w:t>
      </w:r>
      <w:proofErr w:type="spellEnd"/>
      <w:r w:rsidRPr="003A53C1">
        <w:rPr>
          <w:b/>
          <w:bCs/>
          <w:sz w:val="22"/>
          <w:szCs w:val="22"/>
        </w:rPr>
        <w:t xml:space="preserve"> </w:t>
      </w:r>
      <w:r w:rsidR="00C9494A" w:rsidRPr="003A53C1">
        <w:rPr>
          <w:b/>
          <w:bCs/>
          <w:sz w:val="22"/>
          <w:szCs w:val="22"/>
        </w:rPr>
        <w:t>Technologies India Ltd</w:t>
      </w:r>
      <w:r w:rsidR="00C9494A" w:rsidRPr="003A53C1">
        <w:rPr>
          <w:b/>
          <w:bCs/>
          <w:sz w:val="22"/>
          <w:szCs w:val="22"/>
        </w:rPr>
        <w:tab/>
      </w:r>
      <w:r w:rsidR="00C9494A" w:rsidRPr="003A53C1">
        <w:rPr>
          <w:b/>
          <w:bCs/>
          <w:sz w:val="22"/>
          <w:szCs w:val="22"/>
        </w:rPr>
        <w:tab/>
      </w:r>
      <w:r w:rsidR="00C9494A" w:rsidRPr="003A53C1">
        <w:rPr>
          <w:b/>
          <w:bCs/>
          <w:sz w:val="22"/>
          <w:szCs w:val="22"/>
        </w:rPr>
        <w:tab/>
      </w:r>
      <w:r w:rsidR="00C9494A" w:rsidRPr="003A53C1">
        <w:rPr>
          <w:b/>
          <w:bCs/>
          <w:sz w:val="22"/>
          <w:szCs w:val="22"/>
        </w:rPr>
        <w:tab/>
        <w:t xml:space="preserve">Feb 2008 </w:t>
      </w:r>
      <w:r w:rsidR="002E3DBE" w:rsidRPr="003A53C1">
        <w:rPr>
          <w:b/>
          <w:bCs/>
          <w:sz w:val="22"/>
          <w:szCs w:val="22"/>
        </w:rPr>
        <w:t>– August 2009</w:t>
      </w:r>
    </w:p>
    <w:p w14:paraId="753CA89D" w14:textId="77777777" w:rsidR="00C702DC" w:rsidRPr="00803CE6" w:rsidRDefault="00C702DC" w:rsidP="00C702DC">
      <w:pPr>
        <w:pStyle w:val="ListParagraph"/>
        <w:spacing w:before="0" w:beforeAutospacing="0" w:after="0" w:afterAutospacing="0" w:line="240" w:lineRule="auto"/>
        <w:ind w:left="2160" w:firstLine="0"/>
        <w:jc w:val="left"/>
        <w:rPr>
          <w:sz w:val="20"/>
          <w:szCs w:val="20"/>
        </w:rPr>
      </w:pPr>
    </w:p>
    <w:p w14:paraId="0D9E715B" w14:textId="77777777" w:rsidR="00134F2E" w:rsidRDefault="00134F2E" w:rsidP="00803CE6">
      <w:pPr>
        <w:spacing w:before="0" w:beforeAutospacing="0" w:after="0" w:afterAutospacing="0" w:line="240" w:lineRule="auto"/>
        <w:jc w:val="left"/>
        <w:rPr>
          <w:b/>
          <w:bCs/>
          <w:sz w:val="20"/>
          <w:szCs w:val="20"/>
        </w:rPr>
      </w:pPr>
      <w:r w:rsidRPr="00803CE6">
        <w:rPr>
          <w:b/>
          <w:bCs/>
          <w:sz w:val="20"/>
          <w:szCs w:val="20"/>
        </w:rPr>
        <w:t>Clients</w:t>
      </w:r>
    </w:p>
    <w:p w14:paraId="19FF0916" w14:textId="509BD454" w:rsidR="007861E9" w:rsidRPr="00803CE6" w:rsidRDefault="007861E9" w:rsidP="007861E9">
      <w:pPr>
        <w:spacing w:before="0" w:beforeAutospacing="0" w:after="0" w:afterAutospacing="0" w:line="240" w:lineRule="auto"/>
        <w:rPr>
          <w:b/>
          <w:bCs/>
          <w:sz w:val="20"/>
          <w:szCs w:val="20"/>
        </w:rPr>
      </w:pPr>
      <w:r>
        <w:rPr>
          <w:b/>
          <w:bCs/>
          <w:sz w:val="20"/>
          <w:szCs w:val="20"/>
        </w:rPr>
        <w:t>Role: SAP SD Consultant</w:t>
      </w:r>
      <w:r w:rsidR="00EC2C46">
        <w:rPr>
          <w:b/>
          <w:bCs/>
          <w:sz w:val="20"/>
          <w:szCs w:val="20"/>
        </w:rPr>
        <w:t>, SAP ECC</w:t>
      </w:r>
    </w:p>
    <w:p w14:paraId="735561F7" w14:textId="350ED936" w:rsidR="00803CE6" w:rsidRPr="00803CE6" w:rsidRDefault="00134F2E" w:rsidP="00803CE6">
      <w:pPr>
        <w:spacing w:before="0" w:beforeAutospacing="0" w:after="0" w:afterAutospacing="0" w:line="240" w:lineRule="auto"/>
        <w:jc w:val="left"/>
        <w:rPr>
          <w:b/>
          <w:bCs/>
          <w:sz w:val="20"/>
          <w:szCs w:val="20"/>
        </w:rPr>
      </w:pPr>
      <w:proofErr w:type="spellStart"/>
      <w:r w:rsidRPr="00803CE6">
        <w:rPr>
          <w:sz w:val="20"/>
          <w:szCs w:val="20"/>
        </w:rPr>
        <w:t>Famy</w:t>
      </w:r>
      <w:proofErr w:type="spellEnd"/>
      <w:r w:rsidRPr="00803CE6">
        <w:rPr>
          <w:sz w:val="20"/>
          <w:szCs w:val="20"/>
        </w:rPr>
        <w:t xml:space="preserve"> Care Ltd, Mumbai</w:t>
      </w:r>
      <w:r w:rsidR="00803CE6" w:rsidRPr="00803CE6">
        <w:rPr>
          <w:sz w:val="20"/>
          <w:szCs w:val="20"/>
        </w:rPr>
        <w:tab/>
      </w:r>
      <w:r w:rsidR="00803CE6" w:rsidRPr="00803CE6">
        <w:rPr>
          <w:sz w:val="20"/>
          <w:szCs w:val="20"/>
        </w:rPr>
        <w:tab/>
      </w:r>
      <w:r w:rsidR="00803CE6" w:rsidRPr="00803CE6">
        <w:rPr>
          <w:sz w:val="20"/>
          <w:szCs w:val="20"/>
        </w:rPr>
        <w:tab/>
      </w:r>
      <w:r w:rsidR="00803CE6" w:rsidRPr="00803CE6">
        <w:rPr>
          <w:sz w:val="20"/>
          <w:szCs w:val="20"/>
        </w:rPr>
        <w:tab/>
      </w:r>
      <w:r w:rsidR="00803CE6" w:rsidRPr="00803CE6">
        <w:rPr>
          <w:sz w:val="20"/>
          <w:szCs w:val="20"/>
        </w:rPr>
        <w:tab/>
      </w:r>
      <w:r w:rsidR="00803CE6" w:rsidRPr="00803CE6">
        <w:rPr>
          <w:sz w:val="20"/>
          <w:szCs w:val="20"/>
        </w:rPr>
        <w:tab/>
      </w:r>
      <w:r w:rsidR="00803CE6" w:rsidRPr="00803CE6">
        <w:rPr>
          <w:sz w:val="20"/>
          <w:szCs w:val="20"/>
        </w:rPr>
        <w:tab/>
      </w:r>
      <w:r w:rsidR="00803CE6" w:rsidRPr="00803CE6">
        <w:rPr>
          <w:sz w:val="20"/>
          <w:szCs w:val="20"/>
        </w:rPr>
        <w:tab/>
      </w:r>
      <w:r w:rsidR="00803CE6" w:rsidRPr="00803CE6">
        <w:rPr>
          <w:sz w:val="20"/>
          <w:szCs w:val="20"/>
        </w:rPr>
        <w:tab/>
        <w:t xml:space="preserve">         </w:t>
      </w:r>
      <w:r w:rsidRPr="00803CE6">
        <w:rPr>
          <w:b/>
          <w:bCs/>
          <w:sz w:val="20"/>
          <w:szCs w:val="20"/>
        </w:rPr>
        <w:t>Jan</w:t>
      </w:r>
      <w:r w:rsidR="00803CE6" w:rsidRPr="00803CE6">
        <w:rPr>
          <w:b/>
          <w:bCs/>
          <w:sz w:val="20"/>
          <w:szCs w:val="20"/>
        </w:rPr>
        <w:t>uary</w:t>
      </w:r>
      <w:r w:rsidRPr="00803CE6">
        <w:rPr>
          <w:b/>
          <w:bCs/>
          <w:sz w:val="20"/>
          <w:szCs w:val="20"/>
        </w:rPr>
        <w:t xml:space="preserve"> 2009 </w:t>
      </w:r>
      <w:r w:rsidR="00803CE6" w:rsidRPr="00803CE6">
        <w:rPr>
          <w:b/>
          <w:bCs/>
          <w:sz w:val="20"/>
          <w:szCs w:val="20"/>
        </w:rPr>
        <w:t>-</w:t>
      </w:r>
      <w:r w:rsidRPr="00803CE6">
        <w:rPr>
          <w:b/>
          <w:bCs/>
          <w:sz w:val="20"/>
          <w:szCs w:val="20"/>
        </w:rPr>
        <w:t xml:space="preserve"> August 2009</w:t>
      </w:r>
    </w:p>
    <w:p w14:paraId="126F737F" w14:textId="10965C08" w:rsidR="00134F2E" w:rsidRPr="00803CE6" w:rsidRDefault="00134F2E" w:rsidP="007C74BE">
      <w:pPr>
        <w:pStyle w:val="ListParagraph"/>
        <w:numPr>
          <w:ilvl w:val="0"/>
          <w:numId w:val="13"/>
        </w:numPr>
        <w:spacing w:before="0" w:beforeAutospacing="0" w:after="0" w:afterAutospacing="0" w:line="240" w:lineRule="auto"/>
        <w:jc w:val="left"/>
        <w:rPr>
          <w:sz w:val="20"/>
          <w:szCs w:val="20"/>
        </w:rPr>
      </w:pPr>
      <w:r w:rsidRPr="00803CE6">
        <w:rPr>
          <w:sz w:val="20"/>
          <w:szCs w:val="20"/>
        </w:rPr>
        <w:t>SAP SD Implementation project.</w:t>
      </w:r>
    </w:p>
    <w:p w14:paraId="5BF89F3A" w14:textId="3232BEA5" w:rsidR="00803CE6" w:rsidRPr="00803CE6" w:rsidRDefault="00134F2E" w:rsidP="00803CE6">
      <w:pPr>
        <w:spacing w:before="0" w:beforeAutospacing="0" w:after="0" w:afterAutospacing="0" w:line="240" w:lineRule="auto"/>
        <w:jc w:val="left"/>
        <w:rPr>
          <w:b/>
          <w:bCs/>
          <w:sz w:val="20"/>
          <w:szCs w:val="20"/>
        </w:rPr>
      </w:pPr>
      <w:r w:rsidRPr="00803CE6">
        <w:rPr>
          <w:sz w:val="20"/>
          <w:szCs w:val="20"/>
        </w:rPr>
        <w:t>Shreya Lifesciences</w:t>
      </w:r>
      <w:r w:rsidR="00803CE6" w:rsidRPr="00803CE6">
        <w:rPr>
          <w:sz w:val="20"/>
          <w:szCs w:val="20"/>
        </w:rPr>
        <w:tab/>
      </w:r>
      <w:r w:rsidR="00803CE6" w:rsidRPr="00803CE6">
        <w:rPr>
          <w:sz w:val="20"/>
          <w:szCs w:val="20"/>
        </w:rPr>
        <w:tab/>
      </w:r>
      <w:r w:rsidR="00803CE6" w:rsidRPr="00803CE6">
        <w:rPr>
          <w:sz w:val="20"/>
          <w:szCs w:val="20"/>
        </w:rPr>
        <w:tab/>
      </w:r>
      <w:r w:rsidR="00803CE6" w:rsidRPr="00803CE6">
        <w:rPr>
          <w:sz w:val="20"/>
          <w:szCs w:val="20"/>
        </w:rPr>
        <w:tab/>
      </w:r>
      <w:r w:rsidR="00803CE6" w:rsidRPr="00803CE6">
        <w:rPr>
          <w:sz w:val="20"/>
          <w:szCs w:val="20"/>
        </w:rPr>
        <w:tab/>
      </w:r>
      <w:r w:rsidR="00803CE6" w:rsidRPr="00803CE6">
        <w:rPr>
          <w:sz w:val="20"/>
          <w:szCs w:val="20"/>
        </w:rPr>
        <w:tab/>
      </w:r>
      <w:r w:rsidR="00803CE6" w:rsidRPr="00803CE6">
        <w:rPr>
          <w:sz w:val="20"/>
          <w:szCs w:val="20"/>
        </w:rPr>
        <w:tab/>
      </w:r>
      <w:r w:rsidR="00803CE6" w:rsidRPr="00803CE6">
        <w:rPr>
          <w:sz w:val="20"/>
          <w:szCs w:val="20"/>
        </w:rPr>
        <w:tab/>
      </w:r>
      <w:r w:rsidR="00912E35" w:rsidRPr="00803CE6">
        <w:rPr>
          <w:sz w:val="20"/>
          <w:szCs w:val="20"/>
        </w:rPr>
        <w:tab/>
        <w:t xml:space="preserve"> </w:t>
      </w:r>
      <w:r w:rsidR="00912E35" w:rsidRPr="00912E35">
        <w:rPr>
          <w:b/>
          <w:bCs/>
          <w:sz w:val="20"/>
          <w:szCs w:val="20"/>
        </w:rPr>
        <w:t>February</w:t>
      </w:r>
      <w:r w:rsidRPr="00803CE6">
        <w:rPr>
          <w:b/>
          <w:bCs/>
          <w:sz w:val="20"/>
          <w:szCs w:val="20"/>
        </w:rPr>
        <w:t xml:space="preserve"> 2008 </w:t>
      </w:r>
      <w:r w:rsidR="00803CE6" w:rsidRPr="00803CE6">
        <w:rPr>
          <w:b/>
          <w:bCs/>
          <w:sz w:val="20"/>
          <w:szCs w:val="20"/>
        </w:rPr>
        <w:t>-</w:t>
      </w:r>
      <w:r w:rsidRPr="00803CE6">
        <w:rPr>
          <w:b/>
          <w:bCs/>
          <w:sz w:val="20"/>
          <w:szCs w:val="20"/>
        </w:rPr>
        <w:t xml:space="preserve"> Dec</w:t>
      </w:r>
      <w:r w:rsidR="00803CE6" w:rsidRPr="00803CE6">
        <w:rPr>
          <w:b/>
          <w:bCs/>
          <w:sz w:val="20"/>
          <w:szCs w:val="20"/>
        </w:rPr>
        <w:t>ember</w:t>
      </w:r>
      <w:r w:rsidRPr="00803CE6">
        <w:rPr>
          <w:b/>
          <w:bCs/>
          <w:sz w:val="20"/>
          <w:szCs w:val="20"/>
        </w:rPr>
        <w:t xml:space="preserve"> 2008</w:t>
      </w:r>
    </w:p>
    <w:p w14:paraId="3C92F327" w14:textId="2D9C3060" w:rsidR="00134F2E" w:rsidRPr="00803CE6" w:rsidRDefault="00134F2E" w:rsidP="007C74BE">
      <w:pPr>
        <w:pStyle w:val="ListParagraph"/>
        <w:numPr>
          <w:ilvl w:val="0"/>
          <w:numId w:val="13"/>
        </w:numPr>
        <w:spacing w:before="0" w:beforeAutospacing="0" w:after="0" w:afterAutospacing="0" w:line="240" w:lineRule="auto"/>
        <w:jc w:val="left"/>
        <w:rPr>
          <w:b/>
          <w:bCs/>
          <w:sz w:val="20"/>
          <w:szCs w:val="20"/>
        </w:rPr>
      </w:pPr>
      <w:r w:rsidRPr="00803CE6">
        <w:rPr>
          <w:sz w:val="20"/>
          <w:szCs w:val="20"/>
        </w:rPr>
        <w:t>SAP SD Implementation project</w:t>
      </w:r>
    </w:p>
    <w:p w14:paraId="68C761E8" w14:textId="77777777" w:rsidR="00134F2E" w:rsidRPr="00803CE6" w:rsidRDefault="00134F2E" w:rsidP="007C74BE">
      <w:pPr>
        <w:pStyle w:val="ListParagraph"/>
        <w:numPr>
          <w:ilvl w:val="1"/>
          <w:numId w:val="13"/>
        </w:numPr>
        <w:spacing w:before="0" w:beforeAutospacing="0" w:after="0" w:afterAutospacing="0" w:line="240" w:lineRule="auto"/>
        <w:jc w:val="left"/>
        <w:rPr>
          <w:sz w:val="20"/>
          <w:szCs w:val="20"/>
        </w:rPr>
      </w:pPr>
      <w:r w:rsidRPr="00803CE6">
        <w:rPr>
          <w:sz w:val="20"/>
          <w:szCs w:val="20"/>
        </w:rPr>
        <w:t>Study of AS-IS document and understanding the clients Business process with constant interaction with nucleus team members.</w:t>
      </w:r>
    </w:p>
    <w:p w14:paraId="4403F186" w14:textId="77777777" w:rsidR="00134F2E" w:rsidRPr="00803CE6" w:rsidRDefault="00134F2E" w:rsidP="007C74BE">
      <w:pPr>
        <w:pStyle w:val="ListParagraph"/>
        <w:numPr>
          <w:ilvl w:val="1"/>
          <w:numId w:val="13"/>
        </w:numPr>
        <w:spacing w:before="0" w:beforeAutospacing="0" w:after="0" w:afterAutospacing="0" w:line="240" w:lineRule="auto"/>
        <w:jc w:val="left"/>
        <w:rPr>
          <w:sz w:val="20"/>
          <w:szCs w:val="20"/>
        </w:rPr>
      </w:pPr>
      <w:r w:rsidRPr="00803CE6">
        <w:rPr>
          <w:sz w:val="20"/>
          <w:szCs w:val="20"/>
        </w:rPr>
        <w:t>Finalization of organizational structure related to SD along with FI, MM consultants.</w:t>
      </w:r>
    </w:p>
    <w:p w14:paraId="66557F43" w14:textId="77777777" w:rsidR="00134F2E" w:rsidRPr="00803CE6" w:rsidRDefault="00134F2E" w:rsidP="007C74BE">
      <w:pPr>
        <w:pStyle w:val="ListParagraph"/>
        <w:numPr>
          <w:ilvl w:val="1"/>
          <w:numId w:val="13"/>
        </w:numPr>
        <w:spacing w:before="0" w:beforeAutospacing="0" w:after="0" w:afterAutospacing="0" w:line="240" w:lineRule="auto"/>
        <w:jc w:val="left"/>
        <w:rPr>
          <w:sz w:val="20"/>
          <w:szCs w:val="20"/>
        </w:rPr>
      </w:pPr>
      <w:r w:rsidRPr="00803CE6">
        <w:rPr>
          <w:sz w:val="20"/>
          <w:szCs w:val="20"/>
        </w:rPr>
        <w:t>Preparation of Business process mapping report and GAP analysis</w:t>
      </w:r>
    </w:p>
    <w:p w14:paraId="79002885" w14:textId="77777777" w:rsidR="00134F2E" w:rsidRPr="00803CE6" w:rsidRDefault="00134F2E" w:rsidP="007C74BE">
      <w:pPr>
        <w:pStyle w:val="ListParagraph"/>
        <w:numPr>
          <w:ilvl w:val="1"/>
          <w:numId w:val="13"/>
        </w:numPr>
        <w:spacing w:before="0" w:beforeAutospacing="0" w:after="0" w:afterAutospacing="0" w:line="240" w:lineRule="auto"/>
        <w:jc w:val="left"/>
        <w:rPr>
          <w:sz w:val="20"/>
          <w:szCs w:val="20"/>
        </w:rPr>
      </w:pPr>
      <w:r w:rsidRPr="00803CE6">
        <w:rPr>
          <w:sz w:val="20"/>
          <w:szCs w:val="20"/>
        </w:rPr>
        <w:t>Reports Identifications and Development of New reports with the help of ABAP consultants</w:t>
      </w:r>
    </w:p>
    <w:p w14:paraId="161F67D6" w14:textId="77777777" w:rsidR="00134F2E" w:rsidRPr="00803CE6" w:rsidRDefault="00134F2E" w:rsidP="007C74BE">
      <w:pPr>
        <w:pStyle w:val="ListParagraph"/>
        <w:numPr>
          <w:ilvl w:val="1"/>
          <w:numId w:val="13"/>
        </w:numPr>
        <w:spacing w:before="0" w:beforeAutospacing="0" w:after="0" w:afterAutospacing="0" w:line="240" w:lineRule="auto"/>
        <w:jc w:val="left"/>
        <w:rPr>
          <w:sz w:val="20"/>
          <w:szCs w:val="20"/>
        </w:rPr>
      </w:pPr>
      <w:r w:rsidRPr="00803CE6">
        <w:rPr>
          <w:sz w:val="20"/>
          <w:szCs w:val="20"/>
        </w:rPr>
        <w:t>Customization of solutions based on Client specific requirement as per BPM</w:t>
      </w:r>
    </w:p>
    <w:p w14:paraId="4DDF3769" w14:textId="77777777" w:rsidR="00134F2E" w:rsidRPr="00803CE6" w:rsidRDefault="00134F2E" w:rsidP="007C74BE">
      <w:pPr>
        <w:pStyle w:val="ListParagraph"/>
        <w:numPr>
          <w:ilvl w:val="1"/>
          <w:numId w:val="13"/>
        </w:numPr>
        <w:spacing w:before="0" w:beforeAutospacing="0" w:after="0" w:afterAutospacing="0" w:line="240" w:lineRule="auto"/>
        <w:jc w:val="left"/>
        <w:rPr>
          <w:sz w:val="20"/>
          <w:szCs w:val="20"/>
        </w:rPr>
      </w:pPr>
      <w:r w:rsidRPr="00803CE6">
        <w:rPr>
          <w:sz w:val="20"/>
          <w:szCs w:val="20"/>
        </w:rPr>
        <w:t>Unit Testing, Integration Testing</w:t>
      </w:r>
    </w:p>
    <w:p w14:paraId="075D999B" w14:textId="77777777" w:rsidR="00134F2E" w:rsidRPr="00803CE6" w:rsidRDefault="00134F2E" w:rsidP="007C74BE">
      <w:pPr>
        <w:pStyle w:val="ListParagraph"/>
        <w:numPr>
          <w:ilvl w:val="1"/>
          <w:numId w:val="13"/>
        </w:numPr>
        <w:spacing w:before="0" w:beforeAutospacing="0" w:after="0" w:afterAutospacing="0" w:line="240" w:lineRule="auto"/>
        <w:jc w:val="left"/>
        <w:rPr>
          <w:sz w:val="20"/>
          <w:szCs w:val="20"/>
        </w:rPr>
      </w:pPr>
      <w:r w:rsidRPr="00803CE6">
        <w:rPr>
          <w:sz w:val="20"/>
          <w:szCs w:val="20"/>
        </w:rPr>
        <w:t>Master data, Condition Record data uploading using LSMW</w:t>
      </w:r>
    </w:p>
    <w:p w14:paraId="2CDA7659" w14:textId="77777777" w:rsidR="00134F2E" w:rsidRPr="00803CE6" w:rsidRDefault="00134F2E" w:rsidP="007C74BE">
      <w:pPr>
        <w:pStyle w:val="ListParagraph"/>
        <w:numPr>
          <w:ilvl w:val="1"/>
          <w:numId w:val="13"/>
        </w:numPr>
        <w:spacing w:before="0" w:beforeAutospacing="0" w:after="0" w:afterAutospacing="0" w:line="240" w:lineRule="auto"/>
        <w:jc w:val="left"/>
        <w:rPr>
          <w:sz w:val="20"/>
          <w:szCs w:val="20"/>
        </w:rPr>
      </w:pPr>
      <w:r w:rsidRPr="00803CE6">
        <w:rPr>
          <w:sz w:val="20"/>
          <w:szCs w:val="20"/>
        </w:rPr>
        <w:t>Open order data upload using LSMW</w:t>
      </w:r>
    </w:p>
    <w:p w14:paraId="53FB0029" w14:textId="77777777" w:rsidR="00134F2E" w:rsidRPr="00803CE6" w:rsidRDefault="00134F2E" w:rsidP="007C74BE">
      <w:pPr>
        <w:pStyle w:val="ListParagraph"/>
        <w:numPr>
          <w:ilvl w:val="1"/>
          <w:numId w:val="13"/>
        </w:numPr>
        <w:spacing w:before="0" w:beforeAutospacing="0" w:after="0" w:afterAutospacing="0" w:line="240" w:lineRule="auto"/>
        <w:jc w:val="left"/>
        <w:rPr>
          <w:sz w:val="20"/>
          <w:szCs w:val="20"/>
        </w:rPr>
      </w:pPr>
      <w:r w:rsidRPr="00803CE6">
        <w:rPr>
          <w:sz w:val="20"/>
          <w:szCs w:val="20"/>
        </w:rPr>
        <w:t>Co-ordination with ABAP for developers of output layouts</w:t>
      </w:r>
    </w:p>
    <w:p w14:paraId="5F41F7D7" w14:textId="77777777" w:rsidR="00134F2E" w:rsidRPr="00803CE6" w:rsidRDefault="00134F2E" w:rsidP="007C74BE">
      <w:pPr>
        <w:pStyle w:val="ListParagraph"/>
        <w:numPr>
          <w:ilvl w:val="1"/>
          <w:numId w:val="13"/>
        </w:numPr>
        <w:spacing w:before="0" w:beforeAutospacing="0" w:after="0" w:afterAutospacing="0" w:line="240" w:lineRule="auto"/>
        <w:jc w:val="left"/>
        <w:rPr>
          <w:sz w:val="20"/>
          <w:szCs w:val="20"/>
        </w:rPr>
      </w:pPr>
      <w:r w:rsidRPr="00803CE6">
        <w:rPr>
          <w:sz w:val="20"/>
          <w:szCs w:val="20"/>
        </w:rPr>
        <w:t>Co – ordination with other function module to resolve the issue through CRM tool</w:t>
      </w:r>
    </w:p>
    <w:p w14:paraId="00CDCFDF" w14:textId="5F0B0703" w:rsidR="00134F2E" w:rsidRPr="00803CE6" w:rsidRDefault="00AC0283" w:rsidP="007C74BE">
      <w:pPr>
        <w:pStyle w:val="ListParagraph"/>
        <w:numPr>
          <w:ilvl w:val="1"/>
          <w:numId w:val="13"/>
        </w:numPr>
        <w:spacing w:before="0" w:beforeAutospacing="0" w:after="0" w:afterAutospacing="0" w:line="240" w:lineRule="auto"/>
        <w:jc w:val="left"/>
        <w:rPr>
          <w:sz w:val="20"/>
          <w:szCs w:val="20"/>
        </w:rPr>
      </w:pPr>
      <w:r w:rsidRPr="00803CE6">
        <w:rPr>
          <w:sz w:val="20"/>
          <w:szCs w:val="20"/>
        </w:rPr>
        <w:t>Prototype</w:t>
      </w:r>
      <w:r w:rsidR="00134F2E" w:rsidRPr="00803CE6">
        <w:rPr>
          <w:sz w:val="20"/>
          <w:szCs w:val="20"/>
        </w:rPr>
        <w:t xml:space="preserve"> configuration to meet the customer expectations and project landmark.</w:t>
      </w:r>
    </w:p>
    <w:p w14:paraId="4518E677" w14:textId="22A26148" w:rsidR="00F93667" w:rsidRPr="00803CE6" w:rsidRDefault="00F93667" w:rsidP="007C74BE">
      <w:pPr>
        <w:pStyle w:val="ListParagraph"/>
        <w:numPr>
          <w:ilvl w:val="1"/>
          <w:numId w:val="13"/>
        </w:numPr>
        <w:spacing w:before="0" w:beforeAutospacing="0" w:after="0" w:afterAutospacing="0" w:line="240" w:lineRule="auto"/>
        <w:rPr>
          <w:sz w:val="20"/>
          <w:szCs w:val="20"/>
        </w:rPr>
      </w:pPr>
      <w:r w:rsidRPr="00803CE6">
        <w:rPr>
          <w:sz w:val="20"/>
          <w:szCs w:val="20"/>
        </w:rPr>
        <w:t>Developed Variant configuration scenario to meet Business requirement for having multiple pricing for different Measurement of Medicine Syrups and Injectables.</w:t>
      </w:r>
    </w:p>
    <w:p w14:paraId="72AC4C8A" w14:textId="77777777" w:rsidR="00134F2E" w:rsidRPr="00803CE6" w:rsidRDefault="00134F2E" w:rsidP="007C74BE">
      <w:pPr>
        <w:pStyle w:val="ListParagraph"/>
        <w:numPr>
          <w:ilvl w:val="1"/>
          <w:numId w:val="13"/>
        </w:numPr>
        <w:spacing w:before="0" w:beforeAutospacing="0" w:after="0" w:afterAutospacing="0" w:line="240" w:lineRule="auto"/>
        <w:jc w:val="left"/>
        <w:rPr>
          <w:sz w:val="20"/>
          <w:szCs w:val="20"/>
        </w:rPr>
      </w:pPr>
      <w:r w:rsidRPr="00803CE6">
        <w:rPr>
          <w:sz w:val="20"/>
          <w:szCs w:val="20"/>
        </w:rPr>
        <w:t>Intensive Training for Business Process Owner</w:t>
      </w:r>
    </w:p>
    <w:p w14:paraId="614979BE" w14:textId="586EF6A4" w:rsidR="00134F2E" w:rsidRPr="00803CE6" w:rsidRDefault="00134F2E" w:rsidP="007C74BE">
      <w:pPr>
        <w:pStyle w:val="ListParagraph"/>
        <w:numPr>
          <w:ilvl w:val="1"/>
          <w:numId w:val="13"/>
        </w:numPr>
        <w:spacing w:before="0" w:beforeAutospacing="0" w:after="0" w:afterAutospacing="0" w:line="240" w:lineRule="auto"/>
        <w:jc w:val="left"/>
        <w:rPr>
          <w:sz w:val="20"/>
          <w:szCs w:val="20"/>
        </w:rPr>
      </w:pPr>
      <w:r w:rsidRPr="00803CE6">
        <w:rPr>
          <w:sz w:val="20"/>
          <w:szCs w:val="20"/>
        </w:rPr>
        <w:t>Post Go live support</w:t>
      </w:r>
    </w:p>
    <w:p w14:paraId="1FC4A25E" w14:textId="77777777" w:rsidR="00803CE6" w:rsidRPr="00803CE6" w:rsidRDefault="00803CE6" w:rsidP="00803CE6">
      <w:pPr>
        <w:spacing w:before="0" w:beforeAutospacing="0" w:after="0" w:afterAutospacing="0" w:line="240" w:lineRule="auto"/>
        <w:rPr>
          <w:b/>
          <w:bCs/>
          <w:sz w:val="20"/>
          <w:szCs w:val="20"/>
        </w:rPr>
      </w:pPr>
    </w:p>
    <w:p w14:paraId="5AD04D8E" w14:textId="1723FCEF" w:rsidR="00134F2E" w:rsidRPr="009425B8" w:rsidRDefault="00134F2E" w:rsidP="00803CE6">
      <w:pPr>
        <w:spacing w:before="0" w:beforeAutospacing="0" w:after="0" w:afterAutospacing="0" w:line="240" w:lineRule="auto"/>
        <w:rPr>
          <w:b/>
          <w:bCs/>
          <w:sz w:val="20"/>
          <w:szCs w:val="20"/>
        </w:rPr>
      </w:pPr>
      <w:r w:rsidRPr="00803CE6">
        <w:rPr>
          <w:b/>
          <w:bCs/>
          <w:sz w:val="20"/>
          <w:szCs w:val="20"/>
          <w:u w:val="single"/>
        </w:rPr>
        <w:t>Domain Experience</w:t>
      </w:r>
      <w:r w:rsidR="009425B8">
        <w:rPr>
          <w:b/>
          <w:bCs/>
          <w:sz w:val="20"/>
          <w:szCs w:val="20"/>
          <w:u w:val="single"/>
        </w:rPr>
        <w:t xml:space="preserve">: </w:t>
      </w:r>
      <w:r w:rsidR="009425B8">
        <w:rPr>
          <w:b/>
          <w:bCs/>
          <w:sz w:val="20"/>
          <w:szCs w:val="20"/>
        </w:rPr>
        <w:tab/>
      </w:r>
      <w:r w:rsidR="009425B8">
        <w:rPr>
          <w:b/>
          <w:bCs/>
          <w:sz w:val="20"/>
          <w:szCs w:val="20"/>
        </w:rPr>
        <w:tab/>
      </w:r>
      <w:r w:rsidR="009425B8">
        <w:rPr>
          <w:b/>
          <w:bCs/>
          <w:sz w:val="20"/>
          <w:szCs w:val="20"/>
        </w:rPr>
        <w:tab/>
      </w:r>
      <w:r w:rsidR="009425B8">
        <w:rPr>
          <w:b/>
          <w:bCs/>
          <w:sz w:val="20"/>
          <w:szCs w:val="20"/>
        </w:rPr>
        <w:tab/>
      </w:r>
      <w:r w:rsidR="009425B8">
        <w:rPr>
          <w:b/>
          <w:bCs/>
          <w:sz w:val="20"/>
          <w:szCs w:val="20"/>
        </w:rPr>
        <w:tab/>
      </w:r>
      <w:r w:rsidR="009425B8">
        <w:rPr>
          <w:b/>
          <w:bCs/>
          <w:sz w:val="20"/>
          <w:szCs w:val="20"/>
        </w:rPr>
        <w:tab/>
      </w:r>
      <w:r w:rsidR="009425B8">
        <w:rPr>
          <w:b/>
          <w:bCs/>
          <w:sz w:val="20"/>
          <w:szCs w:val="20"/>
        </w:rPr>
        <w:tab/>
      </w:r>
      <w:r w:rsidR="009425B8">
        <w:rPr>
          <w:b/>
          <w:bCs/>
          <w:sz w:val="20"/>
          <w:szCs w:val="20"/>
        </w:rPr>
        <w:tab/>
      </w:r>
      <w:r w:rsidR="009425B8">
        <w:rPr>
          <w:b/>
          <w:bCs/>
          <w:sz w:val="20"/>
          <w:szCs w:val="20"/>
        </w:rPr>
        <w:tab/>
      </w:r>
      <w:r w:rsidR="00A27195">
        <w:rPr>
          <w:b/>
          <w:bCs/>
          <w:sz w:val="20"/>
          <w:szCs w:val="20"/>
        </w:rPr>
        <w:tab/>
      </w:r>
      <w:r w:rsidR="009425B8">
        <w:rPr>
          <w:b/>
          <w:bCs/>
          <w:sz w:val="20"/>
          <w:szCs w:val="20"/>
        </w:rPr>
        <w:t xml:space="preserve">July 1997- </w:t>
      </w:r>
      <w:r w:rsidR="00A27195">
        <w:rPr>
          <w:b/>
          <w:bCs/>
          <w:sz w:val="20"/>
          <w:szCs w:val="20"/>
        </w:rPr>
        <w:t>August 2007</w:t>
      </w:r>
    </w:p>
    <w:p w14:paraId="51C0A57B" w14:textId="5C8E7304" w:rsidR="00FD0183" w:rsidRDefault="00033F91" w:rsidP="007C74BE">
      <w:pPr>
        <w:pStyle w:val="ListParagraph"/>
        <w:numPr>
          <w:ilvl w:val="0"/>
          <w:numId w:val="13"/>
        </w:numPr>
        <w:spacing w:before="0" w:beforeAutospacing="0" w:after="0" w:afterAutospacing="0" w:line="240" w:lineRule="auto"/>
        <w:jc w:val="left"/>
        <w:rPr>
          <w:sz w:val="20"/>
          <w:szCs w:val="20"/>
        </w:rPr>
      </w:pPr>
      <w:r>
        <w:rPr>
          <w:sz w:val="20"/>
          <w:szCs w:val="20"/>
        </w:rPr>
        <w:t xml:space="preserve">Sales and Marketing in </w:t>
      </w:r>
      <w:r w:rsidR="00581304">
        <w:rPr>
          <w:sz w:val="20"/>
          <w:szCs w:val="20"/>
        </w:rPr>
        <w:t>Pharmaceutical</w:t>
      </w:r>
      <w:r>
        <w:rPr>
          <w:sz w:val="20"/>
          <w:szCs w:val="20"/>
        </w:rPr>
        <w:t xml:space="preserve"> </w:t>
      </w:r>
      <w:r w:rsidR="00FD0183">
        <w:rPr>
          <w:sz w:val="20"/>
          <w:szCs w:val="20"/>
        </w:rPr>
        <w:t>Industry</w:t>
      </w:r>
      <w:r w:rsidR="00581304">
        <w:rPr>
          <w:sz w:val="20"/>
          <w:szCs w:val="20"/>
        </w:rPr>
        <w:t xml:space="preserve"> as a Regional Manager.</w:t>
      </w:r>
    </w:p>
    <w:p w14:paraId="043C3122" w14:textId="6BDA126B" w:rsidR="00134F2E" w:rsidRPr="00803CE6" w:rsidRDefault="00FD0183" w:rsidP="007C74BE">
      <w:pPr>
        <w:pStyle w:val="ListParagraph"/>
        <w:numPr>
          <w:ilvl w:val="0"/>
          <w:numId w:val="13"/>
        </w:numPr>
        <w:spacing w:before="0" w:beforeAutospacing="0" w:after="0" w:afterAutospacing="0" w:line="240" w:lineRule="auto"/>
        <w:jc w:val="left"/>
        <w:rPr>
          <w:sz w:val="20"/>
          <w:szCs w:val="20"/>
        </w:rPr>
      </w:pPr>
      <w:r>
        <w:rPr>
          <w:sz w:val="20"/>
          <w:szCs w:val="20"/>
        </w:rPr>
        <w:t xml:space="preserve">Handled </w:t>
      </w:r>
      <w:r w:rsidR="00134F2E" w:rsidRPr="00803CE6">
        <w:rPr>
          <w:sz w:val="20"/>
          <w:szCs w:val="20"/>
        </w:rPr>
        <w:t>Supply chain management, Inventory management</w:t>
      </w:r>
    </w:p>
    <w:p w14:paraId="14359216" w14:textId="77777777" w:rsidR="00134F2E" w:rsidRPr="00803CE6" w:rsidRDefault="00134F2E" w:rsidP="007C74BE">
      <w:pPr>
        <w:pStyle w:val="ListParagraph"/>
        <w:numPr>
          <w:ilvl w:val="0"/>
          <w:numId w:val="13"/>
        </w:numPr>
        <w:spacing w:before="0" w:beforeAutospacing="0" w:after="0" w:afterAutospacing="0" w:line="240" w:lineRule="auto"/>
        <w:jc w:val="left"/>
        <w:rPr>
          <w:sz w:val="20"/>
          <w:szCs w:val="20"/>
        </w:rPr>
      </w:pPr>
      <w:r w:rsidRPr="00803CE6">
        <w:rPr>
          <w:sz w:val="20"/>
          <w:szCs w:val="20"/>
        </w:rPr>
        <w:lastRenderedPageBreak/>
        <w:t>Handling team of Medical Representatives &amp; Area Managers.</w:t>
      </w:r>
    </w:p>
    <w:p w14:paraId="66321A53" w14:textId="77777777" w:rsidR="00134F2E" w:rsidRPr="00803CE6" w:rsidRDefault="00134F2E" w:rsidP="007C74BE">
      <w:pPr>
        <w:pStyle w:val="ListParagraph"/>
        <w:numPr>
          <w:ilvl w:val="0"/>
          <w:numId w:val="13"/>
        </w:numPr>
        <w:spacing w:before="0" w:beforeAutospacing="0" w:after="0" w:afterAutospacing="0" w:line="240" w:lineRule="auto"/>
        <w:jc w:val="left"/>
        <w:rPr>
          <w:sz w:val="20"/>
          <w:szCs w:val="20"/>
        </w:rPr>
      </w:pPr>
      <w:r w:rsidRPr="00803CE6">
        <w:rPr>
          <w:sz w:val="20"/>
          <w:szCs w:val="20"/>
        </w:rPr>
        <w:t>Meeting Doctors, Chemist &amp; Stockiest to promote products &amp; generate Prescriptions.</w:t>
      </w:r>
    </w:p>
    <w:p w14:paraId="2B28D52B" w14:textId="77777777" w:rsidR="00134F2E" w:rsidRPr="00803CE6" w:rsidRDefault="00134F2E" w:rsidP="007C74BE">
      <w:pPr>
        <w:pStyle w:val="ListParagraph"/>
        <w:numPr>
          <w:ilvl w:val="0"/>
          <w:numId w:val="13"/>
        </w:numPr>
        <w:spacing w:before="0" w:beforeAutospacing="0" w:after="0" w:afterAutospacing="0" w:line="240" w:lineRule="auto"/>
        <w:jc w:val="left"/>
        <w:rPr>
          <w:sz w:val="20"/>
          <w:szCs w:val="20"/>
        </w:rPr>
      </w:pPr>
      <w:r w:rsidRPr="00803CE6">
        <w:rPr>
          <w:sz w:val="20"/>
          <w:szCs w:val="20"/>
        </w:rPr>
        <w:t>Developing relationship with key customers &amp; stockiest</w:t>
      </w:r>
    </w:p>
    <w:p w14:paraId="5886A57E" w14:textId="1122888D" w:rsidR="00134F2E" w:rsidRPr="00803CE6" w:rsidRDefault="00134F2E" w:rsidP="007C74BE">
      <w:pPr>
        <w:pStyle w:val="ListParagraph"/>
        <w:numPr>
          <w:ilvl w:val="0"/>
          <w:numId w:val="13"/>
        </w:numPr>
        <w:spacing w:before="0" w:beforeAutospacing="0" w:after="0" w:afterAutospacing="0" w:line="240" w:lineRule="auto"/>
        <w:jc w:val="left"/>
        <w:rPr>
          <w:sz w:val="20"/>
          <w:szCs w:val="20"/>
        </w:rPr>
      </w:pPr>
      <w:r w:rsidRPr="00803CE6">
        <w:rPr>
          <w:sz w:val="20"/>
          <w:szCs w:val="20"/>
        </w:rPr>
        <w:t xml:space="preserve">Performance reviews for sales analysis, Trainings </w:t>
      </w:r>
      <w:r w:rsidR="00FD0183" w:rsidRPr="00803CE6">
        <w:rPr>
          <w:sz w:val="20"/>
          <w:szCs w:val="20"/>
        </w:rPr>
        <w:t>on</w:t>
      </w:r>
      <w:r w:rsidRPr="00803CE6">
        <w:rPr>
          <w:sz w:val="20"/>
          <w:szCs w:val="20"/>
        </w:rPr>
        <w:t xml:space="preserve"> Pharmacokinetics, Pharmacodynamics, </w:t>
      </w:r>
      <w:r w:rsidR="00626BFB" w:rsidRPr="00803CE6">
        <w:rPr>
          <w:sz w:val="20"/>
          <w:szCs w:val="20"/>
        </w:rPr>
        <w:t>selling</w:t>
      </w:r>
      <w:r w:rsidRPr="00803CE6">
        <w:rPr>
          <w:sz w:val="20"/>
          <w:szCs w:val="20"/>
        </w:rPr>
        <w:t xml:space="preserve"> skills, Objection handling, Grooming and etiquettes.</w:t>
      </w:r>
    </w:p>
    <w:p w14:paraId="4087A891" w14:textId="25D5703C" w:rsidR="00134F2E" w:rsidRPr="00803CE6" w:rsidRDefault="00134F2E" w:rsidP="007C74BE">
      <w:pPr>
        <w:pStyle w:val="ListParagraph"/>
        <w:numPr>
          <w:ilvl w:val="0"/>
          <w:numId w:val="13"/>
        </w:numPr>
        <w:spacing w:before="0" w:beforeAutospacing="0" w:after="0" w:afterAutospacing="0" w:line="240" w:lineRule="auto"/>
        <w:jc w:val="left"/>
        <w:rPr>
          <w:sz w:val="20"/>
          <w:szCs w:val="20"/>
        </w:rPr>
      </w:pPr>
      <w:r w:rsidRPr="00803CE6">
        <w:rPr>
          <w:sz w:val="20"/>
          <w:szCs w:val="20"/>
        </w:rPr>
        <w:t xml:space="preserve">Conducting market </w:t>
      </w:r>
      <w:r w:rsidR="00FD0183" w:rsidRPr="00803CE6">
        <w:rPr>
          <w:sz w:val="20"/>
          <w:szCs w:val="20"/>
        </w:rPr>
        <w:t>surveys</w:t>
      </w:r>
      <w:r w:rsidRPr="00803CE6">
        <w:rPr>
          <w:sz w:val="20"/>
          <w:szCs w:val="20"/>
        </w:rPr>
        <w:t xml:space="preserve"> for new Pharma molecules or combinations, segmenting verticals for Company’s brands and exploring new market avenues.</w:t>
      </w:r>
    </w:p>
    <w:p w14:paraId="17CBF530" w14:textId="77777777" w:rsidR="00743BC6" w:rsidRPr="00803CE6" w:rsidRDefault="00743BC6" w:rsidP="00743BC6">
      <w:pPr>
        <w:spacing w:before="0" w:beforeAutospacing="0" w:after="0" w:afterAutospacing="0" w:line="240" w:lineRule="auto"/>
        <w:rPr>
          <w:b/>
          <w:sz w:val="20"/>
          <w:szCs w:val="20"/>
        </w:rPr>
      </w:pPr>
    </w:p>
    <w:p w14:paraId="00AE1555" w14:textId="75797A54" w:rsidR="00743BC6" w:rsidRPr="00803CE6" w:rsidRDefault="00134F2E" w:rsidP="00743BC6">
      <w:pPr>
        <w:spacing w:before="0" w:beforeAutospacing="0" w:after="0" w:afterAutospacing="0" w:line="240" w:lineRule="auto"/>
        <w:rPr>
          <w:b/>
          <w:sz w:val="20"/>
          <w:szCs w:val="20"/>
          <w:u w:val="single"/>
        </w:rPr>
      </w:pPr>
      <w:r w:rsidRPr="00803CE6">
        <w:rPr>
          <w:b/>
          <w:sz w:val="20"/>
          <w:szCs w:val="20"/>
          <w:u w:val="single"/>
        </w:rPr>
        <w:t>Education</w:t>
      </w:r>
    </w:p>
    <w:p w14:paraId="13797EF3" w14:textId="4F05A2A5" w:rsidR="00743BC6" w:rsidRPr="00803CE6" w:rsidRDefault="00134F2E" w:rsidP="00743BC6">
      <w:pPr>
        <w:spacing w:before="0" w:beforeAutospacing="0" w:after="0" w:afterAutospacing="0" w:line="240" w:lineRule="auto"/>
        <w:rPr>
          <w:sz w:val="22"/>
          <w:szCs w:val="22"/>
        </w:rPr>
      </w:pPr>
      <w:r w:rsidRPr="00803CE6">
        <w:rPr>
          <w:sz w:val="20"/>
          <w:szCs w:val="20"/>
        </w:rPr>
        <w:t>Bachelor of Science – Chemistry with Drugs and Dyes</w:t>
      </w:r>
      <w:r w:rsidR="00743BC6" w:rsidRPr="00803CE6">
        <w:rPr>
          <w:sz w:val="20"/>
          <w:szCs w:val="20"/>
        </w:rPr>
        <w:tab/>
      </w:r>
      <w:r w:rsidR="00743BC6" w:rsidRPr="00803CE6">
        <w:rPr>
          <w:sz w:val="20"/>
          <w:szCs w:val="20"/>
        </w:rPr>
        <w:tab/>
      </w:r>
      <w:r w:rsidR="00743BC6" w:rsidRPr="00803CE6">
        <w:rPr>
          <w:sz w:val="20"/>
          <w:szCs w:val="20"/>
        </w:rPr>
        <w:tab/>
      </w:r>
      <w:r w:rsidR="00743BC6" w:rsidRPr="00803CE6">
        <w:rPr>
          <w:sz w:val="20"/>
          <w:szCs w:val="20"/>
        </w:rPr>
        <w:tab/>
      </w:r>
      <w:r w:rsidR="00743BC6" w:rsidRPr="00803CE6">
        <w:rPr>
          <w:sz w:val="20"/>
          <w:szCs w:val="20"/>
        </w:rPr>
        <w:tab/>
      </w:r>
      <w:r w:rsidRPr="00803CE6">
        <w:rPr>
          <w:sz w:val="20"/>
          <w:szCs w:val="20"/>
        </w:rPr>
        <w:t xml:space="preserve">Mumbai University, Mumbai, India </w:t>
      </w:r>
      <w:r w:rsidR="00743BC6" w:rsidRPr="00803CE6">
        <w:rPr>
          <w:sz w:val="20"/>
          <w:szCs w:val="20"/>
        </w:rPr>
        <w:t xml:space="preserve">Diploma in Marketing Management                                                                                    </w:t>
      </w:r>
      <w:proofErr w:type="spellStart"/>
      <w:r w:rsidR="00743BC6" w:rsidRPr="00803CE6">
        <w:rPr>
          <w:sz w:val="20"/>
          <w:szCs w:val="20"/>
        </w:rPr>
        <w:t>Wellingkar</w:t>
      </w:r>
      <w:proofErr w:type="spellEnd"/>
      <w:r w:rsidR="00743BC6" w:rsidRPr="00803CE6">
        <w:rPr>
          <w:sz w:val="20"/>
          <w:szCs w:val="20"/>
        </w:rPr>
        <w:t xml:space="preserve"> Institute of Management, Mumbai </w:t>
      </w:r>
    </w:p>
    <w:p w14:paraId="2D968630" w14:textId="3707DBBD" w:rsidR="00134F2E" w:rsidRPr="00803CE6" w:rsidRDefault="00134F2E" w:rsidP="00743BC6">
      <w:pPr>
        <w:spacing w:before="0" w:beforeAutospacing="0" w:after="0" w:afterAutospacing="0" w:line="240" w:lineRule="auto"/>
        <w:rPr>
          <w:sz w:val="20"/>
          <w:szCs w:val="20"/>
        </w:rPr>
      </w:pPr>
      <w:r w:rsidRPr="00803CE6">
        <w:rPr>
          <w:sz w:val="20"/>
          <w:szCs w:val="20"/>
        </w:rPr>
        <w:tab/>
      </w:r>
      <w:r w:rsidRPr="00803CE6">
        <w:rPr>
          <w:sz w:val="20"/>
          <w:szCs w:val="20"/>
        </w:rPr>
        <w:tab/>
      </w:r>
      <w:r w:rsidRPr="00803CE6">
        <w:rPr>
          <w:sz w:val="20"/>
          <w:szCs w:val="20"/>
        </w:rPr>
        <w:tab/>
      </w:r>
    </w:p>
    <w:p w14:paraId="02A6AA38" w14:textId="0ACAC35E" w:rsidR="00134F2E" w:rsidRPr="00803CE6" w:rsidRDefault="00134F2E" w:rsidP="007C74BE">
      <w:pPr>
        <w:pStyle w:val="ListParagraph"/>
        <w:numPr>
          <w:ilvl w:val="0"/>
          <w:numId w:val="12"/>
        </w:numPr>
        <w:spacing w:before="0" w:beforeAutospacing="0" w:after="0" w:afterAutospacing="0" w:line="240" w:lineRule="auto"/>
        <w:rPr>
          <w:sz w:val="20"/>
          <w:szCs w:val="20"/>
        </w:rPr>
      </w:pPr>
      <w:r w:rsidRPr="00803CE6">
        <w:rPr>
          <w:sz w:val="20"/>
          <w:szCs w:val="20"/>
        </w:rPr>
        <w:t>SAP SD Certification from SAP AG in 2007</w:t>
      </w:r>
    </w:p>
    <w:p w14:paraId="0BF5D1BC" w14:textId="2E9133B5" w:rsidR="004148E5" w:rsidRPr="00803CE6" w:rsidRDefault="00134F2E" w:rsidP="0094728B">
      <w:pPr>
        <w:spacing w:before="0" w:beforeAutospacing="0" w:after="0" w:afterAutospacing="0" w:line="240" w:lineRule="auto"/>
        <w:ind w:left="360"/>
        <w:rPr>
          <w:sz w:val="22"/>
          <w:szCs w:val="22"/>
        </w:rPr>
      </w:pPr>
      <w:r w:rsidRPr="00803CE6">
        <w:rPr>
          <w:sz w:val="20"/>
          <w:szCs w:val="20"/>
        </w:rPr>
        <w:t xml:space="preserve">                                     </w:t>
      </w:r>
      <w:bookmarkStart w:id="1" w:name="_GoBack"/>
      <w:bookmarkEnd w:id="1"/>
    </w:p>
    <w:sectPr w:rsidR="004148E5" w:rsidRPr="00803CE6" w:rsidSect="0049716E">
      <w:headerReference w:type="default" r:id="rId12"/>
      <w:footerReference w:type="default" r:id="rId13"/>
      <w:headerReference w:type="first" r:id="rId14"/>
      <w:type w:val="continuous"/>
      <w:pgSz w:w="12240" w:h="15840" w:code="1"/>
      <w:pgMar w:top="720" w:right="720" w:bottom="720" w:left="720" w:header="0" w:footer="0"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E6DCBB" w14:textId="77777777" w:rsidR="009B482A" w:rsidRDefault="009B482A" w:rsidP="005E3480">
      <w:r>
        <w:separator/>
      </w:r>
    </w:p>
  </w:endnote>
  <w:endnote w:type="continuationSeparator" w:id="0">
    <w:p w14:paraId="6C175042" w14:textId="77777777" w:rsidR="009B482A" w:rsidRDefault="009B482A" w:rsidP="005E3480">
      <w:r>
        <w:continuationSeparator/>
      </w:r>
    </w:p>
  </w:endnote>
  <w:endnote w:type="continuationNotice" w:id="1">
    <w:p w14:paraId="18AC47B9" w14:textId="77777777" w:rsidR="009B482A" w:rsidRDefault="009B482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HGSMinchoE">
    <w:charset w:val="80"/>
    <w:family w:val="roman"/>
    <w:pitch w:val="variable"/>
    <w:sig w:usb0="E00002FF" w:usb1="2AC7EDFE" w:usb2="00000012" w:usb3="00000000" w:csb0="00020001" w:csb1="00000000"/>
  </w:font>
  <w:font w:name="Gautami">
    <w:panose1 w:val="02000500000000000000"/>
    <w:charset w:val="00"/>
    <w:family w:val="swiss"/>
    <w:pitch w:val="variable"/>
    <w:sig w:usb0="002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HGGothicM">
    <w:charset w:val="80"/>
    <w:family w:val="modern"/>
    <w:pitch w:val="fixed"/>
    <w:sig w:usb0="80000281" w:usb1="28C76CF8"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FD66C6" w14:textId="55CAC63C" w:rsidR="00E816B5" w:rsidRPr="00C536CD" w:rsidRDefault="009B482A" w:rsidP="00F97ED3">
    <w:pPr>
      <w:pStyle w:val="Footer"/>
      <w:pBdr>
        <w:top w:val="single" w:sz="4" w:space="0" w:color="D9D9D9" w:themeColor="background1" w:themeShade="D9"/>
      </w:pBdr>
      <w:tabs>
        <w:tab w:val="left" w:pos="1777"/>
        <w:tab w:val="right" w:pos="10368"/>
      </w:tabs>
      <w:jc w:val="right"/>
      <w:rPr>
        <w:rFonts w:ascii="Gill Sans MT" w:hAnsi="Gill Sans MT"/>
      </w:rPr>
    </w:pPr>
    <w:sdt>
      <w:sdtPr>
        <w:rPr>
          <w:rFonts w:ascii="Gill Sans MT" w:hAnsi="Gill Sans MT"/>
          <w:color w:val="57AB47"/>
        </w:rPr>
        <w:id w:val="-961261048"/>
        <w:docPartObj>
          <w:docPartGallery w:val="Page Numbers (Bottom of Page)"/>
          <w:docPartUnique/>
        </w:docPartObj>
      </w:sdtPr>
      <w:sdtEndPr>
        <w:rPr>
          <w:color w:val="auto"/>
          <w:spacing w:val="60"/>
        </w:rPr>
      </w:sdtEndPr>
      <w:sdtContent>
        <w:r w:rsidR="00E816B5" w:rsidRPr="000B11C5">
          <w:rPr>
            <w:rFonts w:ascii="Gill Sans MT" w:hAnsi="Gill Sans MT"/>
          </w:rPr>
          <w:fldChar w:fldCharType="begin"/>
        </w:r>
        <w:r w:rsidR="00E816B5" w:rsidRPr="000B11C5">
          <w:rPr>
            <w:rFonts w:ascii="Gill Sans MT" w:hAnsi="Gill Sans MT"/>
          </w:rPr>
          <w:instrText xml:space="preserve"> PAGE   \* MERGEFORMAT </w:instrText>
        </w:r>
        <w:r w:rsidR="00E816B5" w:rsidRPr="000B11C5">
          <w:rPr>
            <w:rFonts w:ascii="Gill Sans MT" w:hAnsi="Gill Sans MT"/>
          </w:rPr>
          <w:fldChar w:fldCharType="separate"/>
        </w:r>
        <w:r w:rsidR="00E816B5">
          <w:rPr>
            <w:rFonts w:ascii="Gill Sans MT" w:hAnsi="Gill Sans MT"/>
            <w:noProof/>
          </w:rPr>
          <w:t>7</w:t>
        </w:r>
        <w:r w:rsidR="00E816B5" w:rsidRPr="000B11C5">
          <w:rPr>
            <w:rFonts w:ascii="Gill Sans MT" w:hAnsi="Gill Sans MT"/>
            <w:noProof/>
          </w:rPr>
          <w:fldChar w:fldCharType="end"/>
        </w:r>
        <w:r w:rsidR="00E816B5" w:rsidRPr="000B11C5">
          <w:rPr>
            <w:rFonts w:ascii="Gill Sans MT" w:hAnsi="Gill Sans MT"/>
          </w:rPr>
          <w:t xml:space="preserve"> | </w:t>
        </w:r>
        <w:r w:rsidR="00E816B5" w:rsidRPr="000B11C5">
          <w:rPr>
            <w:rFonts w:ascii="Gill Sans MT" w:hAnsi="Gill Sans MT"/>
            <w:spacing w:val="60"/>
          </w:rPr>
          <w:t>Page</w:t>
        </w:r>
      </w:sdtContent>
    </w:sdt>
    <w:r w:rsidR="00E816B5">
      <w:tab/>
    </w:r>
  </w:p>
  <w:p w14:paraId="3E215A61" w14:textId="77777777" w:rsidR="00E816B5" w:rsidRDefault="00E816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78EE07" w14:textId="77777777" w:rsidR="009B482A" w:rsidRDefault="009B482A" w:rsidP="005E3480">
      <w:r>
        <w:separator/>
      </w:r>
    </w:p>
  </w:footnote>
  <w:footnote w:type="continuationSeparator" w:id="0">
    <w:p w14:paraId="1B42E0CE" w14:textId="77777777" w:rsidR="009B482A" w:rsidRDefault="009B482A" w:rsidP="005E3480">
      <w:r>
        <w:continuationSeparator/>
      </w:r>
    </w:p>
  </w:footnote>
  <w:footnote w:type="continuationNotice" w:id="1">
    <w:p w14:paraId="59AE4AE5" w14:textId="77777777" w:rsidR="009B482A" w:rsidRDefault="009B482A">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A64EF3" w14:textId="0980084A" w:rsidR="00E816B5" w:rsidRPr="00037B08" w:rsidRDefault="00F91884" w:rsidP="00F91884">
    <w:pPr>
      <w:pStyle w:val="Header"/>
      <w:tabs>
        <w:tab w:val="clear" w:pos="4680"/>
        <w:tab w:val="clear" w:pos="9360"/>
        <w:tab w:val="left" w:pos="2269"/>
        <w:tab w:val="left" w:pos="2880"/>
        <w:tab w:val="left" w:pos="4935"/>
      </w:tabs>
      <w:jc w:val="center"/>
      <w:rPr>
        <w:rFonts w:ascii="Segoe UI" w:hAnsi="Segoe UI" w:cs="Segoe UI"/>
        <w:sz w:val="2"/>
        <w:szCs w:val="16"/>
        <w:lang w:eastAsia="ja-JP"/>
      </w:rPr>
    </w:pPr>
    <w:r>
      <w:rPr>
        <w:rStyle w:val="lt-line-clampraw-line"/>
        <w:rFonts w:ascii="Segoe UI" w:hAnsi="Segoe UI" w:cs="Segoe UI"/>
        <w:b/>
        <w:sz w:val="20"/>
        <w:szCs w:val="20"/>
        <w:bdr w:val="none" w:sz="0" w:space="0" w:color="auto" w:frame="1"/>
        <w:shd w:val="clear" w:color="auto" w:fill="FFFFFF"/>
      </w:rPr>
      <w:t>Solution Consultant,</w:t>
    </w:r>
    <w:r>
      <w:rPr>
        <w:b/>
      </w:rPr>
      <w:t xml:space="preserve"> ORDER TO CASH (OTC) and Vistex</w:t>
    </w:r>
    <w:r w:rsidRPr="00037B08">
      <w:rPr>
        <w:rFonts w:ascii="Segoe UI" w:hAnsi="Segoe UI" w:cs="Segoe UI"/>
        <w:noProof/>
        <w:sz w:val="2"/>
        <w:szCs w:val="16"/>
        <w:lang w:eastAsia="ja-JP"/>
      </w:rPr>
      <mc:AlternateContent>
        <mc:Choice Requires="wps">
          <w:drawing>
            <wp:anchor distT="0" distB="0" distL="114300" distR="114300" simplePos="0" relativeHeight="251670016" behindDoc="0" locked="0" layoutInCell="1" allowOverlap="1" wp14:anchorId="3FE9F2B3" wp14:editId="56440446">
              <wp:simplePos x="0" y="0"/>
              <wp:positionH relativeFrom="page">
                <wp:posOffset>171450</wp:posOffset>
              </wp:positionH>
              <wp:positionV relativeFrom="paragraph">
                <wp:posOffset>38101</wp:posOffset>
              </wp:positionV>
              <wp:extent cx="2352675" cy="4826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675"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E6903B" w14:textId="64C1EA6B" w:rsidR="00E816B5" w:rsidRPr="00091D5A" w:rsidRDefault="00091D5A" w:rsidP="001758A8">
                          <w:pPr>
                            <w:spacing w:before="0" w:beforeAutospacing="0" w:after="0" w:afterAutospacing="0" w:line="240" w:lineRule="auto"/>
                            <w:rPr>
                              <w:rFonts w:ascii="Gill Sans MT" w:eastAsiaTheme="majorEastAsia" w:hAnsi="Gill Sans MT"/>
                              <w:b/>
                              <w:color w:val="FFFFFF" w:themeColor="background1"/>
                              <w:sz w:val="44"/>
                              <w:szCs w:val="44"/>
                            </w:rPr>
                          </w:pPr>
                          <w:r>
                            <w:rPr>
                              <w:rFonts w:ascii="Gill Sans MT" w:eastAsiaTheme="majorEastAsia" w:hAnsi="Gill Sans MT"/>
                              <w:b/>
                              <w:color w:val="FFFFFF" w:themeColor="background1"/>
                              <w:sz w:val="44"/>
                              <w:szCs w:val="44"/>
                            </w:rPr>
                            <w:t>Santosh Z</w:t>
                          </w:r>
                          <w:r w:rsidR="009C47B8">
                            <w:rPr>
                              <w:rFonts w:ascii="Gill Sans MT" w:eastAsiaTheme="majorEastAsia" w:hAnsi="Gill Sans MT"/>
                              <w:b/>
                              <w:color w:val="FFFFFF" w:themeColor="background1"/>
                              <w:sz w:val="44"/>
                              <w:szCs w:val="4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E9F2B3" id="_x0000_t202" coordsize="21600,21600" o:spt="202" path="m,l,21600r21600,l21600,xe">
              <v:stroke joinstyle="miter"/>
              <v:path gradientshapeok="t" o:connecttype="rect"/>
            </v:shapetype>
            <v:shape id="Text Box 2" o:spid="_x0000_s1026" type="#_x0000_t202" style="position:absolute;left:0;text-align:left;margin-left:13.5pt;margin-top:3pt;width:185.25pt;height:38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" filled="f" stroked="f" strokeweight=".5pt">
              <v:textbox>
                <w:txbxContent>
                  <w:p w14:paraId="2EE6903B" w14:textId="64C1EA6B" w:rsidR="00E816B5" w:rsidRPr="00091D5A" w:rsidRDefault="00091D5A" w:rsidP="001758A8">
                    <w:pPr>
                      <w:spacing w:before="0" w:beforeAutospacing="0" w:after="0" w:afterAutospacing="0" w:line="240" w:lineRule="auto"/>
                      <w:rPr>
                        <w:rFonts w:ascii="Gill Sans MT" w:eastAsiaTheme="majorEastAsia" w:hAnsi="Gill Sans MT"/>
                        <w:b/>
                        <w:color w:val="FFFFFF" w:themeColor="background1"/>
                        <w:sz w:val="44"/>
                        <w:szCs w:val="44"/>
                      </w:rPr>
                    </w:pPr>
                    <w:r>
                      <w:rPr>
                        <w:rFonts w:ascii="Gill Sans MT" w:eastAsiaTheme="majorEastAsia" w:hAnsi="Gill Sans MT"/>
                        <w:b/>
                        <w:color w:val="FFFFFF" w:themeColor="background1"/>
                        <w:sz w:val="44"/>
                        <w:szCs w:val="44"/>
                      </w:rPr>
                      <w:t>Santosh Z</w:t>
                    </w:r>
                    <w:r w:rsidR="009C47B8">
                      <w:rPr>
                        <w:rFonts w:ascii="Gill Sans MT" w:eastAsiaTheme="majorEastAsia" w:hAnsi="Gill Sans MT"/>
                        <w:b/>
                        <w:color w:val="FFFFFF" w:themeColor="background1"/>
                        <w:sz w:val="44"/>
                        <w:szCs w:val="44"/>
                      </w:rPr>
                      <w:t>a</w:t>
                    </w:r>
                  </w:p>
                </w:txbxContent>
              </v:textbox>
              <w10:wrap anchorx="page"/>
            </v:shape>
          </w:pict>
        </mc:Fallback>
      </mc:AlternateContent>
    </w:r>
    <w:r w:rsidR="00134F2E" w:rsidRPr="00037B08">
      <w:rPr>
        <w:rFonts w:ascii="Segoe UI" w:hAnsi="Segoe UI" w:cs="Segoe UI"/>
        <w:noProof/>
        <w:sz w:val="2"/>
        <w:szCs w:val="16"/>
        <w:lang w:eastAsia="ja-JP"/>
      </w:rPr>
      <mc:AlternateContent>
        <mc:Choice Requires="wps">
          <w:drawing>
            <wp:anchor distT="0" distB="0" distL="114300" distR="114300" simplePos="0" relativeHeight="251672064" behindDoc="0" locked="0" layoutInCell="1" allowOverlap="1" wp14:anchorId="2B5F303A" wp14:editId="35A8CDB2">
              <wp:simplePos x="0" y="0"/>
              <wp:positionH relativeFrom="page">
                <wp:align>right</wp:align>
              </wp:positionH>
              <wp:positionV relativeFrom="paragraph">
                <wp:posOffset>410845</wp:posOffset>
              </wp:positionV>
              <wp:extent cx="2942303" cy="436880"/>
              <wp:effectExtent l="0" t="0" r="0" b="127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2303" cy="436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3375AC" w14:textId="51E8998B" w:rsidR="00E816B5" w:rsidRPr="00096D7C" w:rsidRDefault="00E816B5" w:rsidP="00EB6E96">
                          <w:pPr>
                            <w:spacing w:before="0" w:beforeAutospacing="0" w:after="0" w:afterAutospacing="0" w:line="240" w:lineRule="auto"/>
                            <w:rPr>
                              <w:rFonts w:ascii="Gill Sans MT" w:eastAsiaTheme="majorEastAsia" w:hAnsi="Gill Sans MT"/>
                              <w:b/>
                              <w:color w:val="FFFFFF" w:themeColor="background1"/>
                              <w:sz w:val="20"/>
                              <w:szCs w:val="20"/>
                            </w:rPr>
                          </w:pPr>
                          <w:r w:rsidRPr="00096D7C">
                            <w:rPr>
                              <w:rFonts w:ascii="Gill Sans MT" w:eastAsiaTheme="majorEastAsia" w:hAnsi="Gill Sans MT"/>
                              <w:b/>
                              <w:color w:val="FFFFFF" w:themeColor="background1"/>
                              <w:sz w:val="20"/>
                              <w:szCs w:val="20"/>
                            </w:rPr>
                            <w:t xml:space="preserve">              SAP Certified Application Consultant</w:t>
                          </w:r>
                        </w:p>
                        <w:p w14:paraId="5E235013" w14:textId="7E4AF1F8" w:rsidR="00E816B5" w:rsidRPr="00096D7C" w:rsidRDefault="00E816B5" w:rsidP="00134F2E">
                          <w:pPr>
                            <w:spacing w:before="0" w:beforeAutospacing="0" w:after="0" w:afterAutospacing="0" w:line="240" w:lineRule="auto"/>
                            <w:rPr>
                              <w:rFonts w:ascii="Gill Sans MT" w:eastAsiaTheme="majorEastAsia" w:hAnsi="Gill Sans MT"/>
                              <w:b/>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F303A" id="Text Box 4" o:spid="_x0000_s1027" type="#_x0000_t202" style="position:absolute;left:0;text-align:left;margin-left:180.5pt;margin-top:32.35pt;width:231.7pt;height:34.4pt;z-index:2516720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" filled="f" stroked="f" strokeweight=".5pt">
              <v:textbox>
                <w:txbxContent>
                  <w:p w14:paraId="333375AC" w14:textId="51E8998B" w:rsidR="00E816B5" w:rsidRPr="00096D7C" w:rsidRDefault="00E816B5" w:rsidP="00EB6E96">
                    <w:pPr>
                      <w:spacing w:before="0" w:beforeAutospacing="0" w:after="0" w:afterAutospacing="0" w:line="240" w:lineRule="auto"/>
                      <w:rPr>
                        <w:rFonts w:ascii="Gill Sans MT" w:eastAsiaTheme="majorEastAsia" w:hAnsi="Gill Sans MT"/>
                        <w:b/>
                        <w:color w:val="FFFFFF" w:themeColor="background1"/>
                        <w:sz w:val="20"/>
                        <w:szCs w:val="20"/>
                      </w:rPr>
                    </w:pPr>
                    <w:r w:rsidRPr="00096D7C">
                      <w:rPr>
                        <w:rFonts w:ascii="Gill Sans MT" w:eastAsiaTheme="majorEastAsia" w:hAnsi="Gill Sans MT"/>
                        <w:b/>
                        <w:color w:val="FFFFFF" w:themeColor="background1"/>
                        <w:sz w:val="20"/>
                        <w:szCs w:val="20"/>
                      </w:rPr>
                      <w:t xml:space="preserve">              SAP Certified Application Consultant</w:t>
                    </w:r>
                  </w:p>
                  <w:p w14:paraId="5E235013" w14:textId="7E4AF1F8" w:rsidR="00E816B5" w:rsidRPr="00096D7C" w:rsidRDefault="00E816B5" w:rsidP="00134F2E">
                    <w:pPr>
                      <w:spacing w:before="0" w:beforeAutospacing="0" w:after="0" w:afterAutospacing="0" w:line="240" w:lineRule="auto"/>
                      <w:rPr>
                        <w:rFonts w:ascii="Gill Sans MT" w:eastAsiaTheme="majorEastAsia" w:hAnsi="Gill Sans MT"/>
                        <w:b/>
                        <w:color w:val="FFFFFF" w:themeColor="background1"/>
                        <w:sz w:val="20"/>
                        <w:szCs w:val="20"/>
                      </w:rPr>
                    </w:pPr>
                  </w:p>
                </w:txbxContent>
              </v:textbox>
              <w10:wrap anchorx="page"/>
            </v:shape>
          </w:pict>
        </mc:Fallback>
      </mc:AlternateContent>
    </w:r>
    <w:r w:rsidR="00134F2E" w:rsidRPr="00037B08">
      <w:rPr>
        <w:rFonts w:ascii="Segoe UI" w:hAnsi="Segoe UI" w:cs="Segoe UI"/>
        <w:noProof/>
        <w:sz w:val="2"/>
        <w:szCs w:val="16"/>
        <w:lang w:eastAsia="ja-JP"/>
      </w:rPr>
      <mc:AlternateContent>
        <mc:Choice Requires="wps">
          <w:drawing>
            <wp:anchor distT="0" distB="0" distL="114300" distR="114300" simplePos="0" relativeHeight="251666944" behindDoc="0" locked="0" layoutInCell="1" allowOverlap="1" wp14:anchorId="5F00679D" wp14:editId="66CD2F83">
              <wp:simplePos x="0" y="0"/>
              <wp:positionH relativeFrom="page">
                <wp:posOffset>-77470</wp:posOffset>
              </wp:positionH>
              <wp:positionV relativeFrom="topMargin">
                <wp:posOffset>-111760</wp:posOffset>
              </wp:positionV>
              <wp:extent cx="7790180" cy="982098"/>
              <wp:effectExtent l="57150" t="38100" r="77470" b="104140"/>
              <wp:wrapThrough wrapText="bothSides">
                <wp:wrapPolygon edited="0">
                  <wp:start x="-158" y="-838"/>
                  <wp:lineTo x="-106" y="23472"/>
                  <wp:lineTo x="21709" y="23472"/>
                  <wp:lineTo x="21762" y="-838"/>
                  <wp:lineTo x="-158" y="-838"/>
                </wp:wrapPolygon>
              </wp:wrapThrough>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0180" cy="982098"/>
                      </a:xfrm>
                      <a:prstGeom prst="rect">
                        <a:avLst/>
                      </a:prstGeom>
                      <a:solidFill>
                        <a:srgbClr val="062886"/>
                      </a:solidFill>
                      <a:ln/>
                    </wps:spPr>
                    <wps:style>
                      <a:lnRef idx="1">
                        <a:schemeClr val="accent6"/>
                      </a:lnRef>
                      <a:fillRef idx="2">
                        <a:schemeClr val="accent6"/>
                      </a:fillRef>
                      <a:effectRef idx="1">
                        <a:schemeClr val="accent6"/>
                      </a:effectRef>
                      <a:fontRef idx="minor">
                        <a:schemeClr val="dk1"/>
                      </a:fontRef>
                    </wps:style>
                    <wps:txbx>
                      <w:txbxContent>
                        <w:p w14:paraId="21F815BF" w14:textId="19968955" w:rsidR="00E816B5" w:rsidRPr="006476EA" w:rsidRDefault="00134F2E" w:rsidP="0001460C">
                          <w:pPr>
                            <w:pStyle w:val="TOC1"/>
                            <w:jc w:val="right"/>
                          </w:pPr>
                          <w:r>
                            <w:object w:dxaOrig="2280" w:dyaOrig="1185" w14:anchorId="2A2BFF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0.25pt;height:27.75pt">
                                <v:imagedata r:id="rId1" o:title=""/>
                              </v:shape>
                              <o:OLEObject Type="Embed" ProgID="MSPhotoEd.3" ShapeID="_x0000_i1026" DrawAspect="Content" ObjectID="_1834760876" r:id="rId2"/>
                            </w:object>
                          </w:r>
                        </w:p>
                        <w:tbl>
                          <w:tblPr>
                            <w:tblW w:w="5000" w:type="pct"/>
                            <w:jc w:val="center"/>
                            <w:tblLook w:val="04A0" w:firstRow="1" w:lastRow="0" w:firstColumn="1" w:lastColumn="0" w:noHBand="0" w:noVBand="1"/>
                          </w:tblPr>
                          <w:tblGrid>
                            <w:gridCol w:w="3988"/>
                            <w:gridCol w:w="3988"/>
                            <w:gridCol w:w="3990"/>
                          </w:tblGrid>
                          <w:tr w:rsidR="00E816B5" w14:paraId="4B1862EF" w14:textId="77777777">
                            <w:trPr>
                              <w:jc w:val="center"/>
                            </w:trPr>
                            <w:tc>
                              <w:tcPr>
                                <w:tcW w:w="3086" w:type="dxa"/>
                              </w:tcPr>
                              <w:p w14:paraId="45670A0B" w14:textId="77777777" w:rsidR="00E816B5" w:rsidRDefault="00E816B5" w:rsidP="002C15F2">
                                <w:pPr>
                                  <w:spacing w:after="160" w:line="264" w:lineRule="auto"/>
                                </w:pPr>
                              </w:p>
                            </w:tc>
                            <w:tc>
                              <w:tcPr>
                                <w:tcW w:w="3086" w:type="dxa"/>
                              </w:tcPr>
                              <w:p w14:paraId="1CF910AE" w14:textId="77777777" w:rsidR="00E816B5" w:rsidRDefault="00E816B5">
                                <w:pPr>
                                  <w:spacing w:after="160" w:line="264" w:lineRule="auto"/>
                                  <w:jc w:val="center"/>
                                </w:pPr>
                              </w:p>
                            </w:tc>
                            <w:tc>
                              <w:tcPr>
                                <w:tcW w:w="3087" w:type="dxa"/>
                              </w:tcPr>
                              <w:p w14:paraId="1A019E08" w14:textId="77777777" w:rsidR="00E816B5" w:rsidRDefault="00E816B5">
                                <w:pPr>
                                  <w:jc w:val="center"/>
                                </w:pPr>
                              </w:p>
                            </w:tc>
                          </w:tr>
                        </w:tbl>
                        <w:p w14:paraId="0198565A" w14:textId="77777777" w:rsidR="00E816B5" w:rsidRDefault="00E816B5" w:rsidP="0048708E">
                          <w:pPr>
                            <w:jc w:val="center"/>
                          </w:pPr>
                        </w:p>
                      </w:txbxContent>
                    </wps:txbx>
                    <wps:bodyPr rot="0" spcFirstLastPara="0" vertOverflow="overflow" horzOverflow="overflow" vert="horz" wrap="square" lIns="91440" tIns="18288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topMargin">
                <wp14:pctHeight>0</wp14:pctHeight>
              </wp14:sizeRelV>
            </wp:anchor>
          </w:drawing>
        </mc:Choice>
        <mc:Fallback>
          <w:pict>
            <v:rect w14:anchorId="5F00679D" id="Rectangle 11" o:spid="_x0000_s1028" style="position:absolute;left:0;text-align:left;margin-left:-6.1pt;margin-top:-8.8pt;width:613.4pt;height:77.35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margin;mso-height-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" fillcolor="#062886" strokecolor="#6f797e [3049]">
              <v:shadow on="t" color="black" opacity="24903f" origin=",.5" offset="0,.55556mm"/>
              <v:path arrowok="t"/>
              <v:textbox inset=",14.4pt">
                <w:txbxContent>
                  <w:p w14:paraId="21F815BF" w14:textId="19968955" w:rsidR="00E816B5" w:rsidRPr="006476EA" w:rsidRDefault="00134F2E" w:rsidP="0001460C">
                    <w:pPr>
                      <w:pStyle w:val="TOC1"/>
                      <w:jc w:val="right"/>
                    </w:pPr>
                    <w:r>
                      <w:object w:dxaOrig="2280" w:dyaOrig="1185" w14:anchorId="2A2BFF02">
                        <v:shape id="_x0000_i1026" type="#_x0000_t75" style="width:50.25pt;height:27.75pt">
                          <v:imagedata r:id="rId1" o:title=""/>
                        </v:shape>
                        <o:OLEObject Type="Embed" ProgID="MSPhotoEd.3" ShapeID="_x0000_i1026" DrawAspect="Content" ObjectID="_1834760876" r:id="rId3"/>
                      </w:object>
                    </w:r>
                  </w:p>
                  <w:tbl>
                    <w:tblPr>
                      <w:tblW w:w="5000" w:type="pct"/>
                      <w:jc w:val="center"/>
                      <w:tblLook w:val="04A0" w:firstRow="1" w:lastRow="0" w:firstColumn="1" w:lastColumn="0" w:noHBand="0" w:noVBand="1"/>
                    </w:tblPr>
                    <w:tblGrid>
                      <w:gridCol w:w="3988"/>
                      <w:gridCol w:w="3988"/>
                      <w:gridCol w:w="3990"/>
                    </w:tblGrid>
                    <w:tr w:rsidR="00E816B5" w14:paraId="4B1862EF" w14:textId="77777777">
                      <w:trPr>
                        <w:jc w:val="center"/>
                      </w:trPr>
                      <w:tc>
                        <w:tcPr>
                          <w:tcW w:w="3086" w:type="dxa"/>
                        </w:tcPr>
                        <w:p w14:paraId="45670A0B" w14:textId="77777777" w:rsidR="00E816B5" w:rsidRDefault="00E816B5" w:rsidP="002C15F2">
                          <w:pPr>
                            <w:spacing w:after="160" w:line="264" w:lineRule="auto"/>
                          </w:pPr>
                        </w:p>
                      </w:tc>
                      <w:tc>
                        <w:tcPr>
                          <w:tcW w:w="3086" w:type="dxa"/>
                        </w:tcPr>
                        <w:p w14:paraId="1CF910AE" w14:textId="77777777" w:rsidR="00E816B5" w:rsidRDefault="00E816B5">
                          <w:pPr>
                            <w:spacing w:after="160" w:line="264" w:lineRule="auto"/>
                            <w:jc w:val="center"/>
                          </w:pPr>
                        </w:p>
                      </w:tc>
                      <w:tc>
                        <w:tcPr>
                          <w:tcW w:w="3087" w:type="dxa"/>
                        </w:tcPr>
                        <w:p w14:paraId="1A019E08" w14:textId="77777777" w:rsidR="00E816B5" w:rsidRDefault="00E816B5">
                          <w:pPr>
                            <w:jc w:val="center"/>
                          </w:pPr>
                        </w:p>
                      </w:tc>
                    </w:tr>
                  </w:tbl>
                  <w:p w14:paraId="0198565A" w14:textId="77777777" w:rsidR="00E816B5" w:rsidRDefault="00E816B5" w:rsidP="0048708E">
                    <w:pPr>
                      <w:jc w:val="center"/>
                    </w:pPr>
                  </w:p>
                </w:txbxContent>
              </v:textbox>
              <w10:wrap type="through" anchorx="page" anchory="margin"/>
            </v:rect>
          </w:pict>
        </mc:Fallback>
      </mc:AlternateContent>
    </w:r>
    <w:r w:rsidR="00E816B5" w:rsidRPr="00037B08">
      <w:rPr>
        <w:rFonts w:ascii="Segoe UI" w:hAnsi="Segoe UI" w:cs="Segoe UI"/>
        <w:noProof/>
        <w:sz w:val="2"/>
        <w:szCs w:val="16"/>
        <w:lang w:eastAsia="ja-JP"/>
      </w:rPr>
      <mc:AlternateContent>
        <mc:Choice Requires="wps">
          <w:drawing>
            <wp:anchor distT="0" distB="0" distL="114300" distR="114300" simplePos="0" relativeHeight="251664896" behindDoc="0" locked="0" layoutInCell="1" allowOverlap="1" wp14:anchorId="19E74337" wp14:editId="580A46BB">
              <wp:simplePos x="0" y="0"/>
              <wp:positionH relativeFrom="column">
                <wp:posOffset>-89535</wp:posOffset>
              </wp:positionH>
              <wp:positionV relativeFrom="paragraph">
                <wp:posOffset>-356870</wp:posOffset>
              </wp:positionV>
              <wp:extent cx="2968625" cy="339725"/>
              <wp:effectExtent l="0" t="0" r="0" b="3175"/>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8625" cy="339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D3968D" w14:textId="77777777" w:rsidR="00E816B5" w:rsidRPr="00432EEF" w:rsidRDefault="00E816B5" w:rsidP="00A83C45">
                          <w:pPr>
                            <w:rPr>
                              <w:rFonts w:ascii="Gill Sans MT" w:hAnsi="Gill Sans MT"/>
                              <w:smallCaps/>
                              <w:color w:val="FFFFFF" w:themeColor="background1"/>
                              <w:sz w:val="28"/>
                            </w:rPr>
                          </w:pPr>
                          <w:r>
                            <w:rPr>
                              <w:rFonts w:ascii="Gill Sans MT" w:hAnsi="Gill Sans MT"/>
                              <w:smallCaps/>
                              <w:color w:val="FFFFFF" w:themeColor="background1"/>
                              <w:sz w:val="28"/>
                            </w:rPr>
                            <w:t xml:space="preserve">Brad </w:t>
                          </w:r>
                          <w:proofErr w:type="spellStart"/>
                          <w:r>
                            <w:rPr>
                              <w:rFonts w:ascii="Gill Sans MT" w:hAnsi="Gill Sans MT"/>
                              <w:smallCaps/>
                              <w:color w:val="FFFFFF" w:themeColor="background1"/>
                              <w:sz w:val="28"/>
                            </w:rPr>
                            <w:t>Murach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9E74337" id="Text Box 45" o:spid="_x0000_s1029" type="#_x0000_t202" style="position:absolute;left:0;text-align:left;margin-left:-7.05pt;margin-top:-28.1pt;width:233.75pt;height:26.7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" filled="f" stroked="f" strokeweight=".5pt">
              <v:textbox>
                <w:txbxContent>
                  <w:p w14:paraId="36D3968D" w14:textId="77777777" w:rsidR="00E816B5" w:rsidRPr="00432EEF" w:rsidRDefault="00E816B5" w:rsidP="00A83C45">
                    <w:pPr>
                      <w:rPr>
                        <w:rFonts w:ascii="Gill Sans MT" w:hAnsi="Gill Sans MT"/>
                        <w:smallCaps/>
                        <w:color w:val="FFFFFF" w:themeColor="background1"/>
                        <w:sz w:val="28"/>
                      </w:rPr>
                    </w:pPr>
                    <w:r>
                      <w:rPr>
                        <w:rFonts w:ascii="Gill Sans MT" w:hAnsi="Gill Sans MT"/>
                        <w:smallCaps/>
                        <w:color w:val="FFFFFF" w:themeColor="background1"/>
                        <w:sz w:val="28"/>
                      </w:rPr>
                      <w:t>Brad Murach</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B8A223" w14:textId="77777777" w:rsidR="00E816B5" w:rsidRDefault="00E816B5">
    <w:pPr>
      <w:pStyle w:val="Header"/>
    </w:pPr>
    <w:r>
      <w:rPr>
        <w:noProof/>
        <w:lang w:eastAsia="ja-JP"/>
      </w:rPr>
      <mc:AlternateContent>
        <mc:Choice Requires="wps">
          <w:drawing>
            <wp:anchor distT="0" distB="0" distL="114300" distR="114300" simplePos="0" relativeHeight="251648512" behindDoc="0" locked="0" layoutInCell="1" allowOverlap="1" wp14:anchorId="1D486527" wp14:editId="7D5D4E40">
              <wp:simplePos x="0" y="0"/>
              <wp:positionH relativeFrom="column">
                <wp:posOffset>-327660</wp:posOffset>
              </wp:positionH>
              <wp:positionV relativeFrom="paragraph">
                <wp:posOffset>-257175</wp:posOffset>
              </wp:positionV>
              <wp:extent cx="3122930" cy="339725"/>
              <wp:effectExtent l="0" t="0" r="0" b="3175"/>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2930" cy="339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831AC9" w14:textId="77777777" w:rsidR="00E816B5" w:rsidRPr="006476EA" w:rsidRDefault="00E816B5">
                          <w:pPr>
                            <w:rPr>
                              <w:color w:val="FFFFFF" w:themeColor="background1"/>
                              <w:sz w:val="28"/>
                            </w:rPr>
                          </w:pPr>
                          <w:r w:rsidRPr="006476EA">
                            <w:rPr>
                              <w:color w:val="FFFFFF" w:themeColor="background1"/>
                              <w:sz w:val="28"/>
                            </w:rPr>
                            <w:t xml:space="preserve">Executive Briefing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D486527" id="_x0000_t202" coordsize="21600,21600" o:spt="202" path="m,l,21600r21600,l21600,xe">
              <v:stroke joinstyle="miter"/>
              <v:path gradientshapeok="t" o:connecttype="rect"/>
            </v:shapetype>
            <v:shape id="Text Box 37" o:spid="_x0000_s1030" type="#_x0000_t202" style="position:absolute;left:0;text-align:left;margin-left:-25.8pt;margin-top:-20.25pt;width:245.9pt;height:26.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" filled="f" stroked="f" strokeweight=".5pt">
              <v:textbox>
                <w:txbxContent>
                  <w:p w14:paraId="29831AC9" w14:textId="77777777" w:rsidR="00E816B5" w:rsidRPr="006476EA" w:rsidRDefault="00E816B5">
                    <w:pPr>
                      <w:rPr>
                        <w:color w:val="FFFFFF" w:themeColor="background1"/>
                        <w:sz w:val="28"/>
                      </w:rPr>
                    </w:pPr>
                    <w:r w:rsidRPr="006476EA">
                      <w:rPr>
                        <w:color w:val="FFFFFF" w:themeColor="background1"/>
                        <w:sz w:val="28"/>
                      </w:rPr>
                      <w:t xml:space="preserve">Executive Briefing </w:t>
                    </w:r>
                  </w:p>
                </w:txbxContent>
              </v:textbox>
            </v:shape>
          </w:pict>
        </mc:Fallback>
      </mc:AlternateContent>
    </w:r>
    <w:del w:id="2" w:author="Santosh Zaware" w:date="2023-06-14T21:30:00Z">
      <w:r>
        <w:rPr>
          <w:noProof/>
          <w:lang w:eastAsia="ja-JP"/>
        </w:rPr>
        <w:drawing>
          <wp:anchor distT="0" distB="0" distL="114300" distR="114300" simplePos="0" relativeHeight="251674112" behindDoc="0" locked="0" layoutInCell="1" allowOverlap="1" wp14:anchorId="7F8FD938" wp14:editId="4C8D2FCE">
            <wp:simplePos x="0" y="0"/>
            <wp:positionH relativeFrom="column">
              <wp:posOffset>5444490</wp:posOffset>
            </wp:positionH>
            <wp:positionV relativeFrom="paragraph">
              <wp:posOffset>-257175</wp:posOffset>
            </wp:positionV>
            <wp:extent cx="1403350" cy="330835"/>
            <wp:effectExtent l="0" t="0" r="6350" b="0"/>
            <wp:wrapNone/>
            <wp:docPr id="1" name="Picture 1" descr="Untitled:Final Logos:spinnaker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Untitled:Final Logos:spinnakerwhite.png"/>
                    <pic:cNvPicPr>
                      <a:picLocks noChangeAspect="1"/>
                    </pic:cNvPicPr>
                  </pic:nvPicPr>
                  <pic:blipFill rotWithShape="1">
                    <a:blip r:embed="rId1" cstate="print">
                      <a:extLst>
                        <a:ext uri="{28A0092B-C50C-407E-A947-70E740481C1C}">
                          <a14:useLocalDpi xmlns:a14="http://schemas.microsoft.com/office/drawing/2010/main" val="0"/>
                        </a:ext>
                      </a:extLst>
                    </a:blip>
                    <a:srcRect b="19277"/>
                    <a:stretch/>
                  </pic:blipFill>
                  <pic:spPr bwMode="auto">
                    <a:xfrm>
                      <a:off x="0" y="0"/>
                      <a:ext cx="1403350" cy="330835"/>
                    </a:xfrm>
                    <a:prstGeom prst="rect">
                      <a:avLst/>
                    </a:prstGeom>
                    <a:noFill/>
                    <a:ln>
                      <a:noFill/>
                    </a:ln>
                    <a:extLst>
                      <a:ext uri="{53640926-AAD7-44D8-BBD7-CCE9431645EC}">
                        <a14:shadowObscured xmlns:a14="http://schemas.microsoft.com/office/drawing/2010/main"/>
                      </a:ext>
                      <a:ext uri="{FAA26D3D-D897-4be2-8F04-BA451C77F1D7}">
                        <ma14:placeholderFlag xmlns:ve="http://schemas.openxmlformats.org/markup-compatibility/2006"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a:ext>
                    </a:extLst>
                  </pic:spPr>
                </pic:pic>
              </a:graphicData>
            </a:graphic>
          </wp:anchor>
        </w:drawing>
      </w:r>
    </w:del>
    <w:ins w:id="3" w:author="Santosh Zaware" w:date="2023-06-14T21:30:00Z">
      <w:r>
        <w:rPr>
          <w:noProof/>
          <w:lang w:eastAsia="ja-JP"/>
        </w:rPr>
        <w:drawing>
          <wp:anchor distT="0" distB="0" distL="114300" distR="114300" simplePos="0" relativeHeight="251654656" behindDoc="0" locked="0" layoutInCell="1" allowOverlap="1" wp14:anchorId="7F8FD938" wp14:editId="4C8D2FCE">
            <wp:simplePos x="0" y="0"/>
            <wp:positionH relativeFrom="column">
              <wp:posOffset>5444490</wp:posOffset>
            </wp:positionH>
            <wp:positionV relativeFrom="paragraph">
              <wp:posOffset>-257175</wp:posOffset>
            </wp:positionV>
            <wp:extent cx="1403350" cy="330835"/>
            <wp:effectExtent l="0" t="0" r="6350" b="0"/>
            <wp:wrapNone/>
            <wp:docPr id="3" name="Picture 3" descr="Untitled:Final Logos:spinnaker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Untitled:Final Logos:spinnakerwhite.png"/>
                    <pic:cNvPicPr>
                      <a:picLocks noChangeAspect="1"/>
                    </pic:cNvPicPr>
                  </pic:nvPicPr>
                  <pic:blipFill rotWithShape="1">
                    <a:blip r:embed="rId1" cstate="print">
                      <a:extLst>
                        <a:ext uri="{28A0092B-C50C-407E-A947-70E740481C1C}">
                          <a14:useLocalDpi xmlns:a14="http://schemas.microsoft.com/office/drawing/2010/main" val="0"/>
                        </a:ext>
                      </a:extLst>
                    </a:blip>
                    <a:srcRect b="19277"/>
                    <a:stretch/>
                  </pic:blipFill>
                  <pic:spPr bwMode="auto">
                    <a:xfrm>
                      <a:off x="0" y="0"/>
                      <a:ext cx="1403350" cy="330835"/>
                    </a:xfrm>
                    <a:prstGeom prst="rect">
                      <a:avLst/>
                    </a:prstGeom>
                    <a:noFill/>
                    <a:ln>
                      <a:noFill/>
                    </a:ln>
                    <a:extLst>
                      <a:ext uri="{53640926-AAD7-44D8-BBD7-CCE9431645EC}">
                        <a14:shadowObscured xmlns:a14="http://schemas.microsoft.com/office/drawing/2010/main"/>
                      </a:ex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ve="http://schemas.openxmlformats.org/markup-compatibility/2006"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a:ext>
                    </a:extLst>
                  </pic:spPr>
                </pic:pic>
              </a:graphicData>
            </a:graphic>
          </wp:anchor>
        </w:drawing>
      </w:r>
    </w:ins>
    <w:r>
      <w:rPr>
        <w:noProof/>
        <w:lang w:eastAsia="ja-JP"/>
      </w:rPr>
      <mc:AlternateContent>
        <mc:Choice Requires="wps">
          <w:drawing>
            <wp:anchor distT="0" distB="0" distL="114300" distR="114300" simplePos="0" relativeHeight="251644416" behindDoc="0" locked="0" layoutInCell="1" allowOverlap="1" wp14:anchorId="5F6FD26B" wp14:editId="5FE831E1">
              <wp:simplePos x="0" y="0"/>
              <wp:positionH relativeFrom="column">
                <wp:posOffset>-327660</wp:posOffset>
              </wp:positionH>
              <wp:positionV relativeFrom="paragraph">
                <wp:posOffset>-314325</wp:posOffset>
              </wp:positionV>
              <wp:extent cx="7258050" cy="434975"/>
              <wp:effectExtent l="95250" t="38100" r="95250" b="15557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58050" cy="434975"/>
                      </a:xfrm>
                      <a:prstGeom prst="rect">
                        <a:avLst/>
                      </a:prstGeom>
                      <a:solidFill>
                        <a:srgbClr val="57AB47"/>
                      </a:solidFill>
                      <a:ln w="28575" cap="flat" cmpd="sng" algn="ctr">
                        <a:noFill/>
                        <a:prstDash val="solid"/>
                      </a:ln>
                      <a:effectLst>
                        <a:outerShdw blurRad="88900" dist="50800" dir="5400000" algn="t" rotWithShape="0">
                          <a:prstClr val="black">
                            <a:alpha val="25000"/>
                          </a:prstClr>
                        </a:outerShdw>
                      </a:effectLst>
                    </wps:spPr>
                    <wps:txbx>
                      <w:txbxContent>
                        <w:p w14:paraId="1F8AF053" w14:textId="77777777" w:rsidR="00E816B5" w:rsidRPr="006476EA" w:rsidRDefault="00E816B5" w:rsidP="006476EA">
                          <w:pPr>
                            <w:pStyle w:val="TOC1"/>
                          </w:pPr>
                        </w:p>
                        <w:tbl>
                          <w:tblPr>
                            <w:tblW w:w="5000" w:type="pct"/>
                            <w:jc w:val="center"/>
                            <w:tblLook w:val="04A0" w:firstRow="1" w:lastRow="0" w:firstColumn="1" w:lastColumn="0" w:noHBand="0" w:noVBand="1"/>
                          </w:tblPr>
                          <w:tblGrid>
                            <w:gridCol w:w="3704"/>
                            <w:gridCol w:w="3704"/>
                            <w:gridCol w:w="3705"/>
                          </w:tblGrid>
                          <w:tr w:rsidR="00E816B5" w14:paraId="57E9393F" w14:textId="77777777">
                            <w:trPr>
                              <w:jc w:val="center"/>
                            </w:trPr>
                            <w:tc>
                              <w:tcPr>
                                <w:tcW w:w="3086" w:type="dxa"/>
                              </w:tcPr>
                              <w:p w14:paraId="303266A9" w14:textId="77777777" w:rsidR="00E816B5" w:rsidRDefault="00E816B5" w:rsidP="002C15F2">
                                <w:pPr>
                                  <w:spacing w:after="160" w:line="264" w:lineRule="auto"/>
                                </w:pPr>
                              </w:p>
                            </w:tc>
                            <w:tc>
                              <w:tcPr>
                                <w:tcW w:w="3086" w:type="dxa"/>
                              </w:tcPr>
                              <w:p w14:paraId="18993850" w14:textId="77777777" w:rsidR="00E816B5" w:rsidRDefault="00E816B5">
                                <w:pPr>
                                  <w:spacing w:after="160" w:line="264" w:lineRule="auto"/>
                                  <w:jc w:val="center"/>
                                </w:pPr>
                              </w:p>
                            </w:tc>
                            <w:tc>
                              <w:tcPr>
                                <w:tcW w:w="3087" w:type="dxa"/>
                              </w:tcPr>
                              <w:p w14:paraId="49122383" w14:textId="77777777" w:rsidR="00E816B5" w:rsidRDefault="00E816B5">
                                <w:pPr>
                                  <w:jc w:val="center"/>
                                </w:pPr>
                              </w:p>
                            </w:tc>
                          </w:tr>
                        </w:tbl>
                        <w:p w14:paraId="29460BDE" w14:textId="77777777" w:rsidR="00E816B5" w:rsidRDefault="00E816B5" w:rsidP="006476EA">
                          <w:pPr>
                            <w:jc w:val="center"/>
                          </w:pPr>
                        </w:p>
                      </w:txbxContent>
                    </wps:txbx>
                    <wps:bodyPr rot="0" spcFirstLastPara="0" vertOverflow="overflow" horzOverflow="overflow" vert="horz" wrap="square" lIns="91440" tIns="18288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F6FD26B" id="Rectangle 29" o:spid="_x0000_s1031" style="position:absolute;left:0;text-align:left;margin-left:-25.8pt;margin-top:-24.75pt;width:571.5pt;height:34.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" fillcolor="#57ab47" stroked="f" strokeweight="2.25pt">
              <v:shadow on="t" color="black" opacity=".25" origin=",-.5" offset="0,4pt"/>
              <v:textbox inset=",14.4pt">
                <w:txbxContent>
                  <w:p w14:paraId="1F8AF053" w14:textId="77777777" w:rsidR="00E816B5" w:rsidRPr="006476EA" w:rsidRDefault="00E816B5" w:rsidP="006476EA">
                    <w:pPr>
                      <w:pStyle w:val="TOC1"/>
                    </w:pPr>
                  </w:p>
                  <w:tbl>
                    <w:tblPr>
                      <w:tblW w:w="5000" w:type="pct"/>
                      <w:jc w:val="center"/>
                      <w:tblLook w:val="04A0" w:firstRow="1" w:lastRow="0" w:firstColumn="1" w:lastColumn="0" w:noHBand="0" w:noVBand="1"/>
                    </w:tblPr>
                    <w:tblGrid>
                      <w:gridCol w:w="3704"/>
                      <w:gridCol w:w="3704"/>
                      <w:gridCol w:w="3705"/>
                    </w:tblGrid>
                    <w:tr w:rsidR="00E816B5" w14:paraId="57E9393F" w14:textId="77777777">
                      <w:trPr>
                        <w:jc w:val="center"/>
                      </w:trPr>
                      <w:tc>
                        <w:tcPr>
                          <w:tcW w:w="3086" w:type="dxa"/>
                        </w:tcPr>
                        <w:p w14:paraId="303266A9" w14:textId="77777777" w:rsidR="00E816B5" w:rsidRDefault="00E816B5" w:rsidP="002C15F2">
                          <w:pPr>
                            <w:spacing w:after="160" w:line="264" w:lineRule="auto"/>
                          </w:pPr>
                        </w:p>
                      </w:tc>
                      <w:tc>
                        <w:tcPr>
                          <w:tcW w:w="3086" w:type="dxa"/>
                        </w:tcPr>
                        <w:p w14:paraId="18993850" w14:textId="77777777" w:rsidR="00E816B5" w:rsidRDefault="00E816B5">
                          <w:pPr>
                            <w:spacing w:after="160" w:line="264" w:lineRule="auto"/>
                            <w:jc w:val="center"/>
                          </w:pPr>
                        </w:p>
                      </w:tc>
                      <w:tc>
                        <w:tcPr>
                          <w:tcW w:w="3087" w:type="dxa"/>
                        </w:tcPr>
                        <w:p w14:paraId="49122383" w14:textId="77777777" w:rsidR="00E816B5" w:rsidRDefault="00E816B5">
                          <w:pPr>
                            <w:jc w:val="center"/>
                          </w:pPr>
                        </w:p>
                      </w:tc>
                    </w:tr>
                  </w:tbl>
                  <w:p w14:paraId="29460BDE" w14:textId="77777777" w:rsidR="00E816B5" w:rsidRDefault="00E816B5" w:rsidP="006476EA">
                    <w:pPr>
                      <w:jc w:val="cente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36CA3"/>
    <w:multiLevelType w:val="hybridMultilevel"/>
    <w:tmpl w:val="CC323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A6873"/>
    <w:multiLevelType w:val="hybridMultilevel"/>
    <w:tmpl w:val="02A4A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8D2854"/>
    <w:multiLevelType w:val="hybridMultilevel"/>
    <w:tmpl w:val="D2745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9B6B8A"/>
    <w:multiLevelType w:val="hybridMultilevel"/>
    <w:tmpl w:val="99049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222183"/>
    <w:multiLevelType w:val="hybridMultilevel"/>
    <w:tmpl w:val="AE9AC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872EFB"/>
    <w:multiLevelType w:val="hybridMultilevel"/>
    <w:tmpl w:val="4B6827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A22E45"/>
    <w:multiLevelType w:val="hybridMultilevel"/>
    <w:tmpl w:val="781E72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476D9D"/>
    <w:multiLevelType w:val="hybridMultilevel"/>
    <w:tmpl w:val="86DE7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4F759C"/>
    <w:multiLevelType w:val="hybridMultilevel"/>
    <w:tmpl w:val="D826CFCC"/>
    <w:lvl w:ilvl="0" w:tplc="04090003">
      <w:start w:val="1"/>
      <w:numFmt w:val="bullet"/>
      <w:lvlText w:val=""/>
      <w:lvlJc w:val="left"/>
      <w:pPr>
        <w:ind w:left="2520" w:hanging="360"/>
      </w:pPr>
      <w:rPr>
        <w:rFonts w:ascii="Symbol" w:hAnsi="Symbol" w:cs="Times New Roman" w:hint="default"/>
      </w:rPr>
    </w:lvl>
    <w:lvl w:ilvl="1" w:tplc="04090005">
      <w:start w:val="1"/>
      <w:numFmt w:val="bullet"/>
      <w:lvlText w:val=""/>
      <w:lvlJc w:val="left"/>
      <w:pPr>
        <w:ind w:left="2880" w:hanging="360"/>
      </w:pPr>
      <w:rPr>
        <w:rFonts w:ascii="Wingdings" w:hAnsi="Wingdings" w:cs="Times New Roman" w:hint="default"/>
      </w:rPr>
    </w:lvl>
    <w:lvl w:ilvl="2" w:tplc="04090003">
      <w:start w:val="1"/>
      <w:numFmt w:val="bullet"/>
      <w:lvlText w:val="o"/>
      <w:lvlJc w:val="left"/>
      <w:pPr>
        <w:ind w:left="3240" w:hanging="360"/>
      </w:pPr>
      <w:rPr>
        <w:rFonts w:ascii="Courier New" w:hAnsi="Courier New" w:cs="Courier New"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4BC63071"/>
    <w:multiLevelType w:val="hybridMultilevel"/>
    <w:tmpl w:val="2D7C4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7B6249"/>
    <w:multiLevelType w:val="hybridMultilevel"/>
    <w:tmpl w:val="CEE23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596D1E"/>
    <w:multiLevelType w:val="hybridMultilevel"/>
    <w:tmpl w:val="EA96358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8F9673E"/>
    <w:multiLevelType w:val="hybridMultilevel"/>
    <w:tmpl w:val="2AEE6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052AE8"/>
    <w:multiLevelType w:val="hybridMultilevel"/>
    <w:tmpl w:val="8474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1"/>
  </w:num>
  <w:num w:numId="4">
    <w:abstractNumId w:val="12"/>
  </w:num>
  <w:num w:numId="5">
    <w:abstractNumId w:val="3"/>
  </w:num>
  <w:num w:numId="6">
    <w:abstractNumId w:val="0"/>
  </w:num>
  <w:num w:numId="7">
    <w:abstractNumId w:val="9"/>
  </w:num>
  <w:num w:numId="8">
    <w:abstractNumId w:val="4"/>
  </w:num>
  <w:num w:numId="9">
    <w:abstractNumId w:val="7"/>
  </w:num>
  <w:num w:numId="10">
    <w:abstractNumId w:val="10"/>
  </w:num>
  <w:num w:numId="11">
    <w:abstractNumId w:val="11"/>
  </w:num>
  <w:num w:numId="12">
    <w:abstractNumId w:val="13"/>
  </w:num>
  <w:num w:numId="13">
    <w:abstractNumId w:val="6"/>
  </w:num>
  <w:num w:numId="14">
    <w:abstractNumId w:val="8"/>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antosh Zaware">
    <w15:presenceInfo w15:providerId="Windows Live" w15:userId="3710b0b21ac7af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DateAndTime/>
  <w:activeWritingStyle w:appName="MSWord" w:lang="pt-BR" w:vendorID="64" w:dllVersion="6" w:nlCheck="1" w:checkStyle="0"/>
  <w:activeWritingStyle w:appName="MSWord" w:lang="en-IN" w:vendorID="64" w:dllVersion="6" w:nlCheck="1" w:checkStyle="1"/>
  <w:activeWritingStyle w:appName="MSWord" w:lang="en-US"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proofState w:spelling="clean" w:grammar="clean"/>
  <w:attachedTemplate r:id="rId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5F2"/>
    <w:rsid w:val="00001536"/>
    <w:rsid w:val="00011D81"/>
    <w:rsid w:val="0001460C"/>
    <w:rsid w:val="00016F6B"/>
    <w:rsid w:val="00021706"/>
    <w:rsid w:val="00021B98"/>
    <w:rsid w:val="00027ED6"/>
    <w:rsid w:val="000338FB"/>
    <w:rsid w:val="00033B99"/>
    <w:rsid w:val="00033F91"/>
    <w:rsid w:val="00037854"/>
    <w:rsid w:val="00037B08"/>
    <w:rsid w:val="00040B63"/>
    <w:rsid w:val="00042ACB"/>
    <w:rsid w:val="000463E4"/>
    <w:rsid w:val="0005207B"/>
    <w:rsid w:val="00055B4D"/>
    <w:rsid w:val="00061081"/>
    <w:rsid w:val="00061EA7"/>
    <w:rsid w:val="00062464"/>
    <w:rsid w:val="000624F2"/>
    <w:rsid w:val="0006313A"/>
    <w:rsid w:val="0006381A"/>
    <w:rsid w:val="00063994"/>
    <w:rsid w:val="00073CC0"/>
    <w:rsid w:val="00077034"/>
    <w:rsid w:val="000801E6"/>
    <w:rsid w:val="000810E5"/>
    <w:rsid w:val="000825D8"/>
    <w:rsid w:val="00082713"/>
    <w:rsid w:val="00091D5A"/>
    <w:rsid w:val="00095788"/>
    <w:rsid w:val="000959E0"/>
    <w:rsid w:val="00096D7C"/>
    <w:rsid w:val="000A11CB"/>
    <w:rsid w:val="000A3067"/>
    <w:rsid w:val="000A4EE1"/>
    <w:rsid w:val="000B11C5"/>
    <w:rsid w:val="000B3B36"/>
    <w:rsid w:val="000B4853"/>
    <w:rsid w:val="000B4F3A"/>
    <w:rsid w:val="000B5BAA"/>
    <w:rsid w:val="000B6521"/>
    <w:rsid w:val="000B73F8"/>
    <w:rsid w:val="000C3DFE"/>
    <w:rsid w:val="000C75D1"/>
    <w:rsid w:val="000C7D95"/>
    <w:rsid w:val="000D07D0"/>
    <w:rsid w:val="000D1BD4"/>
    <w:rsid w:val="000D2B90"/>
    <w:rsid w:val="000D75C5"/>
    <w:rsid w:val="000E0199"/>
    <w:rsid w:val="000E4B87"/>
    <w:rsid w:val="000F29DE"/>
    <w:rsid w:val="000F3B62"/>
    <w:rsid w:val="000F54A4"/>
    <w:rsid w:val="00100237"/>
    <w:rsid w:val="0010364F"/>
    <w:rsid w:val="00104060"/>
    <w:rsid w:val="001074E1"/>
    <w:rsid w:val="00107D64"/>
    <w:rsid w:val="00110C6A"/>
    <w:rsid w:val="0011198A"/>
    <w:rsid w:val="00113AB1"/>
    <w:rsid w:val="001227DB"/>
    <w:rsid w:val="00123109"/>
    <w:rsid w:val="00123BBF"/>
    <w:rsid w:val="00124FE6"/>
    <w:rsid w:val="001336D4"/>
    <w:rsid w:val="00134273"/>
    <w:rsid w:val="00134F2E"/>
    <w:rsid w:val="00135206"/>
    <w:rsid w:val="001356D5"/>
    <w:rsid w:val="0013646E"/>
    <w:rsid w:val="00136482"/>
    <w:rsid w:val="00136E1E"/>
    <w:rsid w:val="00143CE0"/>
    <w:rsid w:val="00153547"/>
    <w:rsid w:val="00154348"/>
    <w:rsid w:val="00155157"/>
    <w:rsid w:val="001558CA"/>
    <w:rsid w:val="00164D1B"/>
    <w:rsid w:val="00165ABE"/>
    <w:rsid w:val="00167769"/>
    <w:rsid w:val="001739C6"/>
    <w:rsid w:val="0017579C"/>
    <w:rsid w:val="001758A8"/>
    <w:rsid w:val="001837CE"/>
    <w:rsid w:val="00191145"/>
    <w:rsid w:val="00193951"/>
    <w:rsid w:val="00194415"/>
    <w:rsid w:val="001A2ADB"/>
    <w:rsid w:val="001A2EB5"/>
    <w:rsid w:val="001A50BC"/>
    <w:rsid w:val="001D02EC"/>
    <w:rsid w:val="001D0367"/>
    <w:rsid w:val="001D1037"/>
    <w:rsid w:val="001D1F8C"/>
    <w:rsid w:val="001D5DB7"/>
    <w:rsid w:val="001E0C42"/>
    <w:rsid w:val="001E2545"/>
    <w:rsid w:val="001E43C6"/>
    <w:rsid w:val="001E7552"/>
    <w:rsid w:val="001F3658"/>
    <w:rsid w:val="001F5E6E"/>
    <w:rsid w:val="001F6808"/>
    <w:rsid w:val="001F6896"/>
    <w:rsid w:val="00200808"/>
    <w:rsid w:val="0020094D"/>
    <w:rsid w:val="002050AE"/>
    <w:rsid w:val="002111F4"/>
    <w:rsid w:val="00211276"/>
    <w:rsid w:val="0021702D"/>
    <w:rsid w:val="00221611"/>
    <w:rsid w:val="00222CCD"/>
    <w:rsid w:val="00224FB8"/>
    <w:rsid w:val="00225D75"/>
    <w:rsid w:val="00230BEE"/>
    <w:rsid w:val="00233AD4"/>
    <w:rsid w:val="00234E6A"/>
    <w:rsid w:val="0024373F"/>
    <w:rsid w:val="00245B33"/>
    <w:rsid w:val="00247DE7"/>
    <w:rsid w:val="002539A1"/>
    <w:rsid w:val="00253D50"/>
    <w:rsid w:val="00253F59"/>
    <w:rsid w:val="00254F88"/>
    <w:rsid w:val="00260495"/>
    <w:rsid w:val="002614A0"/>
    <w:rsid w:val="00262197"/>
    <w:rsid w:val="00263CF8"/>
    <w:rsid w:val="002671A6"/>
    <w:rsid w:val="00271862"/>
    <w:rsid w:val="00273C48"/>
    <w:rsid w:val="00274DD5"/>
    <w:rsid w:val="0027685E"/>
    <w:rsid w:val="00276C7E"/>
    <w:rsid w:val="00280178"/>
    <w:rsid w:val="00280D88"/>
    <w:rsid w:val="00283AE1"/>
    <w:rsid w:val="00284869"/>
    <w:rsid w:val="002848D0"/>
    <w:rsid w:val="00284F58"/>
    <w:rsid w:val="00291D77"/>
    <w:rsid w:val="00292615"/>
    <w:rsid w:val="00295C8D"/>
    <w:rsid w:val="002A018A"/>
    <w:rsid w:val="002A0FC9"/>
    <w:rsid w:val="002A5BD4"/>
    <w:rsid w:val="002A7A10"/>
    <w:rsid w:val="002B23AD"/>
    <w:rsid w:val="002B3DD3"/>
    <w:rsid w:val="002B51C9"/>
    <w:rsid w:val="002B7E3F"/>
    <w:rsid w:val="002C15F2"/>
    <w:rsid w:val="002C261A"/>
    <w:rsid w:val="002C2855"/>
    <w:rsid w:val="002C2AC9"/>
    <w:rsid w:val="002C2BA0"/>
    <w:rsid w:val="002D0860"/>
    <w:rsid w:val="002D12B5"/>
    <w:rsid w:val="002D23D9"/>
    <w:rsid w:val="002D2FD8"/>
    <w:rsid w:val="002D3229"/>
    <w:rsid w:val="002E08FF"/>
    <w:rsid w:val="002E0F44"/>
    <w:rsid w:val="002E3DBE"/>
    <w:rsid w:val="002E3F43"/>
    <w:rsid w:val="002E78A8"/>
    <w:rsid w:val="002F2CF7"/>
    <w:rsid w:val="002F640D"/>
    <w:rsid w:val="003037B3"/>
    <w:rsid w:val="00303E3B"/>
    <w:rsid w:val="00304942"/>
    <w:rsid w:val="00306A5A"/>
    <w:rsid w:val="003109EE"/>
    <w:rsid w:val="00311B6A"/>
    <w:rsid w:val="003142E1"/>
    <w:rsid w:val="003178BD"/>
    <w:rsid w:val="00320249"/>
    <w:rsid w:val="00320692"/>
    <w:rsid w:val="003220B9"/>
    <w:rsid w:val="003240EE"/>
    <w:rsid w:val="00327CA5"/>
    <w:rsid w:val="00330296"/>
    <w:rsid w:val="00332389"/>
    <w:rsid w:val="00336387"/>
    <w:rsid w:val="00336FA0"/>
    <w:rsid w:val="00343A1C"/>
    <w:rsid w:val="00346129"/>
    <w:rsid w:val="003471A2"/>
    <w:rsid w:val="00353A7C"/>
    <w:rsid w:val="003566AD"/>
    <w:rsid w:val="00356C29"/>
    <w:rsid w:val="00361A64"/>
    <w:rsid w:val="00364D3D"/>
    <w:rsid w:val="0037068E"/>
    <w:rsid w:val="00371A6C"/>
    <w:rsid w:val="0037454C"/>
    <w:rsid w:val="00375DAF"/>
    <w:rsid w:val="00377A36"/>
    <w:rsid w:val="00382D2D"/>
    <w:rsid w:val="00383768"/>
    <w:rsid w:val="003849F2"/>
    <w:rsid w:val="003868C8"/>
    <w:rsid w:val="003903E3"/>
    <w:rsid w:val="00394011"/>
    <w:rsid w:val="003962C2"/>
    <w:rsid w:val="00396B4D"/>
    <w:rsid w:val="003979AD"/>
    <w:rsid w:val="003A3C22"/>
    <w:rsid w:val="003A53C1"/>
    <w:rsid w:val="003A611E"/>
    <w:rsid w:val="003A6499"/>
    <w:rsid w:val="003A77B7"/>
    <w:rsid w:val="003B3711"/>
    <w:rsid w:val="003B60C5"/>
    <w:rsid w:val="003C5069"/>
    <w:rsid w:val="003C52C7"/>
    <w:rsid w:val="003C63FF"/>
    <w:rsid w:val="003C755F"/>
    <w:rsid w:val="003D42AB"/>
    <w:rsid w:val="003E5DF0"/>
    <w:rsid w:val="003E78CB"/>
    <w:rsid w:val="003F1560"/>
    <w:rsid w:val="003F2482"/>
    <w:rsid w:val="003F35DD"/>
    <w:rsid w:val="0040149B"/>
    <w:rsid w:val="00401BC2"/>
    <w:rsid w:val="00402D6E"/>
    <w:rsid w:val="00405A1E"/>
    <w:rsid w:val="00407C69"/>
    <w:rsid w:val="004113BC"/>
    <w:rsid w:val="004148E5"/>
    <w:rsid w:val="0041636B"/>
    <w:rsid w:val="004204E2"/>
    <w:rsid w:val="00420ED0"/>
    <w:rsid w:val="00421A4A"/>
    <w:rsid w:val="00426146"/>
    <w:rsid w:val="0042658F"/>
    <w:rsid w:val="00430F70"/>
    <w:rsid w:val="00432B44"/>
    <w:rsid w:val="00432EEF"/>
    <w:rsid w:val="00436B9E"/>
    <w:rsid w:val="0044126C"/>
    <w:rsid w:val="00446105"/>
    <w:rsid w:val="004602AA"/>
    <w:rsid w:val="0046792C"/>
    <w:rsid w:val="0047594C"/>
    <w:rsid w:val="0048708E"/>
    <w:rsid w:val="00487626"/>
    <w:rsid w:val="00487C62"/>
    <w:rsid w:val="00491A59"/>
    <w:rsid w:val="0049716E"/>
    <w:rsid w:val="004971CE"/>
    <w:rsid w:val="00497D82"/>
    <w:rsid w:val="004A0149"/>
    <w:rsid w:val="004A6621"/>
    <w:rsid w:val="004B06FB"/>
    <w:rsid w:val="004B1F8D"/>
    <w:rsid w:val="004B4153"/>
    <w:rsid w:val="004B529D"/>
    <w:rsid w:val="004B6472"/>
    <w:rsid w:val="004B64A9"/>
    <w:rsid w:val="004B7A52"/>
    <w:rsid w:val="004C3F43"/>
    <w:rsid w:val="004C6D3A"/>
    <w:rsid w:val="004D0A27"/>
    <w:rsid w:val="004D12AF"/>
    <w:rsid w:val="004D5A2F"/>
    <w:rsid w:val="004D6867"/>
    <w:rsid w:val="004D7808"/>
    <w:rsid w:val="004E0C34"/>
    <w:rsid w:val="004E1214"/>
    <w:rsid w:val="004E642C"/>
    <w:rsid w:val="004E7E5A"/>
    <w:rsid w:val="004E7EF7"/>
    <w:rsid w:val="004F1347"/>
    <w:rsid w:val="004F1C09"/>
    <w:rsid w:val="004F38B0"/>
    <w:rsid w:val="004F5127"/>
    <w:rsid w:val="004F68FB"/>
    <w:rsid w:val="004F72FD"/>
    <w:rsid w:val="00500ED2"/>
    <w:rsid w:val="00503D43"/>
    <w:rsid w:val="00503F45"/>
    <w:rsid w:val="005106DC"/>
    <w:rsid w:val="0051172C"/>
    <w:rsid w:val="00513428"/>
    <w:rsid w:val="00516D70"/>
    <w:rsid w:val="00522EF1"/>
    <w:rsid w:val="00523D1B"/>
    <w:rsid w:val="00533FCD"/>
    <w:rsid w:val="00534856"/>
    <w:rsid w:val="00536911"/>
    <w:rsid w:val="0053715A"/>
    <w:rsid w:val="00540061"/>
    <w:rsid w:val="00541A6E"/>
    <w:rsid w:val="00542171"/>
    <w:rsid w:val="00543C27"/>
    <w:rsid w:val="00544D0D"/>
    <w:rsid w:val="00545CD5"/>
    <w:rsid w:val="00546722"/>
    <w:rsid w:val="005512E4"/>
    <w:rsid w:val="00564803"/>
    <w:rsid w:val="00564AAB"/>
    <w:rsid w:val="00564AD6"/>
    <w:rsid w:val="00574B87"/>
    <w:rsid w:val="0057628C"/>
    <w:rsid w:val="00577A6E"/>
    <w:rsid w:val="00580C22"/>
    <w:rsid w:val="00581304"/>
    <w:rsid w:val="005842BA"/>
    <w:rsid w:val="0058691E"/>
    <w:rsid w:val="00586A2D"/>
    <w:rsid w:val="00591464"/>
    <w:rsid w:val="005936A0"/>
    <w:rsid w:val="00594558"/>
    <w:rsid w:val="005955C9"/>
    <w:rsid w:val="005A1781"/>
    <w:rsid w:val="005A1F2A"/>
    <w:rsid w:val="005A734D"/>
    <w:rsid w:val="005B08A7"/>
    <w:rsid w:val="005B0F67"/>
    <w:rsid w:val="005C1FAA"/>
    <w:rsid w:val="005C2C95"/>
    <w:rsid w:val="005C2E41"/>
    <w:rsid w:val="005C57BB"/>
    <w:rsid w:val="005C7041"/>
    <w:rsid w:val="005C7743"/>
    <w:rsid w:val="005C7999"/>
    <w:rsid w:val="005D0517"/>
    <w:rsid w:val="005D3A57"/>
    <w:rsid w:val="005D4D8C"/>
    <w:rsid w:val="005D6A73"/>
    <w:rsid w:val="005D7544"/>
    <w:rsid w:val="005D7647"/>
    <w:rsid w:val="005E3480"/>
    <w:rsid w:val="005E438F"/>
    <w:rsid w:val="005F4F60"/>
    <w:rsid w:val="00605093"/>
    <w:rsid w:val="00606BB6"/>
    <w:rsid w:val="0060758A"/>
    <w:rsid w:val="00617898"/>
    <w:rsid w:val="00617D82"/>
    <w:rsid w:val="006222CD"/>
    <w:rsid w:val="00623905"/>
    <w:rsid w:val="00626BFB"/>
    <w:rsid w:val="00626D88"/>
    <w:rsid w:val="00626FEC"/>
    <w:rsid w:val="00632E0F"/>
    <w:rsid w:val="00636C01"/>
    <w:rsid w:val="00643661"/>
    <w:rsid w:val="00644F07"/>
    <w:rsid w:val="006476EA"/>
    <w:rsid w:val="0065060C"/>
    <w:rsid w:val="00652602"/>
    <w:rsid w:val="006542CD"/>
    <w:rsid w:val="0065618A"/>
    <w:rsid w:val="00656395"/>
    <w:rsid w:val="006564C7"/>
    <w:rsid w:val="0066370A"/>
    <w:rsid w:val="0066486E"/>
    <w:rsid w:val="006707B1"/>
    <w:rsid w:val="0067762D"/>
    <w:rsid w:val="006802EC"/>
    <w:rsid w:val="00686EEF"/>
    <w:rsid w:val="00687599"/>
    <w:rsid w:val="00687FD4"/>
    <w:rsid w:val="00690AC6"/>
    <w:rsid w:val="00692156"/>
    <w:rsid w:val="006947B3"/>
    <w:rsid w:val="00695BD8"/>
    <w:rsid w:val="00696BB3"/>
    <w:rsid w:val="006A17ED"/>
    <w:rsid w:val="006A545A"/>
    <w:rsid w:val="006B16AF"/>
    <w:rsid w:val="006B1B7F"/>
    <w:rsid w:val="006B1DF9"/>
    <w:rsid w:val="006B40B8"/>
    <w:rsid w:val="006B4E1D"/>
    <w:rsid w:val="006B6377"/>
    <w:rsid w:val="006C3564"/>
    <w:rsid w:val="006C4239"/>
    <w:rsid w:val="006C7088"/>
    <w:rsid w:val="006D17D6"/>
    <w:rsid w:val="006D4F86"/>
    <w:rsid w:val="006D536F"/>
    <w:rsid w:val="006D6072"/>
    <w:rsid w:val="006D6916"/>
    <w:rsid w:val="006E04E7"/>
    <w:rsid w:val="006E1B36"/>
    <w:rsid w:val="006E5EF0"/>
    <w:rsid w:val="006E7FBB"/>
    <w:rsid w:val="006F1C55"/>
    <w:rsid w:val="006F3175"/>
    <w:rsid w:val="006F52C3"/>
    <w:rsid w:val="006F5672"/>
    <w:rsid w:val="006F7F70"/>
    <w:rsid w:val="00701553"/>
    <w:rsid w:val="007036FA"/>
    <w:rsid w:val="0070441F"/>
    <w:rsid w:val="00707031"/>
    <w:rsid w:val="00710892"/>
    <w:rsid w:val="00720854"/>
    <w:rsid w:val="00721344"/>
    <w:rsid w:val="00721A64"/>
    <w:rsid w:val="007232AD"/>
    <w:rsid w:val="007343FA"/>
    <w:rsid w:val="00737DFD"/>
    <w:rsid w:val="0074137C"/>
    <w:rsid w:val="0074140A"/>
    <w:rsid w:val="007421CA"/>
    <w:rsid w:val="00743BC6"/>
    <w:rsid w:val="007451BC"/>
    <w:rsid w:val="00753263"/>
    <w:rsid w:val="00755785"/>
    <w:rsid w:val="00755F7A"/>
    <w:rsid w:val="00762E63"/>
    <w:rsid w:val="00764275"/>
    <w:rsid w:val="00764799"/>
    <w:rsid w:val="00774BD4"/>
    <w:rsid w:val="0077764C"/>
    <w:rsid w:val="007812F5"/>
    <w:rsid w:val="00785C99"/>
    <w:rsid w:val="007861E9"/>
    <w:rsid w:val="00787850"/>
    <w:rsid w:val="00791292"/>
    <w:rsid w:val="0079693C"/>
    <w:rsid w:val="007A3AFB"/>
    <w:rsid w:val="007A7C40"/>
    <w:rsid w:val="007B3AB8"/>
    <w:rsid w:val="007B406D"/>
    <w:rsid w:val="007C064F"/>
    <w:rsid w:val="007C0CE7"/>
    <w:rsid w:val="007C74BE"/>
    <w:rsid w:val="007D5425"/>
    <w:rsid w:val="007E0FFD"/>
    <w:rsid w:val="007E17E2"/>
    <w:rsid w:val="007E276B"/>
    <w:rsid w:val="007E3C4A"/>
    <w:rsid w:val="007E4FB8"/>
    <w:rsid w:val="007F1F6E"/>
    <w:rsid w:val="007F4D39"/>
    <w:rsid w:val="007F67D3"/>
    <w:rsid w:val="007F687E"/>
    <w:rsid w:val="0080207B"/>
    <w:rsid w:val="00803A95"/>
    <w:rsid w:val="00803CE6"/>
    <w:rsid w:val="00803FB8"/>
    <w:rsid w:val="0080705D"/>
    <w:rsid w:val="00821911"/>
    <w:rsid w:val="00825B36"/>
    <w:rsid w:val="0083196E"/>
    <w:rsid w:val="0083197F"/>
    <w:rsid w:val="00842148"/>
    <w:rsid w:val="00846A52"/>
    <w:rsid w:val="00852605"/>
    <w:rsid w:val="00852C67"/>
    <w:rsid w:val="00853D28"/>
    <w:rsid w:val="00856F65"/>
    <w:rsid w:val="00860E0B"/>
    <w:rsid w:val="00871A63"/>
    <w:rsid w:val="00873B9A"/>
    <w:rsid w:val="00874987"/>
    <w:rsid w:val="00876B04"/>
    <w:rsid w:val="00884A09"/>
    <w:rsid w:val="0089045B"/>
    <w:rsid w:val="00891E28"/>
    <w:rsid w:val="008952F7"/>
    <w:rsid w:val="008A177C"/>
    <w:rsid w:val="008A1A6A"/>
    <w:rsid w:val="008A4DD4"/>
    <w:rsid w:val="008A6349"/>
    <w:rsid w:val="008A6949"/>
    <w:rsid w:val="008B0481"/>
    <w:rsid w:val="008B13F7"/>
    <w:rsid w:val="008B29B2"/>
    <w:rsid w:val="008B78CE"/>
    <w:rsid w:val="008C0BDD"/>
    <w:rsid w:val="008C0F76"/>
    <w:rsid w:val="008C3BF7"/>
    <w:rsid w:val="008C690F"/>
    <w:rsid w:val="008C6E61"/>
    <w:rsid w:val="008C7F45"/>
    <w:rsid w:val="008D307B"/>
    <w:rsid w:val="008E1A4C"/>
    <w:rsid w:val="008E1C56"/>
    <w:rsid w:val="008E35F0"/>
    <w:rsid w:val="008E55B9"/>
    <w:rsid w:val="008F44C7"/>
    <w:rsid w:val="008F4DC3"/>
    <w:rsid w:val="00901F76"/>
    <w:rsid w:val="009057D7"/>
    <w:rsid w:val="00912650"/>
    <w:rsid w:val="00912E35"/>
    <w:rsid w:val="0091397A"/>
    <w:rsid w:val="00913E2C"/>
    <w:rsid w:val="00914A97"/>
    <w:rsid w:val="00914DF4"/>
    <w:rsid w:val="009168CD"/>
    <w:rsid w:val="00917575"/>
    <w:rsid w:val="009204E4"/>
    <w:rsid w:val="00921A2B"/>
    <w:rsid w:val="00926FF5"/>
    <w:rsid w:val="00931838"/>
    <w:rsid w:val="009338C6"/>
    <w:rsid w:val="00933ACE"/>
    <w:rsid w:val="009425B8"/>
    <w:rsid w:val="00943A01"/>
    <w:rsid w:val="00944D58"/>
    <w:rsid w:val="0094515D"/>
    <w:rsid w:val="0094677A"/>
    <w:rsid w:val="0094728B"/>
    <w:rsid w:val="00950C68"/>
    <w:rsid w:val="00965077"/>
    <w:rsid w:val="009664B9"/>
    <w:rsid w:val="00970831"/>
    <w:rsid w:val="00970E36"/>
    <w:rsid w:val="00974085"/>
    <w:rsid w:val="00976665"/>
    <w:rsid w:val="00977E30"/>
    <w:rsid w:val="00981AB0"/>
    <w:rsid w:val="0099468A"/>
    <w:rsid w:val="00994BE7"/>
    <w:rsid w:val="009A3DB2"/>
    <w:rsid w:val="009A6286"/>
    <w:rsid w:val="009B11FD"/>
    <w:rsid w:val="009B197E"/>
    <w:rsid w:val="009B2F07"/>
    <w:rsid w:val="009B428F"/>
    <w:rsid w:val="009B482A"/>
    <w:rsid w:val="009B5281"/>
    <w:rsid w:val="009B61E2"/>
    <w:rsid w:val="009B6BA2"/>
    <w:rsid w:val="009C0CA9"/>
    <w:rsid w:val="009C47B8"/>
    <w:rsid w:val="009D1369"/>
    <w:rsid w:val="009D3CB8"/>
    <w:rsid w:val="009D4B00"/>
    <w:rsid w:val="009D7144"/>
    <w:rsid w:val="009E05E6"/>
    <w:rsid w:val="009E0721"/>
    <w:rsid w:val="009E195C"/>
    <w:rsid w:val="009E5B0E"/>
    <w:rsid w:val="009E6B4B"/>
    <w:rsid w:val="009F0C1D"/>
    <w:rsid w:val="009F0E2A"/>
    <w:rsid w:val="00A05B04"/>
    <w:rsid w:val="00A11C37"/>
    <w:rsid w:val="00A14ABA"/>
    <w:rsid w:val="00A2053F"/>
    <w:rsid w:val="00A22F65"/>
    <w:rsid w:val="00A24D7D"/>
    <w:rsid w:val="00A259F2"/>
    <w:rsid w:val="00A27195"/>
    <w:rsid w:val="00A271E1"/>
    <w:rsid w:val="00A30111"/>
    <w:rsid w:val="00A30487"/>
    <w:rsid w:val="00A34F78"/>
    <w:rsid w:val="00A43B58"/>
    <w:rsid w:val="00A500A4"/>
    <w:rsid w:val="00A5154A"/>
    <w:rsid w:val="00A535CE"/>
    <w:rsid w:val="00A55F7F"/>
    <w:rsid w:val="00A56380"/>
    <w:rsid w:val="00A565B1"/>
    <w:rsid w:val="00A61557"/>
    <w:rsid w:val="00A72B31"/>
    <w:rsid w:val="00A80651"/>
    <w:rsid w:val="00A81EFE"/>
    <w:rsid w:val="00A834C8"/>
    <w:rsid w:val="00A83C45"/>
    <w:rsid w:val="00A83E92"/>
    <w:rsid w:val="00A85A36"/>
    <w:rsid w:val="00A8708A"/>
    <w:rsid w:val="00A91EA0"/>
    <w:rsid w:val="00A93AB8"/>
    <w:rsid w:val="00AB178D"/>
    <w:rsid w:val="00AB2EC3"/>
    <w:rsid w:val="00AB51C1"/>
    <w:rsid w:val="00AB5627"/>
    <w:rsid w:val="00AB6216"/>
    <w:rsid w:val="00AB75CF"/>
    <w:rsid w:val="00AB798C"/>
    <w:rsid w:val="00AC0283"/>
    <w:rsid w:val="00AC31C0"/>
    <w:rsid w:val="00AC5D54"/>
    <w:rsid w:val="00AD281E"/>
    <w:rsid w:val="00AD2927"/>
    <w:rsid w:val="00AD3F84"/>
    <w:rsid w:val="00AD47EF"/>
    <w:rsid w:val="00AD4D3B"/>
    <w:rsid w:val="00AD5B75"/>
    <w:rsid w:val="00AD5F57"/>
    <w:rsid w:val="00AE3CEC"/>
    <w:rsid w:val="00AE3E2A"/>
    <w:rsid w:val="00AF1000"/>
    <w:rsid w:val="00AF1531"/>
    <w:rsid w:val="00AF1B3B"/>
    <w:rsid w:val="00AF455E"/>
    <w:rsid w:val="00AF5D58"/>
    <w:rsid w:val="00AF6D9B"/>
    <w:rsid w:val="00AF7BFA"/>
    <w:rsid w:val="00B042A3"/>
    <w:rsid w:val="00B15FCC"/>
    <w:rsid w:val="00B20631"/>
    <w:rsid w:val="00B24507"/>
    <w:rsid w:val="00B24A16"/>
    <w:rsid w:val="00B26156"/>
    <w:rsid w:val="00B26315"/>
    <w:rsid w:val="00B270A0"/>
    <w:rsid w:val="00B35870"/>
    <w:rsid w:val="00B40040"/>
    <w:rsid w:val="00B45ECA"/>
    <w:rsid w:val="00B470C5"/>
    <w:rsid w:val="00B47E48"/>
    <w:rsid w:val="00B5363A"/>
    <w:rsid w:val="00B62957"/>
    <w:rsid w:val="00B63F13"/>
    <w:rsid w:val="00B65627"/>
    <w:rsid w:val="00B6769E"/>
    <w:rsid w:val="00B67FBC"/>
    <w:rsid w:val="00B7258E"/>
    <w:rsid w:val="00B7366F"/>
    <w:rsid w:val="00B7597B"/>
    <w:rsid w:val="00B83191"/>
    <w:rsid w:val="00B8444D"/>
    <w:rsid w:val="00B849EE"/>
    <w:rsid w:val="00B855B9"/>
    <w:rsid w:val="00B85965"/>
    <w:rsid w:val="00B86A76"/>
    <w:rsid w:val="00B87E68"/>
    <w:rsid w:val="00B90816"/>
    <w:rsid w:val="00B91CB2"/>
    <w:rsid w:val="00BC10CE"/>
    <w:rsid w:val="00BC183A"/>
    <w:rsid w:val="00BC28C1"/>
    <w:rsid w:val="00BC7496"/>
    <w:rsid w:val="00BD06A4"/>
    <w:rsid w:val="00BD216F"/>
    <w:rsid w:val="00BD2468"/>
    <w:rsid w:val="00BE0EA3"/>
    <w:rsid w:val="00BE21D3"/>
    <w:rsid w:val="00BE2A89"/>
    <w:rsid w:val="00BE7BF5"/>
    <w:rsid w:val="00BF1590"/>
    <w:rsid w:val="00BF42E1"/>
    <w:rsid w:val="00BF6B2F"/>
    <w:rsid w:val="00C00C9B"/>
    <w:rsid w:val="00C01042"/>
    <w:rsid w:val="00C038C6"/>
    <w:rsid w:val="00C03F67"/>
    <w:rsid w:val="00C071F2"/>
    <w:rsid w:val="00C12F33"/>
    <w:rsid w:val="00C1374F"/>
    <w:rsid w:val="00C1569B"/>
    <w:rsid w:val="00C179AB"/>
    <w:rsid w:val="00C20208"/>
    <w:rsid w:val="00C2084D"/>
    <w:rsid w:val="00C20F89"/>
    <w:rsid w:val="00C24AB8"/>
    <w:rsid w:val="00C26F03"/>
    <w:rsid w:val="00C3018D"/>
    <w:rsid w:val="00C3794B"/>
    <w:rsid w:val="00C40973"/>
    <w:rsid w:val="00C41E18"/>
    <w:rsid w:val="00C4230C"/>
    <w:rsid w:val="00C43B83"/>
    <w:rsid w:val="00C50F12"/>
    <w:rsid w:val="00C52CAB"/>
    <w:rsid w:val="00C536CD"/>
    <w:rsid w:val="00C54A3B"/>
    <w:rsid w:val="00C55841"/>
    <w:rsid w:val="00C66610"/>
    <w:rsid w:val="00C702DC"/>
    <w:rsid w:val="00C81EF5"/>
    <w:rsid w:val="00C82A94"/>
    <w:rsid w:val="00C858DA"/>
    <w:rsid w:val="00C9153A"/>
    <w:rsid w:val="00C91F2D"/>
    <w:rsid w:val="00C9494A"/>
    <w:rsid w:val="00CA0EF7"/>
    <w:rsid w:val="00CA16BA"/>
    <w:rsid w:val="00CA3C8C"/>
    <w:rsid w:val="00CA4B4B"/>
    <w:rsid w:val="00CB3757"/>
    <w:rsid w:val="00CB3CB6"/>
    <w:rsid w:val="00CB4E6B"/>
    <w:rsid w:val="00CB4EB4"/>
    <w:rsid w:val="00CB59F4"/>
    <w:rsid w:val="00CB5F7B"/>
    <w:rsid w:val="00CB63E7"/>
    <w:rsid w:val="00CC1B96"/>
    <w:rsid w:val="00CC1DFA"/>
    <w:rsid w:val="00CD0C79"/>
    <w:rsid w:val="00CD0EA4"/>
    <w:rsid w:val="00CD5528"/>
    <w:rsid w:val="00CD616B"/>
    <w:rsid w:val="00CE3771"/>
    <w:rsid w:val="00CE4587"/>
    <w:rsid w:val="00CE5062"/>
    <w:rsid w:val="00CE691C"/>
    <w:rsid w:val="00CE7325"/>
    <w:rsid w:val="00CE7573"/>
    <w:rsid w:val="00CF060B"/>
    <w:rsid w:val="00CF1634"/>
    <w:rsid w:val="00CF2C28"/>
    <w:rsid w:val="00CF35AF"/>
    <w:rsid w:val="00CF7422"/>
    <w:rsid w:val="00CF7EA6"/>
    <w:rsid w:val="00D01352"/>
    <w:rsid w:val="00D0290C"/>
    <w:rsid w:val="00D0331A"/>
    <w:rsid w:val="00D033E6"/>
    <w:rsid w:val="00D06C5C"/>
    <w:rsid w:val="00D12E75"/>
    <w:rsid w:val="00D137B4"/>
    <w:rsid w:val="00D13C86"/>
    <w:rsid w:val="00D147B8"/>
    <w:rsid w:val="00D152AF"/>
    <w:rsid w:val="00D2059D"/>
    <w:rsid w:val="00D22E30"/>
    <w:rsid w:val="00D33468"/>
    <w:rsid w:val="00D3508F"/>
    <w:rsid w:val="00D36220"/>
    <w:rsid w:val="00D36BAC"/>
    <w:rsid w:val="00D3748E"/>
    <w:rsid w:val="00D4053F"/>
    <w:rsid w:val="00D4306F"/>
    <w:rsid w:val="00D44A40"/>
    <w:rsid w:val="00D455D0"/>
    <w:rsid w:val="00D46275"/>
    <w:rsid w:val="00D4712F"/>
    <w:rsid w:val="00D4772C"/>
    <w:rsid w:val="00D55180"/>
    <w:rsid w:val="00D567EA"/>
    <w:rsid w:val="00D56815"/>
    <w:rsid w:val="00D5732E"/>
    <w:rsid w:val="00D623DB"/>
    <w:rsid w:val="00D62D98"/>
    <w:rsid w:val="00D724F8"/>
    <w:rsid w:val="00D76AB7"/>
    <w:rsid w:val="00D77416"/>
    <w:rsid w:val="00D82E98"/>
    <w:rsid w:val="00D8377B"/>
    <w:rsid w:val="00D86883"/>
    <w:rsid w:val="00D96E8B"/>
    <w:rsid w:val="00D97A78"/>
    <w:rsid w:val="00D97EA9"/>
    <w:rsid w:val="00DA415C"/>
    <w:rsid w:val="00DA7248"/>
    <w:rsid w:val="00DB2247"/>
    <w:rsid w:val="00DB5A8F"/>
    <w:rsid w:val="00DB65E6"/>
    <w:rsid w:val="00DC27C6"/>
    <w:rsid w:val="00DC2EF3"/>
    <w:rsid w:val="00DC32E9"/>
    <w:rsid w:val="00DC331A"/>
    <w:rsid w:val="00DC3DB1"/>
    <w:rsid w:val="00DD2290"/>
    <w:rsid w:val="00DD7B23"/>
    <w:rsid w:val="00DE0D06"/>
    <w:rsid w:val="00DE27E6"/>
    <w:rsid w:val="00DF17F0"/>
    <w:rsid w:val="00DF5D54"/>
    <w:rsid w:val="00DF7E37"/>
    <w:rsid w:val="00E018A4"/>
    <w:rsid w:val="00E050DC"/>
    <w:rsid w:val="00E05E7F"/>
    <w:rsid w:val="00E2240B"/>
    <w:rsid w:val="00E26387"/>
    <w:rsid w:val="00E3013E"/>
    <w:rsid w:val="00E315F7"/>
    <w:rsid w:val="00E320CA"/>
    <w:rsid w:val="00E32B93"/>
    <w:rsid w:val="00E32BB2"/>
    <w:rsid w:val="00E3548E"/>
    <w:rsid w:val="00E4164D"/>
    <w:rsid w:val="00E43475"/>
    <w:rsid w:val="00E4414F"/>
    <w:rsid w:val="00E51322"/>
    <w:rsid w:val="00E54A75"/>
    <w:rsid w:val="00E5734B"/>
    <w:rsid w:val="00E64080"/>
    <w:rsid w:val="00E67F05"/>
    <w:rsid w:val="00E67F4E"/>
    <w:rsid w:val="00E8067F"/>
    <w:rsid w:val="00E816B5"/>
    <w:rsid w:val="00E824F5"/>
    <w:rsid w:val="00E829F3"/>
    <w:rsid w:val="00E83434"/>
    <w:rsid w:val="00E877BC"/>
    <w:rsid w:val="00E90BCE"/>
    <w:rsid w:val="00E979D6"/>
    <w:rsid w:val="00EA018A"/>
    <w:rsid w:val="00EA694C"/>
    <w:rsid w:val="00EA6CE1"/>
    <w:rsid w:val="00EB0262"/>
    <w:rsid w:val="00EB06AE"/>
    <w:rsid w:val="00EB2B94"/>
    <w:rsid w:val="00EB6E96"/>
    <w:rsid w:val="00EC03A0"/>
    <w:rsid w:val="00EC14DF"/>
    <w:rsid w:val="00EC2C46"/>
    <w:rsid w:val="00EC7695"/>
    <w:rsid w:val="00EC7D36"/>
    <w:rsid w:val="00ED240A"/>
    <w:rsid w:val="00ED42BE"/>
    <w:rsid w:val="00ED48B4"/>
    <w:rsid w:val="00ED4D26"/>
    <w:rsid w:val="00ED70E1"/>
    <w:rsid w:val="00ED731E"/>
    <w:rsid w:val="00ED740B"/>
    <w:rsid w:val="00ED7AE7"/>
    <w:rsid w:val="00EE1344"/>
    <w:rsid w:val="00EE5F79"/>
    <w:rsid w:val="00EF515D"/>
    <w:rsid w:val="00EF54BB"/>
    <w:rsid w:val="00EF5897"/>
    <w:rsid w:val="00EF7DCE"/>
    <w:rsid w:val="00F0017C"/>
    <w:rsid w:val="00F14B33"/>
    <w:rsid w:val="00F15E13"/>
    <w:rsid w:val="00F174B8"/>
    <w:rsid w:val="00F33093"/>
    <w:rsid w:val="00F4232E"/>
    <w:rsid w:val="00F468CB"/>
    <w:rsid w:val="00F50A57"/>
    <w:rsid w:val="00F50BB9"/>
    <w:rsid w:val="00F55B72"/>
    <w:rsid w:val="00F55C48"/>
    <w:rsid w:val="00F55EA9"/>
    <w:rsid w:val="00F569F1"/>
    <w:rsid w:val="00F57566"/>
    <w:rsid w:val="00F61E16"/>
    <w:rsid w:val="00F65E99"/>
    <w:rsid w:val="00F6611D"/>
    <w:rsid w:val="00F7016E"/>
    <w:rsid w:val="00F74E3E"/>
    <w:rsid w:val="00F75900"/>
    <w:rsid w:val="00F75995"/>
    <w:rsid w:val="00F91277"/>
    <w:rsid w:val="00F91884"/>
    <w:rsid w:val="00F91D33"/>
    <w:rsid w:val="00F91D72"/>
    <w:rsid w:val="00F920EF"/>
    <w:rsid w:val="00F93667"/>
    <w:rsid w:val="00F97127"/>
    <w:rsid w:val="00F97AD9"/>
    <w:rsid w:val="00F97ED3"/>
    <w:rsid w:val="00FA1887"/>
    <w:rsid w:val="00FA36F3"/>
    <w:rsid w:val="00FA3E6C"/>
    <w:rsid w:val="00FA42C2"/>
    <w:rsid w:val="00FB3CA7"/>
    <w:rsid w:val="00FB46FC"/>
    <w:rsid w:val="00FB4D45"/>
    <w:rsid w:val="00FC167F"/>
    <w:rsid w:val="00FC2007"/>
    <w:rsid w:val="00FC2DCC"/>
    <w:rsid w:val="00FC4DA5"/>
    <w:rsid w:val="00FC7950"/>
    <w:rsid w:val="00FD0183"/>
    <w:rsid w:val="00FD01AA"/>
    <w:rsid w:val="00FD1CE3"/>
    <w:rsid w:val="00FD3C32"/>
    <w:rsid w:val="00FD6FAC"/>
    <w:rsid w:val="00FE1F33"/>
    <w:rsid w:val="00FF186D"/>
    <w:rsid w:val="00FF2503"/>
    <w:rsid w:val="00FF6C51"/>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691532"/>
  <w15:docId w15:val="{932826E2-6D0D-4664-ADDB-ACE3CE62A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before="100" w:beforeAutospacing="1" w:after="100" w:afterAutospacing="1"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13E2C"/>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5936A0"/>
    <w:pPr>
      <w:keepNext/>
      <w:keepLines/>
      <w:spacing w:before="360"/>
      <w:outlineLvl w:val="0"/>
    </w:pPr>
    <w:rPr>
      <w:rFonts w:asciiTheme="majorHAnsi" w:eastAsiaTheme="majorEastAsia" w:hAnsiTheme="majorHAnsi" w:cstheme="majorBidi"/>
      <w:bCs/>
      <w:i/>
      <w:color w:val="6076B4" w:themeColor="accent1"/>
      <w:sz w:val="32"/>
      <w:szCs w:val="32"/>
    </w:rPr>
  </w:style>
  <w:style w:type="paragraph" w:styleId="Heading2">
    <w:name w:val="heading 2"/>
    <w:basedOn w:val="Normal"/>
    <w:next w:val="Normal"/>
    <w:link w:val="Heading2Char"/>
    <w:uiPriority w:val="9"/>
    <w:unhideWhenUsed/>
    <w:qFormat/>
    <w:rsid w:val="005936A0"/>
    <w:pPr>
      <w:keepNext/>
      <w:keepLines/>
      <w:spacing w:before="120"/>
      <w:outlineLvl w:val="1"/>
    </w:pPr>
    <w:rPr>
      <w:rFonts w:asciiTheme="majorHAnsi" w:eastAsiaTheme="majorEastAsia" w:hAnsiTheme="majorHAnsi" w:cstheme="majorBidi"/>
      <w:bCs/>
      <w:color w:val="2F5897" w:themeColor="text2"/>
      <w:sz w:val="28"/>
      <w:szCs w:val="26"/>
    </w:rPr>
  </w:style>
  <w:style w:type="paragraph" w:styleId="Heading3">
    <w:name w:val="heading 3"/>
    <w:basedOn w:val="Normal"/>
    <w:next w:val="Normal"/>
    <w:link w:val="Heading3Char"/>
    <w:uiPriority w:val="9"/>
    <w:unhideWhenUsed/>
    <w:qFormat/>
    <w:rsid w:val="005936A0"/>
    <w:pPr>
      <w:keepNext/>
      <w:keepLines/>
      <w:spacing w:before="20"/>
      <w:outlineLvl w:val="2"/>
    </w:pPr>
    <w:rPr>
      <w:rFonts w:asciiTheme="majorHAnsi" w:eastAsiaTheme="majorEastAsia" w:hAnsiTheme="majorHAnsi" w:cstheme="majorBidi"/>
      <w:bCs/>
      <w:i/>
      <w:color w:val="2F5897" w:themeColor="text2"/>
      <w:sz w:val="23"/>
    </w:rPr>
  </w:style>
  <w:style w:type="paragraph" w:styleId="Heading4">
    <w:name w:val="heading 4"/>
    <w:basedOn w:val="Normal"/>
    <w:next w:val="Normal"/>
    <w:link w:val="Heading4Char"/>
    <w:uiPriority w:val="9"/>
    <w:unhideWhenUsed/>
    <w:qFormat/>
    <w:rsid w:val="005936A0"/>
    <w:pPr>
      <w:keepNext/>
      <w:keepLines/>
      <w:spacing w:before="200" w:line="264" w:lineRule="auto"/>
      <w:outlineLvl w:val="3"/>
    </w:pPr>
    <w:rPr>
      <w:rFonts w:asciiTheme="majorHAnsi" w:eastAsiaTheme="majorEastAsia" w:hAnsiTheme="majorHAnsi" w:cstheme="majorBidi"/>
      <w:bCs/>
      <w:i/>
      <w:iCs/>
      <w:color w:val="2F5897" w:themeColor="text2"/>
      <w:sz w:val="23"/>
    </w:rPr>
  </w:style>
  <w:style w:type="paragraph" w:styleId="Heading5">
    <w:name w:val="heading 5"/>
    <w:basedOn w:val="Normal"/>
    <w:next w:val="Normal"/>
    <w:link w:val="Heading5Char"/>
    <w:uiPriority w:val="9"/>
    <w:semiHidden/>
    <w:unhideWhenUsed/>
    <w:qFormat/>
    <w:rsid w:val="005936A0"/>
    <w:pPr>
      <w:keepNext/>
      <w:keepLines/>
      <w:spacing w:before="200" w:line="264" w:lineRule="auto"/>
      <w:outlineLvl w:val="4"/>
    </w:pPr>
    <w:rPr>
      <w:rFonts w:asciiTheme="majorHAnsi" w:eastAsiaTheme="majorEastAsia" w:hAnsiTheme="majorHAnsi" w:cstheme="majorBidi"/>
      <w:color w:val="2F5897" w:themeColor="text2"/>
    </w:rPr>
  </w:style>
  <w:style w:type="paragraph" w:styleId="Heading6">
    <w:name w:val="heading 6"/>
    <w:basedOn w:val="Normal"/>
    <w:next w:val="Normal"/>
    <w:link w:val="Heading6Char"/>
    <w:uiPriority w:val="9"/>
    <w:semiHidden/>
    <w:unhideWhenUsed/>
    <w:qFormat/>
    <w:rsid w:val="005936A0"/>
    <w:pPr>
      <w:keepNext/>
      <w:keepLines/>
      <w:spacing w:before="200" w:line="264" w:lineRule="auto"/>
      <w:outlineLvl w:val="5"/>
    </w:pPr>
    <w:rPr>
      <w:rFonts w:asciiTheme="majorHAnsi" w:eastAsiaTheme="majorEastAsia" w:hAnsiTheme="majorHAnsi" w:cstheme="majorBidi"/>
      <w:i/>
      <w:iCs/>
      <w:color w:val="2F5897" w:themeColor="text2"/>
      <w:sz w:val="21"/>
    </w:rPr>
  </w:style>
  <w:style w:type="paragraph" w:styleId="Heading7">
    <w:name w:val="heading 7"/>
    <w:basedOn w:val="Normal"/>
    <w:next w:val="Normal"/>
    <w:link w:val="Heading7Char"/>
    <w:uiPriority w:val="9"/>
    <w:semiHidden/>
    <w:unhideWhenUsed/>
    <w:qFormat/>
    <w:rsid w:val="005936A0"/>
    <w:pPr>
      <w:keepNext/>
      <w:keepLines/>
      <w:spacing w:before="200" w:line="264" w:lineRule="auto"/>
      <w:outlineLvl w:val="6"/>
    </w:pPr>
    <w:rPr>
      <w:rFonts w:asciiTheme="majorHAnsi" w:eastAsiaTheme="majorEastAsia" w:hAnsiTheme="majorHAnsi" w:cstheme="majorBidi"/>
      <w:i/>
      <w:iCs/>
      <w:color w:val="000000" w:themeColor="text1"/>
      <w:sz w:val="21"/>
    </w:rPr>
  </w:style>
  <w:style w:type="paragraph" w:styleId="Heading8">
    <w:name w:val="heading 8"/>
    <w:basedOn w:val="Normal"/>
    <w:next w:val="Normal"/>
    <w:link w:val="Heading8Char"/>
    <w:uiPriority w:val="9"/>
    <w:semiHidden/>
    <w:unhideWhenUsed/>
    <w:qFormat/>
    <w:rsid w:val="005936A0"/>
    <w:pPr>
      <w:keepNext/>
      <w:keepLines/>
      <w:spacing w:before="200" w:line="264" w:lineRule="auto"/>
      <w:outlineLvl w:val="7"/>
    </w:pPr>
    <w:rPr>
      <w:rFonts w:asciiTheme="majorHAnsi" w:eastAsiaTheme="majorEastAsia" w:hAnsiTheme="majorHAnsi" w:cstheme="majorBidi"/>
      <w:color w:val="000000" w:themeColor="text1"/>
      <w:sz w:val="20"/>
      <w:szCs w:val="20"/>
    </w:rPr>
  </w:style>
  <w:style w:type="paragraph" w:styleId="Heading9">
    <w:name w:val="heading 9"/>
    <w:basedOn w:val="Normal"/>
    <w:next w:val="Normal"/>
    <w:link w:val="Heading9Char"/>
    <w:uiPriority w:val="9"/>
    <w:semiHidden/>
    <w:unhideWhenUsed/>
    <w:qFormat/>
    <w:rsid w:val="005936A0"/>
    <w:pPr>
      <w:keepNext/>
      <w:keepLines/>
      <w:spacing w:before="200" w:line="264" w:lineRule="auto"/>
      <w:outlineLvl w:val="8"/>
    </w:pPr>
    <w:rPr>
      <w:rFonts w:asciiTheme="majorHAnsi" w:eastAsiaTheme="majorEastAsia" w:hAnsiTheme="majorHAnsi" w:cstheme="majorBidi"/>
      <w:i/>
      <w:iCs/>
      <w:color w:val="000000" w:themeColor="tex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6A0"/>
    <w:rPr>
      <w:rFonts w:asciiTheme="majorHAnsi" w:eastAsiaTheme="majorEastAsia" w:hAnsiTheme="majorHAnsi" w:cstheme="majorBidi"/>
      <w:bCs/>
      <w:i/>
      <w:color w:val="6076B4" w:themeColor="accent1"/>
      <w:sz w:val="32"/>
      <w:szCs w:val="32"/>
      <w:lang w:eastAsia="en-US"/>
    </w:rPr>
  </w:style>
  <w:style w:type="paragraph" w:styleId="Subtitle">
    <w:name w:val="Subtitle"/>
    <w:basedOn w:val="Normal"/>
    <w:next w:val="Normal"/>
    <w:link w:val="SubtitleChar"/>
    <w:uiPriority w:val="11"/>
    <w:qFormat/>
    <w:rsid w:val="005936A0"/>
    <w:pPr>
      <w:numPr>
        <w:ilvl w:val="1"/>
      </w:numPr>
    </w:pPr>
    <w:rPr>
      <w:rFonts w:eastAsiaTheme="majorEastAsia" w:cstheme="majorBidi"/>
      <w:iCs/>
      <w:color w:val="000000" w:themeColor="text1"/>
      <w:spacing w:val="15"/>
    </w:rPr>
  </w:style>
  <w:style w:type="character" w:customStyle="1" w:styleId="SubtitleChar">
    <w:name w:val="Subtitle Char"/>
    <w:basedOn w:val="DefaultParagraphFont"/>
    <w:link w:val="Subtitle"/>
    <w:uiPriority w:val="11"/>
    <w:rsid w:val="005936A0"/>
    <w:rPr>
      <w:rFonts w:eastAsiaTheme="majorEastAsia" w:cstheme="majorBidi"/>
      <w:iCs/>
      <w:color w:val="000000" w:themeColor="text1"/>
      <w:spacing w:val="15"/>
      <w:sz w:val="24"/>
      <w:szCs w:val="24"/>
    </w:rPr>
  </w:style>
  <w:style w:type="paragraph" w:styleId="BalloonText">
    <w:name w:val="Balloon Text"/>
    <w:basedOn w:val="Normal"/>
    <w:link w:val="BalloonTextChar"/>
    <w:uiPriority w:val="99"/>
    <w:semiHidden/>
    <w:unhideWhenUsed/>
    <w:rsid w:val="005936A0"/>
    <w:rPr>
      <w:rFonts w:ascii="Tahoma" w:hAnsi="Tahoma" w:cs="Tahoma"/>
      <w:sz w:val="16"/>
      <w:szCs w:val="16"/>
    </w:rPr>
  </w:style>
  <w:style w:type="character" w:customStyle="1" w:styleId="BalloonTextChar">
    <w:name w:val="Balloon Text Char"/>
    <w:basedOn w:val="DefaultParagraphFont"/>
    <w:link w:val="BalloonText"/>
    <w:uiPriority w:val="99"/>
    <w:semiHidden/>
    <w:rsid w:val="005936A0"/>
    <w:rPr>
      <w:rFonts w:ascii="Tahoma" w:hAnsi="Tahoma" w:cs="Tahoma"/>
      <w:sz w:val="16"/>
      <w:szCs w:val="16"/>
      <w:lang w:eastAsia="ja-JP"/>
    </w:rPr>
  </w:style>
  <w:style w:type="character" w:customStyle="1" w:styleId="Heading2Char">
    <w:name w:val="Heading 2 Char"/>
    <w:basedOn w:val="DefaultParagraphFont"/>
    <w:link w:val="Heading2"/>
    <w:uiPriority w:val="9"/>
    <w:rsid w:val="005936A0"/>
    <w:rPr>
      <w:rFonts w:asciiTheme="majorHAnsi" w:eastAsiaTheme="majorEastAsia" w:hAnsiTheme="majorHAnsi" w:cstheme="majorBidi"/>
      <w:bCs/>
      <w:color w:val="2F5897" w:themeColor="text2"/>
      <w:sz w:val="28"/>
      <w:szCs w:val="26"/>
      <w:lang w:eastAsia="en-US"/>
    </w:rPr>
  </w:style>
  <w:style w:type="character" w:customStyle="1" w:styleId="Heading3Char">
    <w:name w:val="Heading 3 Char"/>
    <w:basedOn w:val="DefaultParagraphFont"/>
    <w:link w:val="Heading3"/>
    <w:uiPriority w:val="9"/>
    <w:rsid w:val="005936A0"/>
    <w:rPr>
      <w:rFonts w:asciiTheme="majorHAnsi" w:eastAsiaTheme="majorEastAsia" w:hAnsiTheme="majorHAnsi" w:cstheme="majorBidi"/>
      <w:bCs/>
      <w:i/>
      <w:color w:val="2F5897" w:themeColor="text2"/>
      <w:sz w:val="23"/>
      <w:lang w:eastAsia="en-US"/>
    </w:rPr>
  </w:style>
  <w:style w:type="character" w:customStyle="1" w:styleId="Heading4Char">
    <w:name w:val="Heading 4 Char"/>
    <w:basedOn w:val="DefaultParagraphFont"/>
    <w:link w:val="Heading4"/>
    <w:uiPriority w:val="9"/>
    <w:rsid w:val="005936A0"/>
    <w:rPr>
      <w:rFonts w:asciiTheme="majorHAnsi" w:eastAsiaTheme="majorEastAsia" w:hAnsiTheme="majorHAnsi" w:cstheme="majorBidi"/>
      <w:bCs/>
      <w:i/>
      <w:iCs/>
      <w:color w:val="2F5897" w:themeColor="text2"/>
      <w:sz w:val="23"/>
      <w:lang w:eastAsia="en-US"/>
    </w:rPr>
  </w:style>
  <w:style w:type="character" w:customStyle="1" w:styleId="Heading5Char">
    <w:name w:val="Heading 5 Char"/>
    <w:basedOn w:val="DefaultParagraphFont"/>
    <w:link w:val="Heading5"/>
    <w:uiPriority w:val="9"/>
    <w:semiHidden/>
    <w:rsid w:val="005936A0"/>
    <w:rPr>
      <w:rFonts w:asciiTheme="majorHAnsi" w:eastAsiaTheme="majorEastAsia" w:hAnsiTheme="majorHAnsi" w:cstheme="majorBidi"/>
      <w:color w:val="2F5897" w:themeColor="text2"/>
      <w:lang w:eastAsia="en-US"/>
    </w:rPr>
  </w:style>
  <w:style w:type="character" w:customStyle="1" w:styleId="Heading6Char">
    <w:name w:val="Heading 6 Char"/>
    <w:basedOn w:val="DefaultParagraphFont"/>
    <w:link w:val="Heading6"/>
    <w:uiPriority w:val="9"/>
    <w:semiHidden/>
    <w:rsid w:val="005936A0"/>
    <w:rPr>
      <w:rFonts w:asciiTheme="majorHAnsi" w:eastAsiaTheme="majorEastAsia" w:hAnsiTheme="majorHAnsi" w:cstheme="majorBidi"/>
      <w:i/>
      <w:iCs/>
      <w:color w:val="2F5897" w:themeColor="text2"/>
      <w:sz w:val="21"/>
      <w:lang w:eastAsia="en-US"/>
    </w:rPr>
  </w:style>
  <w:style w:type="character" w:customStyle="1" w:styleId="Heading7Char">
    <w:name w:val="Heading 7 Char"/>
    <w:basedOn w:val="DefaultParagraphFont"/>
    <w:link w:val="Heading7"/>
    <w:uiPriority w:val="9"/>
    <w:semiHidden/>
    <w:rsid w:val="005936A0"/>
    <w:rPr>
      <w:rFonts w:asciiTheme="majorHAnsi" w:eastAsiaTheme="majorEastAsia" w:hAnsiTheme="majorHAnsi" w:cstheme="majorBidi"/>
      <w:i/>
      <w:iCs/>
      <w:color w:val="000000" w:themeColor="text1"/>
      <w:sz w:val="21"/>
      <w:lang w:eastAsia="en-US"/>
    </w:rPr>
  </w:style>
  <w:style w:type="character" w:customStyle="1" w:styleId="Heading8Char">
    <w:name w:val="Heading 8 Char"/>
    <w:basedOn w:val="DefaultParagraphFont"/>
    <w:link w:val="Heading8"/>
    <w:uiPriority w:val="9"/>
    <w:semiHidden/>
    <w:rsid w:val="005936A0"/>
    <w:rPr>
      <w:rFonts w:asciiTheme="majorHAnsi" w:eastAsiaTheme="majorEastAsia" w:hAnsiTheme="majorHAnsi" w:cstheme="majorBidi"/>
      <w:color w:val="000000" w:themeColor="text1"/>
      <w:sz w:val="20"/>
      <w:szCs w:val="20"/>
      <w:lang w:eastAsia="en-US"/>
    </w:rPr>
  </w:style>
  <w:style w:type="character" w:customStyle="1" w:styleId="Heading9Char">
    <w:name w:val="Heading 9 Char"/>
    <w:basedOn w:val="DefaultParagraphFont"/>
    <w:link w:val="Heading9"/>
    <w:uiPriority w:val="9"/>
    <w:semiHidden/>
    <w:rsid w:val="005936A0"/>
    <w:rPr>
      <w:rFonts w:asciiTheme="majorHAnsi" w:eastAsiaTheme="majorEastAsia" w:hAnsiTheme="majorHAnsi" w:cstheme="majorBidi"/>
      <w:i/>
      <w:iCs/>
      <w:color w:val="000000" w:themeColor="text1"/>
      <w:sz w:val="20"/>
      <w:szCs w:val="20"/>
      <w:lang w:eastAsia="en-US"/>
    </w:rPr>
  </w:style>
  <w:style w:type="paragraph" w:styleId="Caption">
    <w:name w:val="caption"/>
    <w:basedOn w:val="Normal"/>
    <w:next w:val="Normal"/>
    <w:uiPriority w:val="35"/>
    <w:semiHidden/>
    <w:unhideWhenUsed/>
    <w:qFormat/>
    <w:rsid w:val="005936A0"/>
    <w:rPr>
      <w:b/>
      <w:bCs/>
      <w:color w:val="2F5897" w:themeColor="text2"/>
      <w:sz w:val="18"/>
      <w:szCs w:val="18"/>
    </w:rPr>
  </w:style>
  <w:style w:type="paragraph" w:styleId="Title">
    <w:name w:val="Title"/>
    <w:basedOn w:val="Normal"/>
    <w:next w:val="Normal"/>
    <w:link w:val="TitleChar"/>
    <w:uiPriority w:val="10"/>
    <w:qFormat/>
    <w:rsid w:val="005936A0"/>
    <w:pPr>
      <w:spacing w:after="300"/>
      <w:contextualSpacing/>
    </w:pPr>
    <w:rPr>
      <w:rFonts w:asciiTheme="majorHAnsi" w:eastAsiaTheme="majorEastAsia" w:hAnsiTheme="majorHAnsi" w:cstheme="majorBidi"/>
      <w:color w:val="2F5897" w:themeColor="text2"/>
      <w:spacing w:val="5"/>
      <w:kern w:val="28"/>
      <w:sz w:val="60"/>
      <w:szCs w:val="56"/>
    </w:rPr>
  </w:style>
  <w:style w:type="character" w:customStyle="1" w:styleId="TitleChar">
    <w:name w:val="Title Char"/>
    <w:basedOn w:val="DefaultParagraphFont"/>
    <w:link w:val="Title"/>
    <w:uiPriority w:val="10"/>
    <w:rsid w:val="005936A0"/>
    <w:rPr>
      <w:rFonts w:asciiTheme="majorHAnsi" w:eastAsiaTheme="majorEastAsia" w:hAnsiTheme="majorHAnsi" w:cstheme="majorBidi"/>
      <w:color w:val="2F5897" w:themeColor="text2"/>
      <w:spacing w:val="5"/>
      <w:kern w:val="28"/>
      <w:sz w:val="60"/>
      <w:szCs w:val="56"/>
    </w:rPr>
  </w:style>
  <w:style w:type="character" w:styleId="Strong">
    <w:name w:val="Strong"/>
    <w:basedOn w:val="DefaultParagraphFont"/>
    <w:uiPriority w:val="22"/>
    <w:qFormat/>
    <w:rsid w:val="005936A0"/>
    <w:rPr>
      <w:b/>
      <w:bCs/>
    </w:rPr>
  </w:style>
  <w:style w:type="character" w:styleId="Emphasis">
    <w:name w:val="Emphasis"/>
    <w:basedOn w:val="DefaultParagraphFont"/>
    <w:uiPriority w:val="20"/>
    <w:qFormat/>
    <w:rsid w:val="005936A0"/>
    <w:rPr>
      <w:i/>
      <w:iCs/>
      <w:color w:val="000000"/>
    </w:rPr>
  </w:style>
  <w:style w:type="paragraph" w:styleId="NoSpacing">
    <w:name w:val="No Spacing"/>
    <w:link w:val="NoSpacingChar"/>
    <w:uiPriority w:val="1"/>
    <w:qFormat/>
    <w:rsid w:val="005936A0"/>
    <w:pPr>
      <w:spacing w:after="0" w:line="240" w:lineRule="auto"/>
    </w:pPr>
    <w:rPr>
      <w:lang w:eastAsia="en-US"/>
    </w:rPr>
  </w:style>
  <w:style w:type="character" w:customStyle="1" w:styleId="NoSpacingChar">
    <w:name w:val="No Spacing Char"/>
    <w:basedOn w:val="DefaultParagraphFont"/>
    <w:link w:val="NoSpacing"/>
    <w:uiPriority w:val="1"/>
    <w:rsid w:val="005936A0"/>
    <w:rPr>
      <w:lang w:eastAsia="en-US"/>
    </w:rPr>
  </w:style>
  <w:style w:type="paragraph" w:styleId="ListParagraph">
    <w:name w:val="List Paragraph"/>
    <w:basedOn w:val="Normal"/>
    <w:uiPriority w:val="34"/>
    <w:qFormat/>
    <w:rsid w:val="005936A0"/>
    <w:pPr>
      <w:spacing w:after="160"/>
      <w:ind w:left="1008" w:hanging="288"/>
      <w:contextualSpacing/>
    </w:pPr>
    <w:rPr>
      <w:rFonts w:eastAsiaTheme="minorHAnsi"/>
      <w:sz w:val="21"/>
    </w:rPr>
  </w:style>
  <w:style w:type="paragraph" w:styleId="Quote">
    <w:name w:val="Quote"/>
    <w:basedOn w:val="Normal"/>
    <w:next w:val="Normal"/>
    <w:link w:val="QuoteChar"/>
    <w:uiPriority w:val="29"/>
    <w:qFormat/>
    <w:rsid w:val="005936A0"/>
    <w:pPr>
      <w:spacing w:before="160" w:after="160" w:line="300" w:lineRule="auto"/>
      <w:ind w:left="144" w:right="144"/>
      <w:jc w:val="center"/>
    </w:pPr>
    <w:rPr>
      <w:rFonts w:asciiTheme="majorHAnsi" w:hAnsiTheme="majorHAnsi"/>
      <w:i/>
      <w:iCs/>
      <w:color w:val="6076B4" w:themeColor="accent1"/>
      <w:lang w:bidi="hi-IN"/>
    </w:rPr>
  </w:style>
  <w:style w:type="character" w:customStyle="1" w:styleId="QuoteChar">
    <w:name w:val="Quote Char"/>
    <w:basedOn w:val="DefaultParagraphFont"/>
    <w:link w:val="Quote"/>
    <w:uiPriority w:val="29"/>
    <w:rsid w:val="005936A0"/>
    <w:rPr>
      <w:rFonts w:asciiTheme="majorHAnsi" w:hAnsiTheme="majorHAnsi"/>
      <w:i/>
      <w:iCs/>
      <w:color w:val="6076B4" w:themeColor="accent1"/>
      <w:sz w:val="24"/>
      <w:lang w:eastAsia="en-US" w:bidi="hi-IN"/>
    </w:rPr>
  </w:style>
  <w:style w:type="paragraph" w:styleId="IntenseQuote">
    <w:name w:val="Intense Quote"/>
    <w:basedOn w:val="Normal"/>
    <w:next w:val="Normal"/>
    <w:link w:val="IntenseQuoteChar"/>
    <w:uiPriority w:val="30"/>
    <w:qFormat/>
    <w:rsid w:val="005936A0"/>
    <w:pPr>
      <w:pBdr>
        <w:top w:val="single" w:sz="36" w:space="8" w:color="6076B4" w:themeColor="accent1"/>
        <w:left w:val="single" w:sz="36" w:space="8" w:color="6076B4" w:themeColor="accent1"/>
        <w:bottom w:val="single" w:sz="36" w:space="8" w:color="6076B4" w:themeColor="accent1"/>
        <w:right w:val="single" w:sz="36" w:space="8" w:color="6076B4" w:themeColor="accent1"/>
      </w:pBdr>
      <w:shd w:val="clear" w:color="auto" w:fill="6076B4" w:themeFill="accent1"/>
      <w:spacing w:before="200" w:after="280" w:line="300" w:lineRule="auto"/>
      <w:ind w:left="936" w:right="936"/>
      <w:jc w:val="center"/>
    </w:pPr>
    <w:rPr>
      <w:rFonts w:asciiTheme="majorHAnsi" w:eastAsiaTheme="majorEastAsia" w:hAnsiTheme="majorHAnsi"/>
      <w:bCs/>
      <w:i/>
      <w:iCs/>
      <w:color w:val="FFFFFF" w:themeColor="background1"/>
      <w:lang w:bidi="hi-IN"/>
    </w:rPr>
  </w:style>
  <w:style w:type="character" w:customStyle="1" w:styleId="IntenseQuoteChar">
    <w:name w:val="Intense Quote Char"/>
    <w:basedOn w:val="DefaultParagraphFont"/>
    <w:link w:val="IntenseQuote"/>
    <w:uiPriority w:val="30"/>
    <w:rsid w:val="005936A0"/>
    <w:rPr>
      <w:rFonts w:asciiTheme="majorHAnsi" w:eastAsiaTheme="majorEastAsia" w:hAnsiTheme="majorHAnsi"/>
      <w:bCs/>
      <w:i/>
      <w:iCs/>
      <w:color w:val="FFFFFF" w:themeColor="background1"/>
      <w:sz w:val="24"/>
      <w:shd w:val="clear" w:color="auto" w:fill="6076B4" w:themeFill="accent1"/>
      <w:lang w:eastAsia="en-US" w:bidi="hi-IN"/>
    </w:rPr>
  </w:style>
  <w:style w:type="character" w:styleId="SubtleEmphasis">
    <w:name w:val="Subtle Emphasis"/>
    <w:basedOn w:val="DefaultParagraphFont"/>
    <w:uiPriority w:val="19"/>
    <w:qFormat/>
    <w:rsid w:val="005936A0"/>
    <w:rPr>
      <w:i/>
      <w:iCs/>
      <w:color w:val="000000"/>
    </w:rPr>
  </w:style>
  <w:style w:type="character" w:styleId="IntenseEmphasis">
    <w:name w:val="Intense Emphasis"/>
    <w:basedOn w:val="DefaultParagraphFont"/>
    <w:uiPriority w:val="21"/>
    <w:qFormat/>
    <w:rsid w:val="005936A0"/>
    <w:rPr>
      <w:b/>
      <w:bCs/>
      <w:i/>
      <w:iCs/>
      <w:color w:val="000000"/>
    </w:rPr>
  </w:style>
  <w:style w:type="character" w:styleId="SubtleReference">
    <w:name w:val="Subtle Reference"/>
    <w:basedOn w:val="DefaultParagraphFont"/>
    <w:uiPriority w:val="31"/>
    <w:qFormat/>
    <w:rsid w:val="005936A0"/>
    <w:rPr>
      <w:smallCaps/>
      <w:color w:val="000000"/>
      <w:u w:val="single"/>
    </w:rPr>
  </w:style>
  <w:style w:type="character" w:styleId="IntenseReference">
    <w:name w:val="Intense Reference"/>
    <w:basedOn w:val="DefaultParagraphFont"/>
    <w:uiPriority w:val="32"/>
    <w:qFormat/>
    <w:rsid w:val="005936A0"/>
    <w:rPr>
      <w:b/>
      <w:bCs/>
      <w:color w:val="000000"/>
      <w:spacing w:val="5"/>
      <w:u w:val="single"/>
    </w:rPr>
  </w:style>
  <w:style w:type="character" w:styleId="BookTitle">
    <w:name w:val="Book Title"/>
    <w:basedOn w:val="DefaultParagraphFont"/>
    <w:uiPriority w:val="33"/>
    <w:qFormat/>
    <w:rsid w:val="005936A0"/>
    <w:rPr>
      <w:b/>
      <w:bCs/>
      <w:smallCaps/>
      <w:spacing w:val="10"/>
    </w:rPr>
  </w:style>
  <w:style w:type="paragraph" w:styleId="TOC1">
    <w:name w:val="toc 1"/>
    <w:basedOn w:val="Normal"/>
    <w:next w:val="Normal"/>
    <w:autoRedefine/>
    <w:uiPriority w:val="39"/>
    <w:unhideWhenUsed/>
    <w:rsid w:val="006476EA"/>
    <w:rPr>
      <w:color w:val="FFFFFF" w:themeColor="background1"/>
      <w:sz w:val="48"/>
      <w:szCs w:val="96"/>
      <w:lang w:eastAsia="ja-JP"/>
    </w:rPr>
  </w:style>
  <w:style w:type="table" w:styleId="TableGrid">
    <w:name w:val="Table Grid"/>
    <w:basedOn w:val="TableNormal"/>
    <w:uiPriority w:val="59"/>
    <w:rsid w:val="005936A0"/>
    <w:pPr>
      <w:spacing w:after="0" w:line="240" w:lineRule="auto"/>
    </w:pPr>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936A0"/>
    <w:rPr>
      <w:color w:val="808080"/>
    </w:rPr>
  </w:style>
  <w:style w:type="paragraph" w:styleId="Header">
    <w:name w:val="header"/>
    <w:basedOn w:val="Normal"/>
    <w:link w:val="HeaderChar"/>
    <w:unhideWhenUsed/>
    <w:rsid w:val="005E3480"/>
    <w:pPr>
      <w:tabs>
        <w:tab w:val="center" w:pos="4680"/>
        <w:tab w:val="right" w:pos="9360"/>
      </w:tabs>
    </w:pPr>
  </w:style>
  <w:style w:type="character" w:customStyle="1" w:styleId="HeaderChar">
    <w:name w:val="Header Char"/>
    <w:basedOn w:val="DefaultParagraphFont"/>
    <w:link w:val="Header"/>
    <w:rsid w:val="005E3480"/>
  </w:style>
  <w:style w:type="paragraph" w:styleId="Footer">
    <w:name w:val="footer"/>
    <w:basedOn w:val="Normal"/>
    <w:link w:val="FooterChar"/>
    <w:uiPriority w:val="99"/>
    <w:unhideWhenUsed/>
    <w:rsid w:val="005E3480"/>
    <w:pPr>
      <w:tabs>
        <w:tab w:val="center" w:pos="4680"/>
        <w:tab w:val="right" w:pos="9360"/>
      </w:tabs>
    </w:pPr>
  </w:style>
  <w:style w:type="character" w:customStyle="1" w:styleId="FooterChar">
    <w:name w:val="Footer Char"/>
    <w:basedOn w:val="DefaultParagraphFont"/>
    <w:link w:val="Footer"/>
    <w:uiPriority w:val="99"/>
    <w:rsid w:val="005E3480"/>
  </w:style>
  <w:style w:type="character" w:styleId="Hyperlink">
    <w:name w:val="Hyperlink"/>
    <w:basedOn w:val="DefaultParagraphFont"/>
    <w:uiPriority w:val="99"/>
    <w:unhideWhenUsed/>
    <w:rsid w:val="005E3480"/>
    <w:rPr>
      <w:color w:val="3399FF" w:themeColor="hyperlink"/>
      <w:u w:val="single"/>
    </w:rPr>
  </w:style>
  <w:style w:type="character" w:styleId="CommentReference">
    <w:name w:val="annotation reference"/>
    <w:basedOn w:val="DefaultParagraphFont"/>
    <w:uiPriority w:val="99"/>
    <w:semiHidden/>
    <w:unhideWhenUsed/>
    <w:rsid w:val="00CC1B96"/>
    <w:rPr>
      <w:sz w:val="16"/>
      <w:szCs w:val="16"/>
    </w:rPr>
  </w:style>
  <w:style w:type="paragraph" w:styleId="CommentText">
    <w:name w:val="annotation text"/>
    <w:basedOn w:val="Normal"/>
    <w:link w:val="CommentTextChar"/>
    <w:uiPriority w:val="99"/>
    <w:semiHidden/>
    <w:unhideWhenUsed/>
    <w:rsid w:val="00CC1B96"/>
    <w:pPr>
      <w:spacing w:after="160"/>
    </w:pPr>
    <w:rPr>
      <w:rFonts w:eastAsiaTheme="minorHAnsi"/>
      <w:sz w:val="20"/>
      <w:szCs w:val="20"/>
    </w:rPr>
  </w:style>
  <w:style w:type="character" w:customStyle="1" w:styleId="CommentTextChar">
    <w:name w:val="Comment Text Char"/>
    <w:basedOn w:val="DefaultParagraphFont"/>
    <w:link w:val="CommentText"/>
    <w:uiPriority w:val="99"/>
    <w:semiHidden/>
    <w:rsid w:val="00CC1B96"/>
    <w:rPr>
      <w:rFonts w:eastAsiaTheme="minorHAnsi"/>
      <w:sz w:val="20"/>
      <w:szCs w:val="20"/>
      <w:lang w:eastAsia="en-US"/>
    </w:rPr>
  </w:style>
  <w:style w:type="paragraph" w:styleId="CommentSubject">
    <w:name w:val="annotation subject"/>
    <w:basedOn w:val="CommentText"/>
    <w:next w:val="CommentText"/>
    <w:link w:val="CommentSubjectChar"/>
    <w:uiPriority w:val="99"/>
    <w:semiHidden/>
    <w:unhideWhenUsed/>
    <w:rsid w:val="008E35F0"/>
    <w:pPr>
      <w:spacing w:after="200"/>
    </w:pPr>
    <w:rPr>
      <w:rFonts w:eastAsiaTheme="minorEastAsia"/>
      <w:b/>
      <w:bCs/>
      <w:lang w:eastAsia="ko-KR"/>
    </w:rPr>
  </w:style>
  <w:style w:type="character" w:customStyle="1" w:styleId="CommentSubjectChar">
    <w:name w:val="Comment Subject Char"/>
    <w:basedOn w:val="CommentTextChar"/>
    <w:link w:val="CommentSubject"/>
    <w:uiPriority w:val="99"/>
    <w:semiHidden/>
    <w:rsid w:val="008E35F0"/>
    <w:rPr>
      <w:rFonts w:eastAsiaTheme="minorHAnsi"/>
      <w:b/>
      <w:bCs/>
      <w:sz w:val="20"/>
      <w:szCs w:val="20"/>
      <w:lang w:eastAsia="en-US"/>
    </w:rPr>
  </w:style>
  <w:style w:type="paragraph" w:styleId="BlockText">
    <w:name w:val="Block Text"/>
    <w:basedOn w:val="Normal"/>
    <w:unhideWhenUsed/>
    <w:rsid w:val="00430F70"/>
    <w:pPr>
      <w:pBdr>
        <w:top w:val="single" w:sz="2" w:space="10" w:color="6076B4" w:themeColor="accent1" w:frame="1"/>
        <w:left w:val="single" w:sz="2" w:space="10" w:color="6076B4" w:themeColor="accent1" w:frame="1"/>
        <w:bottom w:val="single" w:sz="2" w:space="10" w:color="6076B4" w:themeColor="accent1" w:frame="1"/>
        <w:right w:val="single" w:sz="2" w:space="10" w:color="6076B4" w:themeColor="accent1" w:frame="1"/>
      </w:pBdr>
      <w:ind w:left="1152" w:right="1152"/>
    </w:pPr>
    <w:rPr>
      <w:i/>
      <w:iCs/>
      <w:color w:val="6076B4" w:themeColor="accent1"/>
    </w:rPr>
  </w:style>
  <w:style w:type="table" w:customStyle="1" w:styleId="GridTable5Dark-Accent61">
    <w:name w:val="Grid Table 5 Dark - Accent 61"/>
    <w:basedOn w:val="TableNormal"/>
    <w:next w:val="GridTable5Dark-Accent62"/>
    <w:uiPriority w:val="50"/>
    <w:rsid w:val="00D97A78"/>
    <w:pPr>
      <w:spacing w:after="0" w:line="240" w:lineRule="auto"/>
    </w:pPr>
    <w:rPr>
      <w:rFonts w:eastAsia="Calibri"/>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GridTable5Dark-Accent62">
    <w:name w:val="Grid Table 5 Dark - Accent 62"/>
    <w:basedOn w:val="TableNormal"/>
    <w:uiPriority w:val="50"/>
    <w:rsid w:val="00D97A7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E5E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58085"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58085"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58085"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58085" w:themeFill="accent6"/>
      </w:tcPr>
    </w:tblStylePr>
    <w:tblStylePr w:type="band1Vert">
      <w:tblPr/>
      <w:tcPr>
        <w:shd w:val="clear" w:color="auto" w:fill="C7CCCE" w:themeFill="accent6" w:themeFillTint="66"/>
      </w:tcPr>
    </w:tblStylePr>
    <w:tblStylePr w:type="band1Horz">
      <w:tblPr/>
      <w:tcPr>
        <w:shd w:val="clear" w:color="auto" w:fill="C7CCCE" w:themeFill="accent6" w:themeFillTint="66"/>
      </w:tcPr>
    </w:tblStylePr>
  </w:style>
  <w:style w:type="paragraph" w:styleId="Revision">
    <w:name w:val="Revision"/>
    <w:hidden/>
    <w:uiPriority w:val="99"/>
    <w:semiHidden/>
    <w:rsid w:val="002E08FF"/>
    <w:pPr>
      <w:spacing w:after="0" w:line="240" w:lineRule="auto"/>
    </w:pPr>
  </w:style>
  <w:style w:type="paragraph" w:customStyle="1" w:styleId="BodyText-front">
    <w:name w:val="BodyText-front"/>
    <w:basedOn w:val="Normal"/>
    <w:rsid w:val="00913E2C"/>
    <w:pPr>
      <w:tabs>
        <w:tab w:val="left" w:pos="-2700"/>
      </w:tabs>
      <w:overflowPunct w:val="0"/>
      <w:autoSpaceDE w:val="0"/>
      <w:autoSpaceDN w:val="0"/>
      <w:adjustRightInd w:val="0"/>
      <w:spacing w:after="180" w:line="300" w:lineRule="exact"/>
      <w:textAlignment w:val="baseline"/>
    </w:pPr>
    <w:rPr>
      <w:sz w:val="20"/>
      <w:szCs w:val="20"/>
    </w:rPr>
  </w:style>
  <w:style w:type="character" w:customStyle="1" w:styleId="Subhead">
    <w:name w:val="Subhead"/>
    <w:basedOn w:val="DefaultParagraphFont"/>
    <w:rsid w:val="00913E2C"/>
    <w:rPr>
      <w:rFonts w:ascii="Times New Roman" w:hAnsi="Times New Roman"/>
      <w:caps/>
      <w:color w:val="auto"/>
      <w:spacing w:val="80"/>
      <w:sz w:val="20"/>
      <w:u w:val="single"/>
      <w:vertAlign w:val="baseline"/>
    </w:rPr>
  </w:style>
  <w:style w:type="paragraph" w:customStyle="1" w:styleId="Bullet">
    <w:name w:val="Bullet"/>
    <w:basedOn w:val="Normal"/>
    <w:rsid w:val="00913E2C"/>
    <w:pPr>
      <w:overflowPunct w:val="0"/>
      <w:autoSpaceDE w:val="0"/>
      <w:autoSpaceDN w:val="0"/>
      <w:adjustRightInd w:val="0"/>
      <w:spacing w:after="120"/>
      <w:ind w:left="144" w:hanging="144"/>
      <w:jc w:val="right"/>
      <w:textAlignment w:val="baseline"/>
    </w:pPr>
    <w:rPr>
      <w:rFonts w:ascii="Arial Narrow" w:hAnsi="Arial Narrow"/>
      <w:sz w:val="20"/>
      <w:szCs w:val="20"/>
    </w:rPr>
  </w:style>
  <w:style w:type="paragraph" w:styleId="NormalWeb">
    <w:name w:val="Normal (Web)"/>
    <w:basedOn w:val="Normal"/>
    <w:unhideWhenUsed/>
    <w:rsid w:val="00CE3771"/>
    <w:pPr>
      <w:spacing w:line="240" w:lineRule="auto"/>
      <w:jc w:val="left"/>
    </w:pPr>
  </w:style>
  <w:style w:type="character" w:customStyle="1" w:styleId="apple-converted-space">
    <w:name w:val="apple-converted-space"/>
    <w:basedOn w:val="DefaultParagraphFont"/>
    <w:rsid w:val="005842BA"/>
  </w:style>
  <w:style w:type="paragraph" w:customStyle="1" w:styleId="Normal1">
    <w:name w:val="Normal1"/>
    <w:rsid w:val="005842BA"/>
    <w:pPr>
      <w:widowControl w:val="0"/>
      <w:spacing w:before="0" w:beforeAutospacing="0" w:after="0" w:afterAutospacing="0" w:line="276" w:lineRule="auto"/>
      <w:contextualSpacing/>
      <w:jc w:val="left"/>
    </w:pPr>
    <w:rPr>
      <w:rFonts w:ascii="Arial" w:eastAsia="Arial" w:hAnsi="Arial" w:cs="Arial"/>
      <w:color w:val="000000"/>
      <w:lang w:val="en-IN" w:eastAsia="en-IN"/>
    </w:rPr>
  </w:style>
  <w:style w:type="paragraph" w:customStyle="1" w:styleId="Body1">
    <w:name w:val="Body 1"/>
    <w:rsid w:val="005842BA"/>
    <w:pPr>
      <w:spacing w:before="0" w:beforeAutospacing="0" w:after="0" w:afterAutospacing="0" w:line="240" w:lineRule="auto"/>
      <w:jc w:val="left"/>
      <w:outlineLvl w:val="0"/>
    </w:pPr>
    <w:rPr>
      <w:rFonts w:ascii="Times New Roman" w:eastAsia="Arial Unicode MS" w:hAnsi="Times New Roman" w:cs="Times New Roman"/>
      <w:color w:val="000000"/>
      <w:sz w:val="20"/>
      <w:szCs w:val="20"/>
      <w:u w:color="000000"/>
      <w:lang w:val="en-IN" w:eastAsia="en-IN"/>
    </w:rPr>
  </w:style>
  <w:style w:type="character" w:customStyle="1" w:styleId="normalchar">
    <w:name w:val="normal__char"/>
    <w:basedOn w:val="DefaultParagraphFont"/>
    <w:rsid w:val="005842BA"/>
  </w:style>
  <w:style w:type="paragraph" w:styleId="BodyText2">
    <w:name w:val="Body Text 2"/>
    <w:basedOn w:val="Normal"/>
    <w:link w:val="BodyText2Char"/>
    <w:uiPriority w:val="99"/>
    <w:unhideWhenUsed/>
    <w:rsid w:val="005842BA"/>
    <w:pPr>
      <w:spacing w:before="0" w:beforeAutospacing="0" w:after="120" w:afterAutospacing="0" w:line="480" w:lineRule="auto"/>
      <w:jc w:val="left"/>
    </w:pPr>
    <w:rPr>
      <w:lang w:val="en-IN" w:eastAsia="en-IN"/>
    </w:rPr>
  </w:style>
  <w:style w:type="character" w:customStyle="1" w:styleId="BodyText2Char">
    <w:name w:val="Body Text 2 Char"/>
    <w:basedOn w:val="DefaultParagraphFont"/>
    <w:link w:val="BodyText2"/>
    <w:uiPriority w:val="99"/>
    <w:rsid w:val="005842BA"/>
    <w:rPr>
      <w:rFonts w:ascii="Times New Roman" w:eastAsia="Times New Roman" w:hAnsi="Times New Roman" w:cs="Times New Roman"/>
      <w:sz w:val="24"/>
      <w:szCs w:val="24"/>
      <w:lang w:val="en-IN" w:eastAsia="en-IN"/>
    </w:rPr>
  </w:style>
  <w:style w:type="paragraph" w:customStyle="1" w:styleId="Default">
    <w:name w:val="Default"/>
    <w:rsid w:val="005842BA"/>
    <w:pPr>
      <w:autoSpaceDE w:val="0"/>
      <w:autoSpaceDN w:val="0"/>
      <w:adjustRightInd w:val="0"/>
      <w:spacing w:before="0" w:beforeAutospacing="0" w:after="0" w:afterAutospacing="0" w:line="240" w:lineRule="auto"/>
      <w:jc w:val="left"/>
    </w:pPr>
    <w:rPr>
      <w:rFonts w:ascii="Arial" w:eastAsia="Times New Roman" w:hAnsi="Arial" w:cs="Arial"/>
      <w:color w:val="000000"/>
      <w:sz w:val="24"/>
      <w:szCs w:val="24"/>
      <w:lang w:eastAsia="en-US"/>
    </w:rPr>
  </w:style>
  <w:style w:type="character" w:customStyle="1" w:styleId="st1">
    <w:name w:val="st1"/>
    <w:basedOn w:val="DefaultParagraphFont"/>
    <w:rsid w:val="005842BA"/>
  </w:style>
  <w:style w:type="paragraph" w:styleId="BodyTextIndent">
    <w:name w:val="Body Text Indent"/>
    <w:basedOn w:val="Normal"/>
    <w:link w:val="BodyTextIndentChar"/>
    <w:uiPriority w:val="99"/>
    <w:unhideWhenUsed/>
    <w:rsid w:val="005842BA"/>
    <w:pPr>
      <w:spacing w:before="0" w:beforeAutospacing="0" w:after="120" w:afterAutospacing="0" w:line="240" w:lineRule="auto"/>
      <w:ind w:left="283"/>
      <w:jc w:val="left"/>
    </w:pPr>
    <w:rPr>
      <w:lang w:val="en-IN" w:eastAsia="en-IN"/>
    </w:rPr>
  </w:style>
  <w:style w:type="character" w:customStyle="1" w:styleId="BodyTextIndentChar">
    <w:name w:val="Body Text Indent Char"/>
    <w:basedOn w:val="DefaultParagraphFont"/>
    <w:link w:val="BodyTextIndent"/>
    <w:uiPriority w:val="99"/>
    <w:rsid w:val="005842BA"/>
    <w:rPr>
      <w:rFonts w:ascii="Times New Roman" w:eastAsia="Times New Roman" w:hAnsi="Times New Roman" w:cs="Times New Roman"/>
      <w:sz w:val="24"/>
      <w:szCs w:val="24"/>
      <w:lang w:val="en-IN" w:eastAsia="en-IN"/>
    </w:rPr>
  </w:style>
  <w:style w:type="character" w:customStyle="1" w:styleId="c1">
    <w:name w:val="c1"/>
    <w:basedOn w:val="DefaultParagraphFont"/>
    <w:rsid w:val="005842BA"/>
  </w:style>
  <w:style w:type="character" w:customStyle="1" w:styleId="text1">
    <w:name w:val="text1"/>
    <w:basedOn w:val="DefaultParagraphFont"/>
    <w:rsid w:val="00AF1531"/>
    <w:rPr>
      <w:rFonts w:ascii="Arial" w:hAnsi="Arial" w:cs="Arial" w:hint="default"/>
      <w:sz w:val="19"/>
      <w:szCs w:val="19"/>
    </w:rPr>
  </w:style>
  <w:style w:type="paragraph" w:styleId="BodyTextIndent3">
    <w:name w:val="Body Text Indent 3"/>
    <w:basedOn w:val="Normal"/>
    <w:link w:val="BodyTextIndent3Char"/>
    <w:uiPriority w:val="99"/>
    <w:unhideWhenUsed/>
    <w:rsid w:val="00B86A76"/>
    <w:pPr>
      <w:spacing w:after="120"/>
      <w:ind w:left="283"/>
    </w:pPr>
    <w:rPr>
      <w:sz w:val="16"/>
      <w:szCs w:val="16"/>
    </w:rPr>
  </w:style>
  <w:style w:type="character" w:customStyle="1" w:styleId="BodyTextIndent3Char">
    <w:name w:val="Body Text Indent 3 Char"/>
    <w:basedOn w:val="DefaultParagraphFont"/>
    <w:link w:val="BodyTextIndent3"/>
    <w:uiPriority w:val="99"/>
    <w:rsid w:val="00B86A76"/>
    <w:rPr>
      <w:rFonts w:ascii="Times New Roman" w:eastAsia="Times New Roman" w:hAnsi="Times New Roman" w:cs="Times New Roman"/>
      <w:sz w:val="16"/>
      <w:szCs w:val="16"/>
      <w:lang w:eastAsia="en-US"/>
    </w:rPr>
  </w:style>
  <w:style w:type="paragraph" w:customStyle="1" w:styleId="Title1">
    <w:name w:val="Title1"/>
    <w:basedOn w:val="Normal"/>
    <w:rsid w:val="00617898"/>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spacing w:before="0" w:beforeAutospacing="0" w:after="0" w:afterAutospacing="0" w:line="240" w:lineRule="auto"/>
      <w:jc w:val="left"/>
    </w:pPr>
    <w:rPr>
      <w:b/>
      <w:bCs/>
      <w:sz w:val="20"/>
      <w:szCs w:val="20"/>
    </w:rPr>
  </w:style>
  <w:style w:type="paragraph" w:customStyle="1" w:styleId="Title2">
    <w:name w:val="Title2"/>
    <w:basedOn w:val="Normal"/>
    <w:rsid w:val="00027ED6"/>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spacing w:before="0" w:beforeAutospacing="0" w:after="0" w:afterAutospacing="0" w:line="240" w:lineRule="auto"/>
      <w:jc w:val="left"/>
    </w:pPr>
    <w:rPr>
      <w:b/>
      <w:bCs/>
      <w:sz w:val="20"/>
      <w:szCs w:val="20"/>
    </w:rPr>
  </w:style>
  <w:style w:type="character" w:customStyle="1" w:styleId="titlepage">
    <w:name w:val="titlepage"/>
    <w:basedOn w:val="DefaultParagraphFont"/>
    <w:rsid w:val="0060758A"/>
  </w:style>
  <w:style w:type="character" w:customStyle="1" w:styleId="lt-line-clampraw-line">
    <w:name w:val="lt-line-clamp__raw-line"/>
    <w:basedOn w:val="DefaultParagraphFont"/>
    <w:rsid w:val="0079693C"/>
  </w:style>
  <w:style w:type="character" w:styleId="FollowedHyperlink">
    <w:name w:val="FollowedHyperlink"/>
    <w:basedOn w:val="DefaultParagraphFont"/>
    <w:uiPriority w:val="99"/>
    <w:semiHidden/>
    <w:unhideWhenUsed/>
    <w:rsid w:val="00134F2E"/>
    <w:rPr>
      <w:color w:val="B2B2B2" w:themeColor="followedHyperlink"/>
      <w:u w:val="single"/>
    </w:rPr>
  </w:style>
  <w:style w:type="character" w:styleId="UnresolvedMention">
    <w:name w:val="Unresolved Mention"/>
    <w:basedOn w:val="DefaultParagraphFont"/>
    <w:uiPriority w:val="99"/>
    <w:semiHidden/>
    <w:unhideWhenUsed/>
    <w:rsid w:val="004679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842276">
      <w:bodyDiv w:val="1"/>
      <w:marLeft w:val="0"/>
      <w:marRight w:val="0"/>
      <w:marTop w:val="0"/>
      <w:marBottom w:val="0"/>
      <w:divBdr>
        <w:top w:val="none" w:sz="0" w:space="0" w:color="auto"/>
        <w:left w:val="none" w:sz="0" w:space="0" w:color="auto"/>
        <w:bottom w:val="none" w:sz="0" w:space="0" w:color="auto"/>
        <w:right w:val="none" w:sz="0" w:space="0" w:color="auto"/>
      </w:divBdr>
    </w:div>
    <w:div w:id="429548396">
      <w:bodyDiv w:val="1"/>
      <w:marLeft w:val="0"/>
      <w:marRight w:val="0"/>
      <w:marTop w:val="0"/>
      <w:marBottom w:val="0"/>
      <w:divBdr>
        <w:top w:val="none" w:sz="0" w:space="0" w:color="auto"/>
        <w:left w:val="none" w:sz="0" w:space="0" w:color="auto"/>
        <w:bottom w:val="none" w:sz="0" w:space="0" w:color="auto"/>
        <w:right w:val="none" w:sz="0" w:space="0" w:color="auto"/>
      </w:divBdr>
    </w:div>
    <w:div w:id="507603151">
      <w:bodyDiv w:val="1"/>
      <w:marLeft w:val="0"/>
      <w:marRight w:val="0"/>
      <w:marTop w:val="0"/>
      <w:marBottom w:val="0"/>
      <w:divBdr>
        <w:top w:val="none" w:sz="0" w:space="0" w:color="auto"/>
        <w:left w:val="none" w:sz="0" w:space="0" w:color="auto"/>
        <w:bottom w:val="none" w:sz="0" w:space="0" w:color="auto"/>
        <w:right w:val="none" w:sz="0" w:space="0" w:color="auto"/>
      </w:divBdr>
    </w:div>
    <w:div w:id="532227075">
      <w:bodyDiv w:val="1"/>
      <w:marLeft w:val="0"/>
      <w:marRight w:val="0"/>
      <w:marTop w:val="0"/>
      <w:marBottom w:val="0"/>
      <w:divBdr>
        <w:top w:val="none" w:sz="0" w:space="0" w:color="auto"/>
        <w:left w:val="none" w:sz="0" w:space="0" w:color="auto"/>
        <w:bottom w:val="none" w:sz="0" w:space="0" w:color="auto"/>
        <w:right w:val="none" w:sz="0" w:space="0" w:color="auto"/>
      </w:divBdr>
      <w:divsChild>
        <w:div w:id="999115942">
          <w:marLeft w:val="446"/>
          <w:marRight w:val="0"/>
          <w:marTop w:val="0"/>
          <w:marBottom w:val="0"/>
          <w:divBdr>
            <w:top w:val="none" w:sz="0" w:space="0" w:color="auto"/>
            <w:left w:val="none" w:sz="0" w:space="0" w:color="auto"/>
            <w:bottom w:val="none" w:sz="0" w:space="0" w:color="auto"/>
            <w:right w:val="none" w:sz="0" w:space="0" w:color="auto"/>
          </w:divBdr>
        </w:div>
      </w:divsChild>
    </w:div>
    <w:div w:id="533353070">
      <w:bodyDiv w:val="1"/>
      <w:marLeft w:val="0"/>
      <w:marRight w:val="0"/>
      <w:marTop w:val="0"/>
      <w:marBottom w:val="0"/>
      <w:divBdr>
        <w:top w:val="none" w:sz="0" w:space="0" w:color="auto"/>
        <w:left w:val="none" w:sz="0" w:space="0" w:color="auto"/>
        <w:bottom w:val="none" w:sz="0" w:space="0" w:color="auto"/>
        <w:right w:val="none" w:sz="0" w:space="0" w:color="auto"/>
      </w:divBdr>
    </w:div>
    <w:div w:id="671875373">
      <w:bodyDiv w:val="1"/>
      <w:marLeft w:val="0"/>
      <w:marRight w:val="0"/>
      <w:marTop w:val="0"/>
      <w:marBottom w:val="0"/>
      <w:divBdr>
        <w:top w:val="none" w:sz="0" w:space="0" w:color="auto"/>
        <w:left w:val="none" w:sz="0" w:space="0" w:color="auto"/>
        <w:bottom w:val="none" w:sz="0" w:space="0" w:color="auto"/>
        <w:right w:val="none" w:sz="0" w:space="0" w:color="auto"/>
      </w:divBdr>
    </w:div>
    <w:div w:id="698089518">
      <w:bodyDiv w:val="1"/>
      <w:marLeft w:val="0"/>
      <w:marRight w:val="0"/>
      <w:marTop w:val="0"/>
      <w:marBottom w:val="0"/>
      <w:divBdr>
        <w:top w:val="none" w:sz="0" w:space="0" w:color="auto"/>
        <w:left w:val="none" w:sz="0" w:space="0" w:color="auto"/>
        <w:bottom w:val="none" w:sz="0" w:space="0" w:color="auto"/>
        <w:right w:val="none" w:sz="0" w:space="0" w:color="auto"/>
      </w:divBdr>
    </w:div>
    <w:div w:id="917713676">
      <w:bodyDiv w:val="1"/>
      <w:marLeft w:val="0"/>
      <w:marRight w:val="0"/>
      <w:marTop w:val="0"/>
      <w:marBottom w:val="0"/>
      <w:divBdr>
        <w:top w:val="none" w:sz="0" w:space="0" w:color="auto"/>
        <w:left w:val="none" w:sz="0" w:space="0" w:color="auto"/>
        <w:bottom w:val="none" w:sz="0" w:space="0" w:color="auto"/>
        <w:right w:val="none" w:sz="0" w:space="0" w:color="auto"/>
      </w:divBdr>
    </w:div>
    <w:div w:id="963774192">
      <w:bodyDiv w:val="1"/>
      <w:marLeft w:val="0"/>
      <w:marRight w:val="0"/>
      <w:marTop w:val="0"/>
      <w:marBottom w:val="0"/>
      <w:divBdr>
        <w:top w:val="none" w:sz="0" w:space="0" w:color="auto"/>
        <w:left w:val="none" w:sz="0" w:space="0" w:color="auto"/>
        <w:bottom w:val="none" w:sz="0" w:space="0" w:color="auto"/>
        <w:right w:val="none" w:sz="0" w:space="0" w:color="auto"/>
      </w:divBdr>
      <w:divsChild>
        <w:div w:id="358437225">
          <w:marLeft w:val="446"/>
          <w:marRight w:val="0"/>
          <w:marTop w:val="0"/>
          <w:marBottom w:val="0"/>
          <w:divBdr>
            <w:top w:val="none" w:sz="0" w:space="0" w:color="auto"/>
            <w:left w:val="none" w:sz="0" w:space="0" w:color="auto"/>
            <w:bottom w:val="none" w:sz="0" w:space="0" w:color="auto"/>
            <w:right w:val="none" w:sz="0" w:space="0" w:color="auto"/>
          </w:divBdr>
        </w:div>
      </w:divsChild>
    </w:div>
    <w:div w:id="1101141465">
      <w:bodyDiv w:val="1"/>
      <w:marLeft w:val="0"/>
      <w:marRight w:val="0"/>
      <w:marTop w:val="0"/>
      <w:marBottom w:val="0"/>
      <w:divBdr>
        <w:top w:val="none" w:sz="0" w:space="0" w:color="auto"/>
        <w:left w:val="none" w:sz="0" w:space="0" w:color="auto"/>
        <w:bottom w:val="none" w:sz="0" w:space="0" w:color="auto"/>
        <w:right w:val="none" w:sz="0" w:space="0" w:color="auto"/>
      </w:divBdr>
    </w:div>
    <w:div w:id="1171288587">
      <w:bodyDiv w:val="1"/>
      <w:marLeft w:val="0"/>
      <w:marRight w:val="0"/>
      <w:marTop w:val="0"/>
      <w:marBottom w:val="0"/>
      <w:divBdr>
        <w:top w:val="none" w:sz="0" w:space="0" w:color="auto"/>
        <w:left w:val="none" w:sz="0" w:space="0" w:color="auto"/>
        <w:bottom w:val="none" w:sz="0" w:space="0" w:color="auto"/>
        <w:right w:val="none" w:sz="0" w:space="0" w:color="auto"/>
      </w:divBdr>
    </w:div>
    <w:div w:id="1195732773">
      <w:bodyDiv w:val="1"/>
      <w:marLeft w:val="0"/>
      <w:marRight w:val="0"/>
      <w:marTop w:val="0"/>
      <w:marBottom w:val="0"/>
      <w:divBdr>
        <w:top w:val="none" w:sz="0" w:space="0" w:color="auto"/>
        <w:left w:val="none" w:sz="0" w:space="0" w:color="auto"/>
        <w:bottom w:val="none" w:sz="0" w:space="0" w:color="auto"/>
        <w:right w:val="none" w:sz="0" w:space="0" w:color="auto"/>
      </w:divBdr>
    </w:div>
    <w:div w:id="1297830141">
      <w:bodyDiv w:val="1"/>
      <w:marLeft w:val="0"/>
      <w:marRight w:val="0"/>
      <w:marTop w:val="0"/>
      <w:marBottom w:val="0"/>
      <w:divBdr>
        <w:top w:val="none" w:sz="0" w:space="0" w:color="auto"/>
        <w:left w:val="none" w:sz="0" w:space="0" w:color="auto"/>
        <w:bottom w:val="none" w:sz="0" w:space="0" w:color="auto"/>
        <w:right w:val="none" w:sz="0" w:space="0" w:color="auto"/>
      </w:divBdr>
    </w:div>
    <w:div w:id="1423526762">
      <w:bodyDiv w:val="1"/>
      <w:marLeft w:val="0"/>
      <w:marRight w:val="0"/>
      <w:marTop w:val="0"/>
      <w:marBottom w:val="0"/>
      <w:divBdr>
        <w:top w:val="none" w:sz="0" w:space="0" w:color="auto"/>
        <w:left w:val="none" w:sz="0" w:space="0" w:color="auto"/>
        <w:bottom w:val="none" w:sz="0" w:space="0" w:color="auto"/>
        <w:right w:val="none" w:sz="0" w:space="0" w:color="auto"/>
      </w:divBdr>
    </w:div>
    <w:div w:id="1460682461">
      <w:bodyDiv w:val="1"/>
      <w:marLeft w:val="0"/>
      <w:marRight w:val="0"/>
      <w:marTop w:val="0"/>
      <w:marBottom w:val="0"/>
      <w:divBdr>
        <w:top w:val="none" w:sz="0" w:space="0" w:color="auto"/>
        <w:left w:val="none" w:sz="0" w:space="0" w:color="auto"/>
        <w:bottom w:val="none" w:sz="0" w:space="0" w:color="auto"/>
        <w:right w:val="none" w:sz="0" w:space="0" w:color="auto"/>
      </w:divBdr>
    </w:div>
    <w:div w:id="1516573811">
      <w:bodyDiv w:val="1"/>
      <w:marLeft w:val="0"/>
      <w:marRight w:val="0"/>
      <w:marTop w:val="0"/>
      <w:marBottom w:val="0"/>
      <w:divBdr>
        <w:top w:val="none" w:sz="0" w:space="0" w:color="auto"/>
        <w:left w:val="none" w:sz="0" w:space="0" w:color="auto"/>
        <w:bottom w:val="none" w:sz="0" w:space="0" w:color="auto"/>
        <w:right w:val="none" w:sz="0" w:space="0" w:color="auto"/>
      </w:divBdr>
    </w:div>
    <w:div w:id="1539734242">
      <w:bodyDiv w:val="1"/>
      <w:marLeft w:val="0"/>
      <w:marRight w:val="0"/>
      <w:marTop w:val="0"/>
      <w:marBottom w:val="0"/>
      <w:divBdr>
        <w:top w:val="none" w:sz="0" w:space="0" w:color="auto"/>
        <w:left w:val="none" w:sz="0" w:space="0" w:color="auto"/>
        <w:bottom w:val="none" w:sz="0" w:space="0" w:color="auto"/>
        <w:right w:val="none" w:sz="0" w:space="0" w:color="auto"/>
      </w:divBdr>
    </w:div>
    <w:div w:id="1604067102">
      <w:bodyDiv w:val="1"/>
      <w:marLeft w:val="0"/>
      <w:marRight w:val="0"/>
      <w:marTop w:val="0"/>
      <w:marBottom w:val="0"/>
      <w:divBdr>
        <w:top w:val="none" w:sz="0" w:space="0" w:color="auto"/>
        <w:left w:val="none" w:sz="0" w:space="0" w:color="auto"/>
        <w:bottom w:val="none" w:sz="0" w:space="0" w:color="auto"/>
        <w:right w:val="none" w:sz="0" w:space="0" w:color="auto"/>
      </w:divBdr>
    </w:div>
    <w:div w:id="1824160541">
      <w:bodyDiv w:val="1"/>
      <w:marLeft w:val="0"/>
      <w:marRight w:val="0"/>
      <w:marTop w:val="0"/>
      <w:marBottom w:val="0"/>
      <w:divBdr>
        <w:top w:val="none" w:sz="0" w:space="0" w:color="auto"/>
        <w:left w:val="none" w:sz="0" w:space="0" w:color="auto"/>
        <w:bottom w:val="none" w:sz="0" w:space="0" w:color="auto"/>
        <w:right w:val="none" w:sz="0" w:space="0" w:color="auto"/>
      </w:divBdr>
    </w:div>
    <w:div w:id="1833911628">
      <w:bodyDiv w:val="1"/>
      <w:marLeft w:val="0"/>
      <w:marRight w:val="0"/>
      <w:marTop w:val="0"/>
      <w:marBottom w:val="0"/>
      <w:divBdr>
        <w:top w:val="none" w:sz="0" w:space="0" w:color="auto"/>
        <w:left w:val="none" w:sz="0" w:space="0" w:color="auto"/>
        <w:bottom w:val="none" w:sz="0" w:space="0" w:color="auto"/>
        <w:right w:val="none" w:sz="0" w:space="0" w:color="auto"/>
      </w:divBdr>
    </w:div>
    <w:div w:id="2011518045">
      <w:bodyDiv w:val="1"/>
      <w:marLeft w:val="0"/>
      <w:marRight w:val="0"/>
      <w:marTop w:val="0"/>
      <w:marBottom w:val="0"/>
      <w:divBdr>
        <w:top w:val="none" w:sz="0" w:space="0" w:color="auto"/>
        <w:left w:val="none" w:sz="0" w:space="0" w:color="auto"/>
        <w:bottom w:val="none" w:sz="0" w:space="0" w:color="auto"/>
        <w:right w:val="none" w:sz="0" w:space="0" w:color="auto"/>
      </w:divBdr>
    </w:div>
    <w:div w:id="2055502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rinivas.purushotham@pyramidinc.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2.bin"/><Relationship Id="rId2" Type="http://schemas.openxmlformats.org/officeDocument/2006/relationships/oleObject" Target="embeddings/oleObject1.bin"/><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culleiton\Downloads\TS101773057%20(2).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Executive">
  <a:themeElements>
    <a:clrScheme name="Executive">
      <a:dk1>
        <a:sysClr val="windowText" lastClr="000000"/>
      </a:dk1>
      <a:lt1>
        <a:sysClr val="window" lastClr="FFFFFF"/>
      </a:lt1>
      <a:dk2>
        <a:srgbClr val="2F5897"/>
      </a:dk2>
      <a:lt2>
        <a:srgbClr val="E4E9EF"/>
      </a:lt2>
      <a:accent1>
        <a:srgbClr val="6076B4"/>
      </a:accent1>
      <a:accent2>
        <a:srgbClr val="9C5252"/>
      </a:accent2>
      <a:accent3>
        <a:srgbClr val="E68422"/>
      </a:accent3>
      <a:accent4>
        <a:srgbClr val="846648"/>
      </a:accent4>
      <a:accent5>
        <a:srgbClr val="63891F"/>
      </a:accent5>
      <a:accent6>
        <a:srgbClr val="758085"/>
      </a:accent6>
      <a:hlink>
        <a:srgbClr val="3399FF"/>
      </a:hlink>
      <a:folHlink>
        <a:srgbClr val="B2B2B2"/>
      </a:folHlink>
    </a:clrScheme>
    <a:fontScheme name="Executive">
      <a:majorFont>
        <a:latin typeface="Century Gothic"/>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Palatino Linotype"/>
        <a:ea typeface=""/>
        <a:cs typeface=""/>
        <a:font script="Jpan" typeface="HGS明朝E"/>
        <a:font script="Hang" typeface="맑은 고딕"/>
        <a:font script="Hans" typeface="宋体"/>
        <a:font script="Hant" typeface="新細明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Executiv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8575" cap="flat" cmpd="sng" algn="ctr">
          <a:solidFill>
            <a:schemeClr val="phClr"/>
          </a:solidFill>
          <a:prstDash val="solid"/>
        </a:ln>
        <a:ln w="508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50000">
              <a:schemeClr val="phClr">
                <a:tint val="80000"/>
                <a:satMod val="250000"/>
              </a:schemeClr>
            </a:gs>
            <a:gs pos="76000">
              <a:schemeClr val="phClr">
                <a:tint val="90000"/>
                <a:shade val="90000"/>
                <a:satMod val="200000"/>
              </a:schemeClr>
            </a:gs>
            <a:gs pos="92000">
              <a:schemeClr val="phClr">
                <a:tint val="90000"/>
                <a:shade val="70000"/>
                <a:satMod val="250000"/>
              </a:schemeClr>
            </a:gs>
          </a:gsLst>
          <a:path path="circle">
            <a:fillToRect l="50000" t="50000" r="50000" b="50000"/>
          </a:path>
        </a:gradFill>
        <a:blipFill>
          <a:blip xmlns:r="http://schemas.openxmlformats.org/officeDocument/2006/relationships" r:embed="rId1">
            <a:duotone>
              <a:schemeClr val="phClr">
                <a:tint val="95000"/>
              </a:schemeClr>
              <a:schemeClr val="phClr">
                <a:shade val="9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26D3875EBD4B4E98AF2902573F9928" ma:contentTypeVersion="13" ma:contentTypeDescription="Create a new document." ma:contentTypeScope="" ma:versionID="be6248b39cbb2231441c0f73ea1f83fa">
  <xsd:schema xmlns:xsd="http://www.w3.org/2001/XMLSchema" xmlns:xs="http://www.w3.org/2001/XMLSchema" xmlns:p="http://schemas.microsoft.com/office/2006/metadata/properties" xmlns:ns3="465d10a7-efcd-48e0-bb35-d412503fc949" xmlns:ns4="a5ccbc55-beb0-4fe0-8f23-f0c75128c649" targetNamespace="http://schemas.microsoft.com/office/2006/metadata/properties" ma:root="true" ma:fieldsID="84610c144c6f684bb2344701270e0393" ns3:_="" ns4:_="">
    <xsd:import namespace="465d10a7-efcd-48e0-bb35-d412503fc949"/>
    <xsd:import namespace="a5ccbc55-beb0-4fe0-8f23-f0c75128c64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5d10a7-efcd-48e0-bb35-d412503fc949"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ccbc55-beb0-4fe0-8f23-f0c75128c649"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65d10a7-efcd-48e0-bb35-d412503fc949" xsi:nil="true"/>
  </documentManagement>
</p:properties>
</file>

<file path=customXml/item4.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724CF7F2-7556-45DA-BC1C-29815AFF81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5d10a7-efcd-48e0-bb35-d412503fc949"/>
    <ds:schemaRef ds:uri="a5ccbc55-beb0-4fe0-8f23-f0c75128c6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37DD6B-2DA8-4806-9D7B-C8EEECC80A8B}">
  <ds:schemaRefs>
    <ds:schemaRef ds:uri="http://schemas.microsoft.com/sharepoint/v3/contenttype/forms"/>
  </ds:schemaRefs>
</ds:datastoreItem>
</file>

<file path=customXml/itemProps3.xml><?xml version="1.0" encoding="utf-8"?>
<ds:datastoreItem xmlns:ds="http://schemas.openxmlformats.org/officeDocument/2006/customXml" ds:itemID="{6BDC80D4-3663-48AF-81EF-3DA9F449D906}">
  <ds:schemaRefs>
    <ds:schemaRef ds:uri="http://schemas.microsoft.com/office/2006/metadata/properties"/>
    <ds:schemaRef ds:uri="http://schemas.microsoft.com/office/infopath/2007/PartnerControls"/>
    <ds:schemaRef ds:uri="465d10a7-efcd-48e0-bb35-d412503fc949"/>
  </ds:schemaRefs>
</ds:datastoreItem>
</file>

<file path=customXml/itemProps4.xml><?xml version="1.0" encoding="utf-8"?>
<ds:datastoreItem xmlns:ds="http://schemas.openxmlformats.org/officeDocument/2006/customXml" ds:itemID="{97716CA3-3604-4364-86BB-F9B8CF77A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TS101773057 (2)</Template>
  <TotalTime>2</TotalTime>
  <Pages>6</Pages>
  <Words>2519</Words>
  <Characters>14364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Nitin Jain</dc:creator>
  <cp:lastModifiedBy>Srinivas Purushotham</cp:lastModifiedBy>
  <cp:revision>4</cp:revision>
  <cp:lastPrinted>2017-12-03T03:07:00Z</cp:lastPrinted>
  <dcterms:created xsi:type="dcterms:W3CDTF">2026-03-11T13:30:00Z</dcterms:created>
  <dcterms:modified xsi:type="dcterms:W3CDTF">2026-03-11T13:32:00Z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TC017730579991</vt:lpwstr>
  </property>
  <property fmtid="{D5CDD505-2E9C-101B-9397-08002B2CF9AE}" pid="3" name="ContentTypeId">
    <vt:lpwstr>0x010100E726D3875EBD4B4E98AF2902573F9928</vt:lpwstr>
  </property>
</Properties>
</file>