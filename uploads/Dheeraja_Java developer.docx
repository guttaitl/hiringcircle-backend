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F3F7C" w14:textId="77777777" w:rsidR="00483977" w:rsidRDefault="00483977" w:rsidP="0065588E">
      <w:pPr>
        <w:pStyle w:val="NoSpacing"/>
        <w:jc w:val="both"/>
        <w:rPr>
          <w:ins w:id="1" w:author="DHEERAJA MALINENI" w:date="2025-08-18T14:05:00Z"/>
          <w:rFonts w:ascii="Calibri" w:hAnsi="Calibri" w:cs="Calibri"/>
          <w:b/>
          <w:bCs/>
          <w:sz w:val="22"/>
          <w:szCs w:val="22"/>
          <w:u w:val="single"/>
        </w:rPr>
      </w:pPr>
    </w:p>
    <w:p w14:paraId="334CB986" w14:textId="11FACA30" w:rsidR="00687785" w:rsidRPr="00BA49FB" w:rsidRDefault="00B941C7" w:rsidP="0065588E">
      <w:pPr>
        <w:pStyle w:val="NoSpacing"/>
        <w:jc w:val="both"/>
        <w:rPr>
          <w:rFonts w:ascii="Calibri" w:hAnsi="Calibri" w:cs="Calibri"/>
          <w:b/>
          <w:bCs/>
          <w:sz w:val="22"/>
          <w:szCs w:val="22"/>
          <w:u w:val="single"/>
        </w:rPr>
      </w:pPr>
      <w:r w:rsidRPr="00BA49FB">
        <w:rPr>
          <w:rFonts w:ascii="Calibri" w:hAnsi="Calibri" w:cs="Calibri"/>
          <w:b/>
          <w:bCs/>
          <w:sz w:val="22"/>
          <w:szCs w:val="22"/>
          <w:u w:val="single"/>
        </w:rPr>
        <w:t>PROFESSIONAL SUMMARY</w:t>
      </w:r>
    </w:p>
    <w:p w14:paraId="6D8CF889" w14:textId="19F3E9C0" w:rsidR="00E9463C" w:rsidRPr="00E9463C" w:rsidRDefault="00E9463C" w:rsidP="00E9463C">
      <w:pPr>
        <w:pStyle w:val="NoSpacing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</w:rPr>
      </w:pPr>
      <w:r w:rsidRPr="00E9463C">
        <w:rPr>
          <w:rFonts w:ascii="Calibri" w:hAnsi="Calibri" w:cs="Calibri"/>
          <w:sz w:val="22"/>
          <w:szCs w:val="22"/>
        </w:rPr>
        <w:t xml:space="preserve">Senior Backend Java Developer with 12+ years of experience designing and delivering </w:t>
      </w:r>
      <w:r w:rsidRPr="00E9463C">
        <w:rPr>
          <w:rStyle w:val="Strong"/>
          <w:rFonts w:ascii="Calibri" w:hAnsi="Calibri" w:cs="Calibri"/>
          <w:b w:val="0"/>
          <w:bCs w:val="0"/>
          <w:sz w:val="22"/>
          <w:szCs w:val="22"/>
        </w:rPr>
        <w:t>scalable, fault-tolerant, and secure enterprise applications</w:t>
      </w:r>
      <w:r w:rsidRPr="00E9463C">
        <w:rPr>
          <w:rFonts w:ascii="Calibri" w:hAnsi="Calibri" w:cs="Calibri"/>
          <w:sz w:val="22"/>
          <w:szCs w:val="22"/>
        </w:rPr>
        <w:t xml:space="preserve"> across finance, telecom, and e-commerce.</w:t>
      </w:r>
    </w:p>
    <w:p w14:paraId="54278E83" w14:textId="179CA78D" w:rsidR="00E9463C" w:rsidRPr="00E9463C" w:rsidRDefault="00E9463C" w:rsidP="00E9463C">
      <w:pPr>
        <w:pStyle w:val="NoSpacing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</w:rPr>
      </w:pPr>
      <w:r w:rsidRPr="00E9463C">
        <w:rPr>
          <w:rFonts w:ascii="Calibri" w:hAnsi="Calibri" w:cs="Calibri"/>
          <w:sz w:val="22"/>
          <w:szCs w:val="22"/>
        </w:rPr>
        <w:t xml:space="preserve">Specialized in </w:t>
      </w:r>
      <w:r w:rsidRPr="00307626">
        <w:rPr>
          <w:rStyle w:val="Strong"/>
          <w:rFonts w:ascii="Calibri" w:hAnsi="Calibri" w:cs="Calibri"/>
          <w:sz w:val="22"/>
          <w:szCs w:val="22"/>
        </w:rPr>
        <w:t xml:space="preserve">Java </w:t>
      </w:r>
      <w:r w:rsidRPr="00E9463C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and </w:t>
      </w:r>
      <w:r w:rsidRPr="00307626">
        <w:rPr>
          <w:rStyle w:val="Strong"/>
          <w:rFonts w:ascii="Calibri" w:hAnsi="Calibri" w:cs="Calibri"/>
          <w:sz w:val="22"/>
          <w:szCs w:val="22"/>
        </w:rPr>
        <w:t>Kotlin cloud-native microservices</w:t>
      </w:r>
      <w:r w:rsidRPr="00E9463C">
        <w:rPr>
          <w:rFonts w:ascii="Calibri" w:hAnsi="Calibri" w:cs="Calibri"/>
          <w:sz w:val="22"/>
          <w:szCs w:val="22"/>
        </w:rPr>
        <w:t xml:space="preserve"> with </w:t>
      </w:r>
      <w:r w:rsidRPr="00307626">
        <w:rPr>
          <w:rFonts w:ascii="Calibri" w:hAnsi="Calibri" w:cs="Calibri"/>
          <w:b/>
          <w:bCs/>
          <w:sz w:val="22"/>
          <w:szCs w:val="22"/>
        </w:rPr>
        <w:t>Spring Boot, Spring Cloud</w:t>
      </w:r>
      <w:r w:rsidRPr="00E9463C">
        <w:rPr>
          <w:rFonts w:ascii="Calibri" w:hAnsi="Calibri" w:cs="Calibri"/>
          <w:sz w:val="22"/>
          <w:szCs w:val="22"/>
        </w:rPr>
        <w:t xml:space="preserve">, and </w:t>
      </w:r>
      <w:r w:rsidRPr="00307626">
        <w:rPr>
          <w:rFonts w:ascii="Calibri" w:hAnsi="Calibri" w:cs="Calibri"/>
          <w:b/>
          <w:bCs/>
          <w:sz w:val="22"/>
          <w:szCs w:val="22"/>
        </w:rPr>
        <w:t>RESTful APIs</w:t>
      </w:r>
      <w:r w:rsidRPr="00E9463C">
        <w:rPr>
          <w:rFonts w:ascii="Calibri" w:hAnsi="Calibri" w:cs="Calibri"/>
          <w:sz w:val="22"/>
          <w:szCs w:val="22"/>
        </w:rPr>
        <w:t>, optimized for high availability and distributed environments.</w:t>
      </w:r>
    </w:p>
    <w:p w14:paraId="0C93236A" w14:textId="03F7A579" w:rsidR="00E9463C" w:rsidRPr="00E9463C" w:rsidRDefault="00E9463C" w:rsidP="00E9463C">
      <w:pPr>
        <w:pStyle w:val="NoSpacing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</w:rPr>
      </w:pPr>
      <w:r w:rsidRPr="00E9463C">
        <w:rPr>
          <w:rFonts w:ascii="Calibri" w:hAnsi="Calibri" w:cs="Calibri"/>
          <w:sz w:val="22"/>
          <w:szCs w:val="22"/>
        </w:rPr>
        <w:t xml:space="preserve">Deep expertise in </w:t>
      </w:r>
      <w:r w:rsidRPr="00E9463C">
        <w:rPr>
          <w:rStyle w:val="Strong"/>
          <w:rFonts w:ascii="Calibri" w:hAnsi="Calibri" w:cs="Calibri"/>
          <w:b w:val="0"/>
          <w:bCs w:val="0"/>
          <w:sz w:val="22"/>
          <w:szCs w:val="22"/>
        </w:rPr>
        <w:t>Core Java (8, 11, 17)</w:t>
      </w:r>
      <w:r w:rsidRPr="00E9463C">
        <w:rPr>
          <w:rFonts w:ascii="Calibri" w:hAnsi="Calibri" w:cs="Calibri"/>
          <w:sz w:val="22"/>
          <w:szCs w:val="22"/>
        </w:rPr>
        <w:t xml:space="preserve"> including Collections, Streams, Lambdas, Multithreading, Executors, Completable</w:t>
      </w:r>
      <w:r>
        <w:rPr>
          <w:rFonts w:ascii="Calibri" w:hAnsi="Calibri" w:cs="Calibri"/>
          <w:sz w:val="22"/>
          <w:szCs w:val="22"/>
        </w:rPr>
        <w:t xml:space="preserve"> </w:t>
      </w:r>
      <w:r w:rsidRPr="00E9463C">
        <w:rPr>
          <w:rFonts w:ascii="Calibri" w:hAnsi="Calibri" w:cs="Calibri"/>
          <w:sz w:val="22"/>
          <w:szCs w:val="22"/>
        </w:rPr>
        <w:t>Futures, and Concurrency Utilities for high-performance backends.</w:t>
      </w:r>
    </w:p>
    <w:p w14:paraId="03C25B99" w14:textId="45B54D64" w:rsidR="00E9463C" w:rsidRPr="00E9463C" w:rsidRDefault="00E9463C" w:rsidP="00E9463C">
      <w:pPr>
        <w:pStyle w:val="NoSpacing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</w:rPr>
      </w:pPr>
      <w:r w:rsidRPr="00E9463C">
        <w:rPr>
          <w:rFonts w:ascii="Calibri" w:hAnsi="Calibri" w:cs="Calibri"/>
          <w:sz w:val="22"/>
          <w:szCs w:val="22"/>
        </w:rPr>
        <w:t xml:space="preserve">Proficient in </w:t>
      </w:r>
      <w:r w:rsidRPr="00E9463C">
        <w:rPr>
          <w:rStyle w:val="Strong"/>
          <w:rFonts w:ascii="Calibri" w:hAnsi="Calibri" w:cs="Calibri"/>
          <w:b w:val="0"/>
          <w:bCs w:val="0"/>
          <w:sz w:val="22"/>
          <w:szCs w:val="22"/>
        </w:rPr>
        <w:t>Kotlin coroutines</w:t>
      </w:r>
      <w:r w:rsidRPr="00E9463C">
        <w:rPr>
          <w:rFonts w:ascii="Calibri" w:hAnsi="Calibri" w:cs="Calibri"/>
          <w:sz w:val="22"/>
          <w:szCs w:val="22"/>
        </w:rPr>
        <w:t xml:space="preserve"> for asynchronous programming, streamlining event-driven and concurrent workloads.</w:t>
      </w:r>
    </w:p>
    <w:p w14:paraId="5240B800" w14:textId="5766C460" w:rsidR="00E9463C" w:rsidRPr="00E9463C" w:rsidRDefault="00E9463C" w:rsidP="00E9463C">
      <w:pPr>
        <w:pStyle w:val="NoSpacing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</w:rPr>
      </w:pPr>
      <w:r w:rsidRPr="00E9463C">
        <w:rPr>
          <w:rFonts w:ascii="Calibri" w:hAnsi="Calibri" w:cs="Calibri"/>
          <w:sz w:val="22"/>
          <w:szCs w:val="22"/>
        </w:rPr>
        <w:t xml:space="preserve">Strong hands-on knowledge of </w:t>
      </w:r>
      <w:r w:rsidRPr="00E9463C">
        <w:rPr>
          <w:rStyle w:val="Strong"/>
          <w:rFonts w:ascii="Calibri" w:hAnsi="Calibri" w:cs="Calibri"/>
          <w:b w:val="0"/>
          <w:bCs w:val="0"/>
          <w:sz w:val="22"/>
          <w:szCs w:val="22"/>
        </w:rPr>
        <w:t>event-driven architecture</w:t>
      </w:r>
      <w:r w:rsidRPr="00E9463C">
        <w:rPr>
          <w:rFonts w:ascii="Calibri" w:hAnsi="Calibri" w:cs="Calibri"/>
          <w:sz w:val="22"/>
          <w:szCs w:val="22"/>
        </w:rPr>
        <w:t xml:space="preserve"> using </w:t>
      </w:r>
      <w:r w:rsidRPr="00307626">
        <w:rPr>
          <w:rFonts w:ascii="Calibri" w:hAnsi="Calibri" w:cs="Calibri"/>
          <w:b/>
          <w:bCs/>
          <w:sz w:val="22"/>
          <w:szCs w:val="22"/>
        </w:rPr>
        <w:t>Apache Kafka, RabbitMQ</w:t>
      </w:r>
      <w:r w:rsidRPr="00E9463C">
        <w:rPr>
          <w:rFonts w:ascii="Calibri" w:hAnsi="Calibri" w:cs="Calibri"/>
          <w:sz w:val="22"/>
          <w:szCs w:val="22"/>
        </w:rPr>
        <w:t xml:space="preserve">, and </w:t>
      </w:r>
      <w:r w:rsidRPr="00307626">
        <w:rPr>
          <w:rFonts w:ascii="Calibri" w:hAnsi="Calibri" w:cs="Calibri"/>
          <w:b/>
          <w:bCs/>
          <w:sz w:val="22"/>
          <w:szCs w:val="22"/>
        </w:rPr>
        <w:t>ActiveMQ</w:t>
      </w:r>
      <w:r w:rsidRPr="00E9463C">
        <w:rPr>
          <w:rFonts w:ascii="Calibri" w:hAnsi="Calibri" w:cs="Calibri"/>
          <w:sz w:val="22"/>
          <w:szCs w:val="22"/>
        </w:rPr>
        <w:t xml:space="preserve"> to process millions of messages daily in near real-time.</w:t>
      </w:r>
    </w:p>
    <w:p w14:paraId="17DFB36A" w14:textId="1C8888EB" w:rsidR="00E9463C" w:rsidRPr="00E9463C" w:rsidRDefault="00E9463C" w:rsidP="00E9463C">
      <w:pPr>
        <w:pStyle w:val="NoSpacing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</w:rPr>
      </w:pPr>
      <w:r w:rsidRPr="00E9463C">
        <w:rPr>
          <w:rFonts w:ascii="Calibri" w:hAnsi="Calibri" w:cs="Calibri"/>
          <w:sz w:val="22"/>
          <w:szCs w:val="22"/>
        </w:rPr>
        <w:t xml:space="preserve">Experienced in </w:t>
      </w:r>
      <w:r w:rsidRPr="00307626">
        <w:rPr>
          <w:rStyle w:val="Strong"/>
          <w:rFonts w:ascii="Calibri" w:hAnsi="Calibri" w:cs="Calibri"/>
          <w:sz w:val="22"/>
          <w:szCs w:val="22"/>
        </w:rPr>
        <w:t>Saga pattern</w:t>
      </w:r>
      <w:r w:rsidRPr="00307626">
        <w:rPr>
          <w:rFonts w:ascii="Calibri" w:hAnsi="Calibri" w:cs="Calibri"/>
          <w:sz w:val="22"/>
          <w:szCs w:val="22"/>
        </w:rPr>
        <w:t xml:space="preserve">, </w:t>
      </w:r>
      <w:r w:rsidRPr="00307626">
        <w:rPr>
          <w:rStyle w:val="Strong"/>
          <w:rFonts w:ascii="Calibri" w:hAnsi="Calibri" w:cs="Calibri"/>
          <w:sz w:val="22"/>
          <w:szCs w:val="22"/>
        </w:rPr>
        <w:t>CQRS</w:t>
      </w:r>
      <w:r w:rsidRPr="00E9463C">
        <w:rPr>
          <w:rFonts w:ascii="Calibri" w:hAnsi="Calibri" w:cs="Calibri"/>
          <w:sz w:val="22"/>
          <w:szCs w:val="22"/>
        </w:rPr>
        <w:t xml:space="preserve">, and </w:t>
      </w:r>
      <w:r w:rsidRPr="00307626">
        <w:rPr>
          <w:rStyle w:val="Strong"/>
          <w:rFonts w:ascii="Calibri" w:hAnsi="Calibri" w:cs="Calibri"/>
          <w:sz w:val="22"/>
          <w:szCs w:val="22"/>
        </w:rPr>
        <w:t>Domain-Driven Design (DDD</w:t>
      </w:r>
      <w:r w:rsidRPr="00E9463C">
        <w:rPr>
          <w:rStyle w:val="Strong"/>
          <w:rFonts w:ascii="Calibri" w:hAnsi="Calibri" w:cs="Calibri"/>
          <w:b w:val="0"/>
          <w:bCs w:val="0"/>
          <w:sz w:val="22"/>
          <w:szCs w:val="22"/>
        </w:rPr>
        <w:t>)</w:t>
      </w:r>
      <w:r w:rsidRPr="00E9463C">
        <w:rPr>
          <w:rFonts w:ascii="Calibri" w:hAnsi="Calibri" w:cs="Calibri"/>
          <w:sz w:val="22"/>
          <w:szCs w:val="22"/>
        </w:rPr>
        <w:t xml:space="preserve"> for resilient microservices and eventual consistency.</w:t>
      </w:r>
    </w:p>
    <w:p w14:paraId="7BF2B40F" w14:textId="3CF96461" w:rsidR="00E9463C" w:rsidRPr="00E9463C" w:rsidRDefault="00E9463C" w:rsidP="00E9463C">
      <w:pPr>
        <w:pStyle w:val="NoSpacing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</w:rPr>
      </w:pPr>
      <w:r w:rsidRPr="00E9463C">
        <w:rPr>
          <w:rFonts w:ascii="Calibri" w:hAnsi="Calibri" w:cs="Calibri"/>
          <w:sz w:val="22"/>
          <w:szCs w:val="22"/>
        </w:rPr>
        <w:t xml:space="preserve">Expert in </w:t>
      </w:r>
      <w:r w:rsidRPr="00307626">
        <w:rPr>
          <w:rStyle w:val="Strong"/>
          <w:rFonts w:ascii="Calibri" w:hAnsi="Calibri" w:cs="Calibri"/>
          <w:sz w:val="22"/>
          <w:szCs w:val="22"/>
        </w:rPr>
        <w:t>Spring Security</w:t>
      </w:r>
      <w:r w:rsidRPr="00307626">
        <w:rPr>
          <w:rFonts w:ascii="Calibri" w:hAnsi="Calibri" w:cs="Calibri"/>
          <w:sz w:val="22"/>
          <w:szCs w:val="22"/>
        </w:rPr>
        <w:t xml:space="preserve">, OAuth2, JWT, </w:t>
      </w:r>
      <w:proofErr w:type="spellStart"/>
      <w:r w:rsidRPr="00307626">
        <w:rPr>
          <w:rFonts w:ascii="Calibri" w:hAnsi="Calibri" w:cs="Calibri"/>
          <w:sz w:val="22"/>
          <w:szCs w:val="22"/>
        </w:rPr>
        <w:t>Keycloak</w:t>
      </w:r>
      <w:proofErr w:type="spellEnd"/>
      <w:r w:rsidRPr="00E9463C">
        <w:rPr>
          <w:rFonts w:ascii="Calibri" w:hAnsi="Calibri" w:cs="Calibri"/>
          <w:sz w:val="22"/>
          <w:szCs w:val="22"/>
        </w:rPr>
        <w:t>, and role-based access control (RBAC) for implementing enterprise-grade security.</w:t>
      </w:r>
    </w:p>
    <w:p w14:paraId="28F29963" w14:textId="468CC23E" w:rsidR="00E9463C" w:rsidRPr="00E9463C" w:rsidRDefault="00E9463C" w:rsidP="00E9463C">
      <w:pPr>
        <w:pStyle w:val="NoSpacing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</w:rPr>
      </w:pPr>
      <w:r w:rsidRPr="00E9463C">
        <w:rPr>
          <w:rFonts w:ascii="Calibri" w:hAnsi="Calibri" w:cs="Calibri"/>
          <w:sz w:val="22"/>
          <w:szCs w:val="22"/>
        </w:rPr>
        <w:t xml:space="preserve">Designed and optimized </w:t>
      </w:r>
      <w:r w:rsidRPr="00E9463C">
        <w:rPr>
          <w:rStyle w:val="Strong"/>
          <w:rFonts w:ascii="Calibri" w:hAnsi="Calibri" w:cs="Calibri"/>
          <w:b w:val="0"/>
          <w:bCs w:val="0"/>
          <w:sz w:val="22"/>
          <w:szCs w:val="22"/>
        </w:rPr>
        <w:t>databases</w:t>
      </w:r>
      <w:r w:rsidRPr="00E9463C">
        <w:rPr>
          <w:rFonts w:ascii="Calibri" w:hAnsi="Calibri" w:cs="Calibri"/>
          <w:sz w:val="22"/>
          <w:szCs w:val="22"/>
        </w:rPr>
        <w:t xml:space="preserve"> including </w:t>
      </w:r>
      <w:r w:rsidRPr="00307626">
        <w:rPr>
          <w:rFonts w:ascii="Calibri" w:hAnsi="Calibri" w:cs="Calibri"/>
          <w:b/>
          <w:bCs/>
          <w:sz w:val="22"/>
          <w:szCs w:val="22"/>
        </w:rPr>
        <w:t>PostgreSQL, Oracle, MySQL, MongoDB, Cassandra, Redis</w:t>
      </w:r>
      <w:r w:rsidRPr="00E9463C">
        <w:rPr>
          <w:rFonts w:ascii="Calibri" w:hAnsi="Calibri" w:cs="Calibri"/>
          <w:sz w:val="22"/>
          <w:szCs w:val="22"/>
        </w:rPr>
        <w:t xml:space="preserve">, and </w:t>
      </w:r>
      <w:r w:rsidRPr="00307626">
        <w:rPr>
          <w:rFonts w:ascii="Calibri" w:hAnsi="Calibri" w:cs="Calibri"/>
          <w:b/>
          <w:bCs/>
          <w:sz w:val="22"/>
          <w:szCs w:val="22"/>
        </w:rPr>
        <w:t>Aurora</w:t>
      </w:r>
      <w:r w:rsidRPr="00E9463C">
        <w:rPr>
          <w:rFonts w:ascii="Calibri" w:hAnsi="Calibri" w:cs="Calibri"/>
          <w:sz w:val="22"/>
          <w:szCs w:val="22"/>
        </w:rPr>
        <w:t xml:space="preserve"> with indexing, query tuning, and partitioning for performance optimization.</w:t>
      </w:r>
    </w:p>
    <w:p w14:paraId="7DF34134" w14:textId="210498AC" w:rsidR="00E9463C" w:rsidRPr="00E9463C" w:rsidRDefault="00E9463C" w:rsidP="00E9463C">
      <w:pPr>
        <w:pStyle w:val="NoSpacing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</w:rPr>
      </w:pPr>
      <w:r w:rsidRPr="00E9463C">
        <w:rPr>
          <w:rFonts w:ascii="Calibri" w:hAnsi="Calibri" w:cs="Calibri"/>
          <w:sz w:val="22"/>
          <w:szCs w:val="22"/>
        </w:rPr>
        <w:t xml:space="preserve">Hands-on with </w:t>
      </w:r>
      <w:r w:rsidRPr="00E9463C">
        <w:rPr>
          <w:rStyle w:val="Strong"/>
          <w:rFonts w:ascii="Calibri" w:hAnsi="Calibri" w:cs="Calibri"/>
          <w:b w:val="0"/>
          <w:bCs w:val="0"/>
          <w:sz w:val="22"/>
          <w:szCs w:val="22"/>
        </w:rPr>
        <w:t>distributed caching</w:t>
      </w:r>
      <w:r w:rsidRPr="00E9463C">
        <w:rPr>
          <w:rFonts w:ascii="Calibri" w:hAnsi="Calibri" w:cs="Calibri"/>
          <w:sz w:val="22"/>
          <w:szCs w:val="22"/>
        </w:rPr>
        <w:t xml:space="preserve"> using Redis, </w:t>
      </w:r>
      <w:proofErr w:type="spellStart"/>
      <w:r w:rsidRPr="00E9463C">
        <w:rPr>
          <w:rFonts w:ascii="Calibri" w:hAnsi="Calibri" w:cs="Calibri"/>
          <w:sz w:val="22"/>
          <w:szCs w:val="22"/>
        </w:rPr>
        <w:t>Hazelcast</w:t>
      </w:r>
      <w:proofErr w:type="spellEnd"/>
      <w:r w:rsidRPr="00E9463C">
        <w:rPr>
          <w:rFonts w:ascii="Calibri" w:hAnsi="Calibri" w:cs="Calibri"/>
          <w:sz w:val="22"/>
          <w:szCs w:val="22"/>
        </w:rPr>
        <w:t>, and in-memory grids to reduce latency and offload database reads.</w:t>
      </w:r>
    </w:p>
    <w:p w14:paraId="78196AB6" w14:textId="4861B149" w:rsidR="00E9463C" w:rsidRPr="00E9463C" w:rsidRDefault="00E9463C" w:rsidP="00E9463C">
      <w:pPr>
        <w:pStyle w:val="NoSpacing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</w:rPr>
      </w:pPr>
      <w:r w:rsidRPr="00E9463C">
        <w:rPr>
          <w:rFonts w:ascii="Calibri" w:hAnsi="Calibri" w:cs="Calibri"/>
          <w:sz w:val="22"/>
          <w:szCs w:val="22"/>
        </w:rPr>
        <w:t xml:space="preserve">Solid experience with </w:t>
      </w:r>
      <w:r w:rsidRPr="00307626">
        <w:rPr>
          <w:rStyle w:val="Strong"/>
          <w:rFonts w:ascii="Calibri" w:hAnsi="Calibri" w:cs="Calibri"/>
          <w:sz w:val="22"/>
          <w:szCs w:val="22"/>
        </w:rPr>
        <w:t>AWS services</w:t>
      </w:r>
      <w:r w:rsidRPr="00E9463C">
        <w:rPr>
          <w:rFonts w:ascii="Calibri" w:hAnsi="Calibri" w:cs="Calibri"/>
          <w:sz w:val="22"/>
          <w:szCs w:val="22"/>
        </w:rPr>
        <w:t>: Lambda, EC2, S3, Aurora, DynamoDB, Redshift, CloudTrail, CloudFormation, API Gateway, Cognito, SQS, SNS, and Elastic Beanstalk.</w:t>
      </w:r>
    </w:p>
    <w:p w14:paraId="021FCE05" w14:textId="66DB1D33" w:rsidR="00E9463C" w:rsidRPr="00E9463C" w:rsidRDefault="00E9463C" w:rsidP="00E9463C">
      <w:pPr>
        <w:pStyle w:val="NoSpacing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</w:rPr>
      </w:pPr>
      <w:r w:rsidRPr="00E9463C">
        <w:rPr>
          <w:rFonts w:ascii="Calibri" w:hAnsi="Calibri" w:cs="Calibri"/>
          <w:sz w:val="22"/>
          <w:szCs w:val="22"/>
        </w:rPr>
        <w:t xml:space="preserve">Proficient in </w:t>
      </w:r>
      <w:r w:rsidRPr="00E9463C">
        <w:rPr>
          <w:rStyle w:val="Strong"/>
          <w:rFonts w:ascii="Calibri" w:hAnsi="Calibri" w:cs="Calibri"/>
          <w:b w:val="0"/>
          <w:bCs w:val="0"/>
          <w:sz w:val="22"/>
          <w:szCs w:val="22"/>
        </w:rPr>
        <w:t>Infrastructure as Code (</w:t>
      </w:r>
      <w:proofErr w:type="spellStart"/>
      <w:r w:rsidRPr="00E9463C">
        <w:rPr>
          <w:rStyle w:val="Strong"/>
          <w:rFonts w:ascii="Calibri" w:hAnsi="Calibri" w:cs="Calibri"/>
          <w:b w:val="0"/>
          <w:bCs w:val="0"/>
          <w:sz w:val="22"/>
          <w:szCs w:val="22"/>
        </w:rPr>
        <w:t>IaC</w:t>
      </w:r>
      <w:proofErr w:type="spellEnd"/>
      <w:r w:rsidRPr="00E9463C">
        <w:rPr>
          <w:rStyle w:val="Strong"/>
          <w:rFonts w:ascii="Calibri" w:hAnsi="Calibri" w:cs="Calibri"/>
          <w:b w:val="0"/>
          <w:bCs w:val="0"/>
          <w:sz w:val="22"/>
          <w:szCs w:val="22"/>
        </w:rPr>
        <w:t>)</w:t>
      </w:r>
      <w:r w:rsidRPr="00E9463C">
        <w:rPr>
          <w:rFonts w:ascii="Calibri" w:hAnsi="Calibri" w:cs="Calibri"/>
          <w:sz w:val="22"/>
          <w:szCs w:val="22"/>
        </w:rPr>
        <w:t xml:space="preserve"> using Terraform and AWS CloudFormation for repeatable, automated infrastructure provisioning.</w:t>
      </w:r>
    </w:p>
    <w:p w14:paraId="192F39B6" w14:textId="7EFC2C01" w:rsidR="00E9463C" w:rsidRPr="00E9463C" w:rsidRDefault="00E9463C" w:rsidP="00E9463C">
      <w:pPr>
        <w:pStyle w:val="NoSpacing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</w:rPr>
      </w:pPr>
      <w:r w:rsidRPr="00E9463C">
        <w:rPr>
          <w:rFonts w:ascii="Calibri" w:hAnsi="Calibri" w:cs="Calibri"/>
          <w:sz w:val="22"/>
          <w:szCs w:val="22"/>
        </w:rPr>
        <w:t xml:space="preserve">Migrated large-scale </w:t>
      </w:r>
      <w:r w:rsidRPr="00E9463C">
        <w:rPr>
          <w:rStyle w:val="Strong"/>
          <w:rFonts w:ascii="Calibri" w:hAnsi="Calibri" w:cs="Calibri"/>
          <w:b w:val="0"/>
          <w:bCs w:val="0"/>
          <w:sz w:val="22"/>
          <w:szCs w:val="22"/>
        </w:rPr>
        <w:t>monoliths to microservices</w:t>
      </w:r>
      <w:r w:rsidRPr="00E9463C">
        <w:rPr>
          <w:rFonts w:ascii="Calibri" w:hAnsi="Calibri" w:cs="Calibri"/>
          <w:sz w:val="22"/>
          <w:szCs w:val="22"/>
        </w:rPr>
        <w:t>, containerizing workloads with Docker and orchestrating with Kubernetes (EKS, OpenShift).</w:t>
      </w:r>
    </w:p>
    <w:p w14:paraId="43C5AED2" w14:textId="2B311395" w:rsidR="00E9463C" w:rsidRPr="00E9463C" w:rsidRDefault="00E9463C" w:rsidP="00E9463C">
      <w:pPr>
        <w:pStyle w:val="NoSpacing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</w:rPr>
      </w:pPr>
      <w:r w:rsidRPr="00E9463C">
        <w:rPr>
          <w:rFonts w:ascii="Calibri" w:hAnsi="Calibri" w:cs="Calibri"/>
          <w:sz w:val="22"/>
          <w:szCs w:val="22"/>
        </w:rPr>
        <w:t xml:space="preserve">Implemented </w:t>
      </w:r>
      <w:r w:rsidRPr="00E9463C">
        <w:rPr>
          <w:rStyle w:val="Strong"/>
          <w:rFonts w:ascii="Calibri" w:hAnsi="Calibri" w:cs="Calibri"/>
          <w:b w:val="0"/>
          <w:bCs w:val="0"/>
          <w:sz w:val="22"/>
          <w:szCs w:val="22"/>
        </w:rPr>
        <w:t>blue/green and canary deployments</w:t>
      </w:r>
      <w:r w:rsidRPr="00E9463C">
        <w:rPr>
          <w:rFonts w:ascii="Calibri" w:hAnsi="Calibri" w:cs="Calibri"/>
          <w:sz w:val="22"/>
          <w:szCs w:val="22"/>
        </w:rPr>
        <w:t xml:space="preserve"> to ensure zero-downtime upgrades.</w:t>
      </w:r>
    </w:p>
    <w:p w14:paraId="11D08582" w14:textId="14C9004A" w:rsidR="00E9463C" w:rsidRPr="00E9463C" w:rsidRDefault="00E9463C" w:rsidP="00E9463C">
      <w:pPr>
        <w:pStyle w:val="NoSpacing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</w:rPr>
      </w:pPr>
      <w:r w:rsidRPr="00E9463C">
        <w:rPr>
          <w:rFonts w:ascii="Calibri" w:hAnsi="Calibri" w:cs="Calibri"/>
          <w:sz w:val="22"/>
          <w:szCs w:val="22"/>
        </w:rPr>
        <w:t xml:space="preserve">Strong DevOps pipeline experience with </w:t>
      </w:r>
      <w:r w:rsidRPr="00307626">
        <w:rPr>
          <w:rFonts w:ascii="Calibri" w:hAnsi="Calibri" w:cs="Calibri"/>
          <w:b/>
          <w:bCs/>
          <w:sz w:val="22"/>
          <w:szCs w:val="22"/>
        </w:rPr>
        <w:t>Jenkins, GitHub Actions, Maven/Gradle, SonarQube</w:t>
      </w:r>
      <w:r w:rsidRPr="00E9463C">
        <w:rPr>
          <w:rFonts w:ascii="Calibri" w:hAnsi="Calibri" w:cs="Calibri"/>
          <w:sz w:val="22"/>
          <w:szCs w:val="22"/>
        </w:rPr>
        <w:t xml:space="preserve">, and AWS </w:t>
      </w:r>
      <w:proofErr w:type="spellStart"/>
      <w:r w:rsidRPr="00E9463C">
        <w:rPr>
          <w:rFonts w:ascii="Calibri" w:hAnsi="Calibri" w:cs="Calibri"/>
          <w:sz w:val="22"/>
          <w:szCs w:val="22"/>
        </w:rPr>
        <w:t>CodePipeline</w:t>
      </w:r>
      <w:proofErr w:type="spellEnd"/>
      <w:r w:rsidRPr="00E9463C">
        <w:rPr>
          <w:rFonts w:ascii="Calibri" w:hAnsi="Calibri" w:cs="Calibri"/>
          <w:sz w:val="22"/>
          <w:szCs w:val="22"/>
        </w:rPr>
        <w:t xml:space="preserve"> for automated builds, testing, and deployments.</w:t>
      </w:r>
    </w:p>
    <w:p w14:paraId="079E9031" w14:textId="7E1CE375" w:rsidR="00E9463C" w:rsidRPr="00E9463C" w:rsidRDefault="00E9463C" w:rsidP="00E9463C">
      <w:pPr>
        <w:pStyle w:val="NoSpacing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</w:rPr>
      </w:pPr>
      <w:r w:rsidRPr="00E9463C">
        <w:rPr>
          <w:rFonts w:ascii="Calibri" w:hAnsi="Calibri" w:cs="Calibri"/>
          <w:sz w:val="22"/>
          <w:szCs w:val="22"/>
        </w:rPr>
        <w:t xml:space="preserve">Implemented </w:t>
      </w:r>
      <w:r w:rsidRPr="00E9463C">
        <w:rPr>
          <w:rStyle w:val="Strong"/>
          <w:rFonts w:ascii="Calibri" w:hAnsi="Calibri" w:cs="Calibri"/>
          <w:b w:val="0"/>
          <w:bCs w:val="0"/>
          <w:sz w:val="22"/>
          <w:szCs w:val="22"/>
        </w:rPr>
        <w:t>monitoring &amp; observability</w:t>
      </w:r>
      <w:r w:rsidRPr="00E9463C">
        <w:rPr>
          <w:rFonts w:ascii="Calibri" w:hAnsi="Calibri" w:cs="Calibri"/>
          <w:sz w:val="22"/>
          <w:szCs w:val="22"/>
        </w:rPr>
        <w:t xml:space="preserve"> </w:t>
      </w:r>
      <w:r w:rsidRPr="00307626">
        <w:rPr>
          <w:rFonts w:ascii="Calibri" w:hAnsi="Calibri" w:cs="Calibri"/>
          <w:b/>
          <w:bCs/>
          <w:sz w:val="22"/>
          <w:szCs w:val="22"/>
        </w:rPr>
        <w:t>with CloudWatch, Prometheus, Grafana, ELK, and Splunk</w:t>
      </w:r>
      <w:r w:rsidRPr="00E9463C">
        <w:rPr>
          <w:rFonts w:ascii="Calibri" w:hAnsi="Calibri" w:cs="Calibri"/>
          <w:sz w:val="22"/>
          <w:szCs w:val="22"/>
        </w:rPr>
        <w:t xml:space="preserve"> for proactive issue detection and resolution.</w:t>
      </w:r>
    </w:p>
    <w:p w14:paraId="690E519C" w14:textId="354EF1C5" w:rsidR="00E9463C" w:rsidRPr="00E9463C" w:rsidRDefault="00E9463C" w:rsidP="00E9463C">
      <w:pPr>
        <w:pStyle w:val="NoSpacing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</w:rPr>
      </w:pPr>
      <w:r w:rsidRPr="00E9463C">
        <w:rPr>
          <w:rFonts w:ascii="Calibri" w:hAnsi="Calibri" w:cs="Calibri"/>
          <w:sz w:val="22"/>
          <w:szCs w:val="22"/>
        </w:rPr>
        <w:t xml:space="preserve">Skilled in </w:t>
      </w:r>
      <w:r w:rsidRPr="00E9463C">
        <w:rPr>
          <w:rStyle w:val="Strong"/>
          <w:rFonts w:ascii="Calibri" w:hAnsi="Calibri" w:cs="Calibri"/>
          <w:b w:val="0"/>
          <w:bCs w:val="0"/>
          <w:sz w:val="22"/>
          <w:szCs w:val="22"/>
        </w:rPr>
        <w:t>performance optimization</w:t>
      </w:r>
      <w:r w:rsidRPr="00E9463C">
        <w:rPr>
          <w:rFonts w:ascii="Calibri" w:hAnsi="Calibri" w:cs="Calibri"/>
          <w:sz w:val="22"/>
          <w:szCs w:val="22"/>
        </w:rPr>
        <w:t xml:space="preserve"> — thread tuning, memory leak detection, GC tuning, and profiling (</w:t>
      </w:r>
      <w:proofErr w:type="spellStart"/>
      <w:r w:rsidRPr="00E9463C">
        <w:rPr>
          <w:rFonts w:ascii="Calibri" w:hAnsi="Calibri" w:cs="Calibri"/>
          <w:sz w:val="22"/>
          <w:szCs w:val="22"/>
        </w:rPr>
        <w:t>JVisualVM</w:t>
      </w:r>
      <w:proofErr w:type="spellEnd"/>
      <w:r w:rsidRPr="00E9463C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E9463C">
        <w:rPr>
          <w:rFonts w:ascii="Calibri" w:hAnsi="Calibri" w:cs="Calibri"/>
          <w:sz w:val="22"/>
          <w:szCs w:val="22"/>
        </w:rPr>
        <w:t>JProfiler</w:t>
      </w:r>
      <w:proofErr w:type="spellEnd"/>
      <w:r w:rsidRPr="00E9463C">
        <w:rPr>
          <w:rFonts w:ascii="Calibri" w:hAnsi="Calibri" w:cs="Calibri"/>
          <w:sz w:val="22"/>
          <w:szCs w:val="22"/>
        </w:rPr>
        <w:t>).</w:t>
      </w:r>
    </w:p>
    <w:p w14:paraId="655DB525" w14:textId="309DEC8E" w:rsidR="00E9463C" w:rsidRPr="00E9463C" w:rsidRDefault="00E9463C" w:rsidP="00E9463C">
      <w:pPr>
        <w:pStyle w:val="NoSpacing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</w:rPr>
      </w:pPr>
      <w:r w:rsidRPr="00E9463C">
        <w:rPr>
          <w:rFonts w:ascii="Calibri" w:hAnsi="Calibri" w:cs="Calibri"/>
          <w:sz w:val="22"/>
          <w:szCs w:val="22"/>
        </w:rPr>
        <w:t xml:space="preserve">Applied </w:t>
      </w:r>
      <w:r w:rsidRPr="00E9463C">
        <w:rPr>
          <w:rStyle w:val="Strong"/>
          <w:rFonts w:ascii="Calibri" w:hAnsi="Calibri" w:cs="Calibri"/>
          <w:b w:val="0"/>
          <w:bCs w:val="0"/>
          <w:sz w:val="22"/>
          <w:szCs w:val="22"/>
        </w:rPr>
        <w:t>Test-Driven Development (TDD)</w:t>
      </w:r>
      <w:r w:rsidRPr="00E9463C">
        <w:rPr>
          <w:rFonts w:ascii="Calibri" w:hAnsi="Calibri" w:cs="Calibri"/>
          <w:sz w:val="22"/>
          <w:szCs w:val="22"/>
        </w:rPr>
        <w:t xml:space="preserve"> and </w:t>
      </w:r>
      <w:r w:rsidRPr="00E9463C">
        <w:rPr>
          <w:rStyle w:val="Strong"/>
          <w:rFonts w:ascii="Calibri" w:hAnsi="Calibri" w:cs="Calibri"/>
          <w:b w:val="0"/>
          <w:bCs w:val="0"/>
          <w:sz w:val="22"/>
          <w:szCs w:val="22"/>
        </w:rPr>
        <w:t>Behavior-Driven Development (BDD)</w:t>
      </w:r>
      <w:r w:rsidRPr="00E9463C">
        <w:rPr>
          <w:rFonts w:ascii="Calibri" w:hAnsi="Calibri" w:cs="Calibri"/>
          <w:sz w:val="22"/>
          <w:szCs w:val="22"/>
        </w:rPr>
        <w:t xml:space="preserve"> using </w:t>
      </w:r>
      <w:r w:rsidRPr="00307626">
        <w:rPr>
          <w:rFonts w:ascii="Calibri" w:hAnsi="Calibri" w:cs="Calibri"/>
          <w:b/>
          <w:bCs/>
          <w:sz w:val="22"/>
          <w:szCs w:val="22"/>
        </w:rPr>
        <w:t>JUnit, Mockito, Cucumber, and Cypress</w:t>
      </w:r>
      <w:r w:rsidRPr="00E9463C">
        <w:rPr>
          <w:rFonts w:ascii="Calibri" w:hAnsi="Calibri" w:cs="Calibri"/>
          <w:sz w:val="22"/>
          <w:szCs w:val="22"/>
        </w:rPr>
        <w:t xml:space="preserve"> for automated regression coverage.</w:t>
      </w:r>
    </w:p>
    <w:p w14:paraId="56FB46B9" w14:textId="3588E332" w:rsidR="00E9463C" w:rsidRPr="00E9463C" w:rsidRDefault="00E9463C" w:rsidP="00E9463C">
      <w:pPr>
        <w:pStyle w:val="NoSpacing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</w:rPr>
      </w:pPr>
      <w:r w:rsidRPr="00E9463C">
        <w:rPr>
          <w:rFonts w:ascii="Calibri" w:hAnsi="Calibri" w:cs="Calibri"/>
          <w:sz w:val="22"/>
          <w:szCs w:val="22"/>
        </w:rPr>
        <w:t xml:space="preserve">Implemented </w:t>
      </w:r>
      <w:r w:rsidRPr="00E9463C">
        <w:rPr>
          <w:rStyle w:val="Strong"/>
          <w:rFonts w:ascii="Calibri" w:hAnsi="Calibri" w:cs="Calibri"/>
          <w:b w:val="0"/>
          <w:bCs w:val="0"/>
          <w:sz w:val="22"/>
          <w:szCs w:val="22"/>
        </w:rPr>
        <w:t>contract-first API design</w:t>
      </w:r>
      <w:r w:rsidRPr="00E9463C">
        <w:rPr>
          <w:rFonts w:ascii="Calibri" w:hAnsi="Calibri" w:cs="Calibri"/>
          <w:sz w:val="22"/>
          <w:szCs w:val="22"/>
        </w:rPr>
        <w:t xml:space="preserve"> with </w:t>
      </w:r>
      <w:proofErr w:type="spellStart"/>
      <w:r w:rsidRPr="00307626">
        <w:rPr>
          <w:rFonts w:ascii="Calibri" w:hAnsi="Calibri" w:cs="Calibri"/>
          <w:b/>
          <w:bCs/>
          <w:sz w:val="22"/>
          <w:szCs w:val="22"/>
        </w:rPr>
        <w:t>OpenAPI</w:t>
      </w:r>
      <w:proofErr w:type="spellEnd"/>
      <w:r w:rsidRPr="00307626">
        <w:rPr>
          <w:rFonts w:ascii="Calibri" w:hAnsi="Calibri" w:cs="Calibri"/>
          <w:b/>
          <w:bCs/>
          <w:sz w:val="22"/>
          <w:szCs w:val="22"/>
        </w:rPr>
        <w:t>/Swagger</w:t>
      </w:r>
      <w:r w:rsidRPr="00E9463C">
        <w:rPr>
          <w:rFonts w:ascii="Calibri" w:hAnsi="Calibri" w:cs="Calibri"/>
          <w:sz w:val="22"/>
          <w:szCs w:val="22"/>
        </w:rPr>
        <w:t>, enabling consistent documentation and client integration.</w:t>
      </w:r>
    </w:p>
    <w:p w14:paraId="00D511D6" w14:textId="5F80C64F" w:rsidR="00E9463C" w:rsidRPr="00E9463C" w:rsidRDefault="00E9463C" w:rsidP="00E9463C">
      <w:pPr>
        <w:pStyle w:val="NoSpacing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</w:rPr>
      </w:pPr>
      <w:r w:rsidRPr="00E9463C">
        <w:rPr>
          <w:rFonts w:ascii="Calibri" w:hAnsi="Calibri" w:cs="Calibri"/>
          <w:sz w:val="22"/>
          <w:szCs w:val="22"/>
        </w:rPr>
        <w:t xml:space="preserve">Hands-on with </w:t>
      </w:r>
      <w:proofErr w:type="spellStart"/>
      <w:r w:rsidRPr="00307626">
        <w:rPr>
          <w:rStyle w:val="Strong"/>
          <w:rFonts w:ascii="Calibri" w:hAnsi="Calibri" w:cs="Calibri"/>
          <w:sz w:val="22"/>
          <w:szCs w:val="22"/>
        </w:rPr>
        <w:t>GraphQL</w:t>
      </w:r>
      <w:proofErr w:type="spellEnd"/>
      <w:r w:rsidRPr="00307626">
        <w:rPr>
          <w:rStyle w:val="Strong"/>
          <w:rFonts w:ascii="Calibri" w:hAnsi="Calibri" w:cs="Calibri"/>
          <w:sz w:val="22"/>
          <w:szCs w:val="22"/>
        </w:rPr>
        <w:t xml:space="preserve"> APIs</w:t>
      </w:r>
      <w:r w:rsidRPr="00E9463C">
        <w:rPr>
          <w:rFonts w:ascii="Calibri" w:hAnsi="Calibri" w:cs="Calibri"/>
          <w:sz w:val="22"/>
          <w:szCs w:val="22"/>
        </w:rPr>
        <w:t xml:space="preserve"> and </w:t>
      </w:r>
      <w:r w:rsidRPr="00307626">
        <w:rPr>
          <w:rStyle w:val="Strong"/>
          <w:rFonts w:ascii="Calibri" w:hAnsi="Calibri" w:cs="Calibri"/>
          <w:sz w:val="22"/>
          <w:szCs w:val="22"/>
        </w:rPr>
        <w:t xml:space="preserve">Spring </w:t>
      </w:r>
      <w:proofErr w:type="spellStart"/>
      <w:r w:rsidRPr="00307626">
        <w:rPr>
          <w:rStyle w:val="Strong"/>
          <w:rFonts w:ascii="Calibri" w:hAnsi="Calibri" w:cs="Calibri"/>
          <w:sz w:val="22"/>
          <w:szCs w:val="22"/>
        </w:rPr>
        <w:t>WebFlux</w:t>
      </w:r>
      <w:proofErr w:type="spellEnd"/>
      <w:r w:rsidRPr="00E9463C">
        <w:rPr>
          <w:rFonts w:ascii="Calibri" w:hAnsi="Calibri" w:cs="Calibri"/>
          <w:sz w:val="22"/>
          <w:szCs w:val="22"/>
        </w:rPr>
        <w:t xml:space="preserve"> for reactive, non-blocking applications in trading and analytics platforms.</w:t>
      </w:r>
    </w:p>
    <w:p w14:paraId="0919DE11" w14:textId="6A44BA09" w:rsidR="00E9463C" w:rsidRPr="00E9463C" w:rsidRDefault="00E9463C" w:rsidP="00E9463C">
      <w:pPr>
        <w:pStyle w:val="NoSpacing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</w:rPr>
      </w:pPr>
      <w:r w:rsidRPr="00E9463C">
        <w:rPr>
          <w:rFonts w:ascii="Calibri" w:hAnsi="Calibri" w:cs="Calibri"/>
          <w:sz w:val="22"/>
          <w:szCs w:val="22"/>
        </w:rPr>
        <w:t xml:space="preserve">Delivered </w:t>
      </w:r>
      <w:r w:rsidRPr="00E9463C">
        <w:rPr>
          <w:rStyle w:val="Strong"/>
          <w:rFonts w:ascii="Calibri" w:hAnsi="Calibri" w:cs="Calibri"/>
          <w:b w:val="0"/>
          <w:bCs w:val="0"/>
          <w:sz w:val="22"/>
          <w:szCs w:val="22"/>
        </w:rPr>
        <w:t>secure logging, auditing, and compliance</w:t>
      </w:r>
      <w:r w:rsidRPr="00E9463C">
        <w:rPr>
          <w:rFonts w:ascii="Calibri" w:hAnsi="Calibri" w:cs="Calibri"/>
          <w:sz w:val="22"/>
          <w:szCs w:val="22"/>
        </w:rPr>
        <w:t xml:space="preserve"> solutions meeting </w:t>
      </w:r>
      <w:r w:rsidRPr="00307626">
        <w:rPr>
          <w:rFonts w:ascii="Calibri" w:hAnsi="Calibri" w:cs="Calibri"/>
          <w:b/>
          <w:bCs/>
          <w:sz w:val="22"/>
          <w:szCs w:val="22"/>
        </w:rPr>
        <w:t>GDPR, HIPAA, and PCI-DSS</w:t>
      </w:r>
      <w:r w:rsidRPr="00E9463C">
        <w:rPr>
          <w:rFonts w:ascii="Calibri" w:hAnsi="Calibri" w:cs="Calibri"/>
          <w:sz w:val="22"/>
          <w:szCs w:val="22"/>
        </w:rPr>
        <w:t xml:space="preserve"> standards.</w:t>
      </w:r>
    </w:p>
    <w:p w14:paraId="4068E2CE" w14:textId="69A1D657" w:rsidR="00E9463C" w:rsidRPr="00E9463C" w:rsidRDefault="00E9463C" w:rsidP="00E9463C">
      <w:pPr>
        <w:pStyle w:val="NoSpacing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</w:rPr>
      </w:pPr>
      <w:r w:rsidRPr="00E9463C">
        <w:rPr>
          <w:rFonts w:ascii="Calibri" w:hAnsi="Calibri" w:cs="Calibri"/>
          <w:sz w:val="22"/>
          <w:szCs w:val="22"/>
        </w:rPr>
        <w:t xml:space="preserve">Migrated workloads to </w:t>
      </w:r>
      <w:r w:rsidRPr="00E9463C">
        <w:rPr>
          <w:rStyle w:val="Strong"/>
          <w:rFonts w:ascii="Calibri" w:hAnsi="Calibri" w:cs="Calibri"/>
          <w:b w:val="0"/>
          <w:bCs w:val="0"/>
          <w:sz w:val="22"/>
          <w:szCs w:val="22"/>
        </w:rPr>
        <w:t>Amazon Aurora</w:t>
      </w:r>
      <w:r w:rsidRPr="00E9463C">
        <w:rPr>
          <w:rFonts w:ascii="Calibri" w:hAnsi="Calibri" w:cs="Calibri"/>
          <w:sz w:val="22"/>
          <w:szCs w:val="22"/>
        </w:rPr>
        <w:t>, with point-in-time recovery, auto-scaling replicas, and automated failover.</w:t>
      </w:r>
    </w:p>
    <w:p w14:paraId="12D1D9C2" w14:textId="00A8B71A" w:rsidR="00E9463C" w:rsidRPr="00E9463C" w:rsidRDefault="00E9463C" w:rsidP="00E9463C">
      <w:pPr>
        <w:pStyle w:val="NoSpacing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</w:rPr>
      </w:pPr>
      <w:r w:rsidRPr="00E9463C">
        <w:rPr>
          <w:rFonts w:ascii="Calibri" w:hAnsi="Calibri" w:cs="Calibri"/>
          <w:sz w:val="22"/>
          <w:szCs w:val="22"/>
        </w:rPr>
        <w:t xml:space="preserve">Expertise in </w:t>
      </w:r>
      <w:r w:rsidRPr="00E9463C">
        <w:rPr>
          <w:rStyle w:val="Strong"/>
          <w:rFonts w:ascii="Calibri" w:hAnsi="Calibri" w:cs="Calibri"/>
          <w:b w:val="0"/>
          <w:bCs w:val="0"/>
          <w:sz w:val="22"/>
          <w:szCs w:val="22"/>
        </w:rPr>
        <w:t>ETL/ELT pipelines</w:t>
      </w:r>
      <w:r w:rsidRPr="00E9463C">
        <w:rPr>
          <w:rFonts w:ascii="Calibri" w:hAnsi="Calibri" w:cs="Calibri"/>
          <w:sz w:val="22"/>
          <w:szCs w:val="22"/>
        </w:rPr>
        <w:t xml:space="preserve"> using </w:t>
      </w:r>
      <w:r w:rsidRPr="00307626">
        <w:rPr>
          <w:rFonts w:ascii="Calibri" w:hAnsi="Calibri" w:cs="Calibri"/>
          <w:b/>
          <w:bCs/>
          <w:sz w:val="22"/>
          <w:szCs w:val="22"/>
        </w:rPr>
        <w:t xml:space="preserve">Databricks, </w:t>
      </w:r>
      <w:proofErr w:type="spellStart"/>
      <w:r w:rsidRPr="00307626">
        <w:rPr>
          <w:rFonts w:ascii="Calibri" w:hAnsi="Calibri" w:cs="Calibri"/>
          <w:b/>
          <w:bCs/>
          <w:sz w:val="22"/>
          <w:szCs w:val="22"/>
        </w:rPr>
        <w:t>PySpark</w:t>
      </w:r>
      <w:proofErr w:type="spellEnd"/>
      <w:r w:rsidRPr="00307626">
        <w:rPr>
          <w:rFonts w:ascii="Calibri" w:hAnsi="Calibri" w:cs="Calibri"/>
          <w:b/>
          <w:bCs/>
          <w:sz w:val="22"/>
          <w:szCs w:val="22"/>
        </w:rPr>
        <w:t>, Spark SQL, Delta Lake, and Kafka</w:t>
      </w:r>
      <w:r w:rsidRPr="00E9463C">
        <w:rPr>
          <w:rFonts w:ascii="Calibri" w:hAnsi="Calibri" w:cs="Calibri"/>
          <w:sz w:val="22"/>
          <w:szCs w:val="22"/>
        </w:rPr>
        <w:t xml:space="preserve"> integration to process TB-scale data in near real-time.</w:t>
      </w:r>
    </w:p>
    <w:p w14:paraId="179BAC43" w14:textId="63851EB5" w:rsidR="00E9463C" w:rsidRPr="00E9463C" w:rsidRDefault="00E9463C" w:rsidP="00E9463C">
      <w:pPr>
        <w:pStyle w:val="NoSpacing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</w:rPr>
      </w:pPr>
      <w:r w:rsidRPr="00E9463C">
        <w:rPr>
          <w:rFonts w:ascii="Calibri" w:hAnsi="Calibri" w:cs="Calibri"/>
          <w:sz w:val="22"/>
          <w:szCs w:val="22"/>
        </w:rPr>
        <w:t xml:space="preserve">Implemented </w:t>
      </w:r>
      <w:r w:rsidRPr="00E9463C">
        <w:rPr>
          <w:rStyle w:val="Strong"/>
          <w:rFonts w:ascii="Calibri" w:hAnsi="Calibri" w:cs="Calibri"/>
          <w:b w:val="0"/>
          <w:bCs w:val="0"/>
          <w:sz w:val="22"/>
          <w:szCs w:val="22"/>
        </w:rPr>
        <w:t>data streaming pipelines</w:t>
      </w:r>
      <w:r w:rsidRPr="00E9463C">
        <w:rPr>
          <w:rFonts w:ascii="Calibri" w:hAnsi="Calibri" w:cs="Calibri"/>
          <w:sz w:val="22"/>
          <w:szCs w:val="22"/>
        </w:rPr>
        <w:t xml:space="preserve"> for analytics platforms integrating S3, Redshift, and BI tools.</w:t>
      </w:r>
    </w:p>
    <w:p w14:paraId="4A2C5670" w14:textId="04F803CA" w:rsidR="00E9463C" w:rsidRPr="00E9463C" w:rsidRDefault="00E9463C" w:rsidP="00E9463C">
      <w:pPr>
        <w:pStyle w:val="NoSpacing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</w:rPr>
      </w:pPr>
      <w:r w:rsidRPr="00E9463C">
        <w:rPr>
          <w:rFonts w:ascii="Calibri" w:hAnsi="Calibri" w:cs="Calibri"/>
          <w:sz w:val="22"/>
          <w:szCs w:val="22"/>
        </w:rPr>
        <w:t xml:space="preserve">Strong knowledge of </w:t>
      </w:r>
      <w:r w:rsidRPr="00E9463C">
        <w:rPr>
          <w:rStyle w:val="Strong"/>
          <w:rFonts w:ascii="Calibri" w:hAnsi="Calibri" w:cs="Calibri"/>
          <w:b w:val="0"/>
          <w:bCs w:val="0"/>
          <w:sz w:val="22"/>
          <w:szCs w:val="22"/>
        </w:rPr>
        <w:t>design patterns</w:t>
      </w:r>
      <w:r w:rsidRPr="00E9463C">
        <w:rPr>
          <w:rFonts w:ascii="Calibri" w:hAnsi="Calibri" w:cs="Calibri"/>
          <w:sz w:val="22"/>
          <w:szCs w:val="22"/>
        </w:rPr>
        <w:t xml:space="preserve"> (Factory, Builder, Singleton, Observer, DAO, Facade) and software principles (SOLID, DRY, KISS).</w:t>
      </w:r>
    </w:p>
    <w:p w14:paraId="21FCE733" w14:textId="39B608E4" w:rsidR="00E9463C" w:rsidRPr="00E9463C" w:rsidRDefault="00E9463C" w:rsidP="00E9463C">
      <w:pPr>
        <w:pStyle w:val="NoSpacing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</w:rPr>
      </w:pPr>
      <w:r w:rsidRPr="00E9463C">
        <w:rPr>
          <w:rFonts w:ascii="Calibri" w:hAnsi="Calibri" w:cs="Calibri"/>
          <w:sz w:val="22"/>
          <w:szCs w:val="22"/>
        </w:rPr>
        <w:lastRenderedPageBreak/>
        <w:t xml:space="preserve">Hands-on with </w:t>
      </w:r>
      <w:r w:rsidRPr="00E9463C">
        <w:rPr>
          <w:rStyle w:val="Strong"/>
          <w:rFonts w:ascii="Calibri" w:hAnsi="Calibri" w:cs="Calibri"/>
          <w:b w:val="0"/>
          <w:bCs w:val="0"/>
          <w:sz w:val="22"/>
          <w:szCs w:val="22"/>
        </w:rPr>
        <w:t>Unix/Linux environments</w:t>
      </w:r>
      <w:r w:rsidRPr="00E9463C">
        <w:rPr>
          <w:rFonts w:ascii="Calibri" w:hAnsi="Calibri" w:cs="Calibri"/>
          <w:sz w:val="22"/>
          <w:szCs w:val="22"/>
        </w:rPr>
        <w:t xml:space="preserve"> — shell scripting, </w:t>
      </w:r>
      <w:proofErr w:type="spellStart"/>
      <w:r w:rsidRPr="00E9463C">
        <w:rPr>
          <w:rFonts w:ascii="Calibri" w:hAnsi="Calibri" w:cs="Calibri"/>
          <w:sz w:val="22"/>
          <w:szCs w:val="22"/>
        </w:rPr>
        <w:t>cron</w:t>
      </w:r>
      <w:proofErr w:type="spellEnd"/>
      <w:r w:rsidRPr="00E9463C">
        <w:rPr>
          <w:rFonts w:ascii="Calibri" w:hAnsi="Calibri" w:cs="Calibri"/>
          <w:sz w:val="22"/>
          <w:szCs w:val="22"/>
        </w:rPr>
        <w:t xml:space="preserve"> jobs, system monitoring, and deployment automation.</w:t>
      </w:r>
    </w:p>
    <w:p w14:paraId="7E3E4134" w14:textId="177FE8A0" w:rsidR="00E9463C" w:rsidRPr="00E9463C" w:rsidRDefault="00E9463C" w:rsidP="00E9463C">
      <w:pPr>
        <w:pStyle w:val="NoSpacing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</w:rPr>
      </w:pPr>
      <w:r w:rsidRPr="00E9463C">
        <w:rPr>
          <w:rFonts w:ascii="Calibri" w:hAnsi="Calibri" w:cs="Calibri"/>
          <w:sz w:val="22"/>
          <w:szCs w:val="22"/>
        </w:rPr>
        <w:t xml:space="preserve">Designed </w:t>
      </w:r>
      <w:r w:rsidRPr="00E9463C">
        <w:rPr>
          <w:rStyle w:val="Strong"/>
          <w:rFonts w:ascii="Calibri" w:hAnsi="Calibri" w:cs="Calibri"/>
          <w:b w:val="0"/>
          <w:bCs w:val="0"/>
          <w:sz w:val="22"/>
          <w:szCs w:val="22"/>
        </w:rPr>
        <w:t>API rate limiting, throttling, and circuit breakers</w:t>
      </w:r>
      <w:r w:rsidRPr="00E9463C">
        <w:rPr>
          <w:rFonts w:ascii="Calibri" w:hAnsi="Calibri" w:cs="Calibri"/>
          <w:sz w:val="22"/>
          <w:szCs w:val="22"/>
        </w:rPr>
        <w:t xml:space="preserve"> using Resilience4j and Hystrix for service reliability.</w:t>
      </w:r>
    </w:p>
    <w:p w14:paraId="35585224" w14:textId="210BF4C7" w:rsidR="00E9463C" w:rsidRPr="00E9463C" w:rsidRDefault="00E9463C" w:rsidP="00E9463C">
      <w:pPr>
        <w:pStyle w:val="NoSpacing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</w:rPr>
      </w:pPr>
      <w:r w:rsidRPr="00E9463C">
        <w:rPr>
          <w:rFonts w:ascii="Calibri" w:hAnsi="Calibri" w:cs="Calibri"/>
          <w:sz w:val="22"/>
          <w:szCs w:val="22"/>
        </w:rPr>
        <w:t xml:space="preserve">Implemented </w:t>
      </w:r>
      <w:r w:rsidRPr="00E9463C">
        <w:rPr>
          <w:rStyle w:val="Strong"/>
          <w:rFonts w:ascii="Calibri" w:hAnsi="Calibri" w:cs="Calibri"/>
          <w:b w:val="0"/>
          <w:bCs w:val="0"/>
          <w:sz w:val="22"/>
          <w:szCs w:val="22"/>
        </w:rPr>
        <w:t>message replay and dead-letter queue processing</w:t>
      </w:r>
      <w:r w:rsidRPr="00E9463C">
        <w:rPr>
          <w:rFonts w:ascii="Calibri" w:hAnsi="Calibri" w:cs="Calibri"/>
          <w:sz w:val="22"/>
          <w:szCs w:val="22"/>
        </w:rPr>
        <w:t xml:space="preserve"> strategies in Kafka/RabbitMQ for guaranteed message delivery.</w:t>
      </w:r>
    </w:p>
    <w:p w14:paraId="1853F870" w14:textId="62BA480A" w:rsidR="00E9463C" w:rsidRPr="00E9463C" w:rsidRDefault="00E9463C" w:rsidP="00E9463C">
      <w:pPr>
        <w:pStyle w:val="NoSpacing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</w:rPr>
      </w:pPr>
      <w:r w:rsidRPr="00E9463C">
        <w:rPr>
          <w:rFonts w:ascii="Calibri" w:hAnsi="Calibri" w:cs="Calibri"/>
          <w:sz w:val="22"/>
          <w:szCs w:val="22"/>
        </w:rPr>
        <w:t xml:space="preserve">Built </w:t>
      </w:r>
      <w:r w:rsidRPr="00E9463C">
        <w:rPr>
          <w:rStyle w:val="Strong"/>
          <w:rFonts w:ascii="Calibri" w:hAnsi="Calibri" w:cs="Calibri"/>
          <w:b w:val="0"/>
          <w:bCs w:val="0"/>
          <w:sz w:val="22"/>
          <w:szCs w:val="22"/>
        </w:rPr>
        <w:t>polyglot persistence systems</w:t>
      </w:r>
      <w:r w:rsidRPr="00E9463C">
        <w:rPr>
          <w:rFonts w:ascii="Calibri" w:hAnsi="Calibri" w:cs="Calibri"/>
          <w:sz w:val="22"/>
          <w:szCs w:val="22"/>
        </w:rPr>
        <w:t>, choosing the right database (SQL vs NoSQL) per use case (transactions vs analytics).</w:t>
      </w:r>
    </w:p>
    <w:p w14:paraId="686E8D7E" w14:textId="1F6A87FE" w:rsidR="00E9463C" w:rsidRPr="00E9463C" w:rsidRDefault="00E9463C" w:rsidP="00E9463C">
      <w:pPr>
        <w:pStyle w:val="NoSpacing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</w:rPr>
      </w:pPr>
      <w:r w:rsidRPr="00E9463C">
        <w:rPr>
          <w:rFonts w:ascii="Calibri" w:hAnsi="Calibri" w:cs="Calibri"/>
          <w:sz w:val="22"/>
          <w:szCs w:val="22"/>
        </w:rPr>
        <w:t xml:space="preserve">Experienced in </w:t>
      </w:r>
      <w:r w:rsidRPr="00E9463C">
        <w:rPr>
          <w:rStyle w:val="Strong"/>
          <w:rFonts w:ascii="Calibri" w:hAnsi="Calibri" w:cs="Calibri"/>
          <w:b w:val="0"/>
          <w:bCs w:val="0"/>
          <w:sz w:val="22"/>
          <w:szCs w:val="22"/>
        </w:rPr>
        <w:t>multi-threaded batch processing frameworks</w:t>
      </w:r>
      <w:r w:rsidRPr="00E9463C">
        <w:rPr>
          <w:rFonts w:ascii="Calibri" w:hAnsi="Calibri" w:cs="Calibri"/>
          <w:sz w:val="22"/>
          <w:szCs w:val="22"/>
        </w:rPr>
        <w:t xml:space="preserve"> such as Spring Batch for high-volume ETL workloads.</w:t>
      </w:r>
    </w:p>
    <w:p w14:paraId="74370C70" w14:textId="54EFE560" w:rsidR="00E9463C" w:rsidRPr="00E9463C" w:rsidRDefault="00E9463C" w:rsidP="00E9463C">
      <w:pPr>
        <w:pStyle w:val="NoSpacing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</w:rPr>
      </w:pPr>
      <w:r w:rsidRPr="00E9463C">
        <w:rPr>
          <w:rFonts w:ascii="Calibri" w:hAnsi="Calibri" w:cs="Calibri"/>
          <w:sz w:val="22"/>
          <w:szCs w:val="22"/>
        </w:rPr>
        <w:t>Strong Agile/Scrum background — sprint planning, backlog refinement, retrospectives, velocity tracking using JIRA and Confluence.</w:t>
      </w:r>
    </w:p>
    <w:p w14:paraId="7EE51394" w14:textId="123F865E" w:rsidR="00E9463C" w:rsidRPr="00E9463C" w:rsidRDefault="00E9463C" w:rsidP="00E9463C">
      <w:pPr>
        <w:pStyle w:val="NoSpacing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</w:rPr>
      </w:pPr>
      <w:r w:rsidRPr="00E9463C">
        <w:rPr>
          <w:rFonts w:ascii="Calibri" w:hAnsi="Calibri" w:cs="Calibri"/>
          <w:sz w:val="22"/>
          <w:szCs w:val="22"/>
        </w:rPr>
        <w:t>Mentored junior developers through code reviews, pair programming, and architecture guidance.</w:t>
      </w:r>
    </w:p>
    <w:p w14:paraId="1A2E2772" w14:textId="7E9A603B" w:rsidR="00382B02" w:rsidRPr="00E9463C" w:rsidRDefault="00E9463C" w:rsidP="00E9463C">
      <w:pPr>
        <w:pStyle w:val="NoSpacing"/>
        <w:numPr>
          <w:ilvl w:val="0"/>
          <w:numId w:val="18"/>
        </w:numPr>
        <w:jc w:val="both"/>
        <w:rPr>
          <w:rFonts w:ascii="Calibri" w:hAnsi="Calibri" w:cs="Calibri"/>
          <w:sz w:val="22"/>
          <w:szCs w:val="22"/>
        </w:rPr>
      </w:pPr>
      <w:r w:rsidRPr="00E9463C">
        <w:rPr>
          <w:rFonts w:ascii="Calibri" w:hAnsi="Calibri" w:cs="Calibri"/>
          <w:sz w:val="22"/>
          <w:szCs w:val="22"/>
        </w:rPr>
        <w:t xml:space="preserve">Known for </w:t>
      </w:r>
      <w:r w:rsidRPr="00E9463C">
        <w:rPr>
          <w:rStyle w:val="Strong"/>
          <w:rFonts w:ascii="Calibri" w:hAnsi="Calibri" w:cs="Calibri"/>
          <w:b w:val="0"/>
          <w:bCs w:val="0"/>
          <w:sz w:val="22"/>
          <w:szCs w:val="22"/>
        </w:rPr>
        <w:t>analytical problem-solving, debugging complex distributed systems, and delivering production-ready solutions under tight deadlines</w:t>
      </w:r>
      <w:r w:rsidRPr="00E9463C">
        <w:rPr>
          <w:rFonts w:ascii="Calibri" w:hAnsi="Calibri" w:cs="Calibri"/>
          <w:sz w:val="22"/>
          <w:szCs w:val="22"/>
        </w:rPr>
        <w:t>.</w:t>
      </w:r>
    </w:p>
    <w:p w14:paraId="49288DB0" w14:textId="60E995C7" w:rsidR="00382B02" w:rsidRPr="00BA49FB" w:rsidRDefault="003D7F7E" w:rsidP="0065588E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3D080CA">
          <v:rect id="_x0000_i1025" style="width:0;height:1.5pt" o:hralign="center" o:bullet="t" o:hrstd="t" o:hr="t" fillcolor="#a0a0a0" stroked="f"/>
        </w:pict>
      </w:r>
    </w:p>
    <w:p w14:paraId="2477A7A3" w14:textId="37FAB46B" w:rsidR="00D93FA5" w:rsidRPr="00BA49FB" w:rsidRDefault="00B941C7" w:rsidP="0065588E">
      <w:pPr>
        <w:spacing w:after="0" w:line="240" w:lineRule="auto"/>
        <w:ind w:right="360"/>
        <w:jc w:val="both"/>
        <w:rPr>
          <w:rFonts w:ascii="Calibri" w:eastAsia="Calibri" w:hAnsi="Calibri" w:cs="Calibri"/>
          <w:iCs/>
          <w:sz w:val="22"/>
          <w:szCs w:val="22"/>
          <w:u w:val="single"/>
        </w:rPr>
      </w:pPr>
      <w:r w:rsidRPr="00BA49FB">
        <w:rPr>
          <w:rFonts w:ascii="Calibri" w:eastAsia="Calibri" w:hAnsi="Calibri" w:cs="Calibri"/>
          <w:b/>
          <w:iCs/>
          <w:sz w:val="22"/>
          <w:szCs w:val="22"/>
          <w:u w:val="single"/>
        </w:rPr>
        <w:t>TOOLS/ TECHNOLOGIES:</w:t>
      </w:r>
    </w:p>
    <w:p w14:paraId="31EF2734" w14:textId="77777777" w:rsidR="00846818" w:rsidRPr="00BA49FB" w:rsidRDefault="00846818" w:rsidP="0065588E">
      <w:pPr>
        <w:pStyle w:val="ListParagraph"/>
        <w:spacing w:after="0" w:line="240" w:lineRule="auto"/>
        <w:ind w:right="360"/>
        <w:jc w:val="both"/>
        <w:rPr>
          <w:rFonts w:ascii="Calibri" w:eastAsia="Calibri" w:hAnsi="Calibri" w:cs="Calibri"/>
          <w:iCs/>
          <w:sz w:val="22"/>
          <w:szCs w:val="22"/>
          <w:u w:val="single"/>
        </w:rPr>
      </w:pPr>
    </w:p>
    <w:tbl>
      <w:tblPr>
        <w:tblStyle w:val="TableGrid"/>
        <w:tblW w:w="11088" w:type="dxa"/>
        <w:tblInd w:w="-113" w:type="dxa"/>
        <w:tblLook w:val="04A0" w:firstRow="1" w:lastRow="0" w:firstColumn="1" w:lastColumn="0" w:noHBand="0" w:noVBand="1"/>
      </w:tblPr>
      <w:tblGrid>
        <w:gridCol w:w="3888"/>
        <w:gridCol w:w="7200"/>
      </w:tblGrid>
      <w:tr w:rsidR="00D65934" w:rsidRPr="00BA49FB" w14:paraId="31E6D965" w14:textId="77777777" w:rsidTr="00687785">
        <w:tc>
          <w:tcPr>
            <w:tcW w:w="3888" w:type="dxa"/>
          </w:tcPr>
          <w:p w14:paraId="5B583BC7" w14:textId="77777777" w:rsidR="00D65934" w:rsidRPr="00BA49FB" w:rsidRDefault="00D65934" w:rsidP="0065588E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BA49FB">
              <w:rPr>
                <w:rFonts w:ascii="Calibri" w:hAnsi="Calibri" w:cs="Calibri"/>
                <w:b/>
                <w:bCs/>
              </w:rPr>
              <w:t>Programming Languages</w:t>
            </w:r>
          </w:p>
        </w:tc>
        <w:tc>
          <w:tcPr>
            <w:tcW w:w="7200" w:type="dxa"/>
          </w:tcPr>
          <w:p w14:paraId="62FA283F" w14:textId="77777777" w:rsidR="00D65934" w:rsidRPr="00BA49FB" w:rsidRDefault="00D65934" w:rsidP="0065588E">
            <w:pPr>
              <w:jc w:val="both"/>
              <w:rPr>
                <w:rFonts w:ascii="Calibri" w:hAnsi="Calibri" w:cs="Calibri"/>
              </w:rPr>
            </w:pPr>
            <w:r w:rsidRPr="00BA49FB">
              <w:rPr>
                <w:rFonts w:ascii="Calibri" w:hAnsi="Calibri" w:cs="Calibri"/>
              </w:rPr>
              <w:t>Java (8, 11, 17), JavaScript, Typescript, UNIX Shell Script</w:t>
            </w:r>
          </w:p>
        </w:tc>
      </w:tr>
      <w:tr w:rsidR="00D65934" w:rsidRPr="00BA49FB" w14:paraId="31268B48" w14:textId="77777777" w:rsidTr="00687785">
        <w:tc>
          <w:tcPr>
            <w:tcW w:w="3888" w:type="dxa"/>
          </w:tcPr>
          <w:p w14:paraId="002ECFBD" w14:textId="77777777" w:rsidR="00D65934" w:rsidRPr="00BA49FB" w:rsidRDefault="00D65934" w:rsidP="0065588E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BA49FB">
              <w:rPr>
                <w:rFonts w:ascii="Calibri" w:hAnsi="Calibri" w:cs="Calibri"/>
                <w:b/>
                <w:bCs/>
              </w:rPr>
              <w:t>Java/J2EE Technologies</w:t>
            </w:r>
          </w:p>
        </w:tc>
        <w:tc>
          <w:tcPr>
            <w:tcW w:w="7200" w:type="dxa"/>
          </w:tcPr>
          <w:p w14:paraId="1EE4232F" w14:textId="77777777" w:rsidR="00D65934" w:rsidRPr="00BA49FB" w:rsidRDefault="00D65934" w:rsidP="0065588E">
            <w:pPr>
              <w:jc w:val="both"/>
              <w:rPr>
                <w:rFonts w:ascii="Calibri" w:hAnsi="Calibri" w:cs="Calibri"/>
              </w:rPr>
            </w:pPr>
            <w:r w:rsidRPr="00BA49FB">
              <w:rPr>
                <w:rFonts w:ascii="Calibri" w:hAnsi="Calibri" w:cs="Calibri"/>
              </w:rPr>
              <w:t>Servlets, Spring, JPA, JDBC, JSP, Java Beans</w:t>
            </w:r>
          </w:p>
        </w:tc>
      </w:tr>
      <w:tr w:rsidR="00D65934" w:rsidRPr="00BA49FB" w14:paraId="483CF52A" w14:textId="77777777" w:rsidTr="00687785">
        <w:tc>
          <w:tcPr>
            <w:tcW w:w="3888" w:type="dxa"/>
          </w:tcPr>
          <w:p w14:paraId="2EBA1CC7" w14:textId="7BEB134D" w:rsidR="00D65934" w:rsidRPr="00BA49FB" w:rsidRDefault="00D65934" w:rsidP="0065588E">
            <w:pPr>
              <w:tabs>
                <w:tab w:val="right" w:pos="4104"/>
              </w:tabs>
              <w:jc w:val="both"/>
              <w:rPr>
                <w:rFonts w:ascii="Calibri" w:hAnsi="Calibri" w:cs="Calibri"/>
                <w:b/>
                <w:bCs/>
              </w:rPr>
            </w:pPr>
            <w:r w:rsidRPr="00BA49FB">
              <w:rPr>
                <w:rFonts w:ascii="Calibri" w:hAnsi="Calibri" w:cs="Calibri"/>
                <w:b/>
                <w:bCs/>
              </w:rPr>
              <w:t>Frameworks</w:t>
            </w:r>
            <w:r w:rsidR="00687785" w:rsidRPr="00BA49FB">
              <w:rPr>
                <w:rFonts w:ascii="Calibri" w:hAnsi="Calibri" w:cs="Calibri"/>
                <w:b/>
                <w:bCs/>
              </w:rPr>
              <w:tab/>
            </w:r>
          </w:p>
        </w:tc>
        <w:tc>
          <w:tcPr>
            <w:tcW w:w="7200" w:type="dxa"/>
          </w:tcPr>
          <w:p w14:paraId="34EECD0B" w14:textId="77777777" w:rsidR="00D65934" w:rsidRPr="00BA49FB" w:rsidRDefault="00D65934" w:rsidP="0065588E">
            <w:pPr>
              <w:jc w:val="both"/>
              <w:rPr>
                <w:rFonts w:ascii="Calibri" w:hAnsi="Calibri" w:cs="Calibri"/>
              </w:rPr>
            </w:pPr>
            <w:r w:rsidRPr="00BA49FB">
              <w:rPr>
                <w:rFonts w:ascii="Calibri" w:hAnsi="Calibri" w:cs="Calibri"/>
              </w:rPr>
              <w:t>Spring Boot, Spring Core (IoC), Spring Batch, Spring Security, Spring AOP, Spring MVC, Spring Data, Hibernate, Microservices</w:t>
            </w:r>
          </w:p>
        </w:tc>
      </w:tr>
      <w:tr w:rsidR="00D65934" w:rsidRPr="00BA49FB" w14:paraId="608BEDD8" w14:textId="77777777" w:rsidTr="00687785">
        <w:tc>
          <w:tcPr>
            <w:tcW w:w="3888" w:type="dxa"/>
          </w:tcPr>
          <w:p w14:paraId="659621C0" w14:textId="77777777" w:rsidR="00D65934" w:rsidRPr="00BA49FB" w:rsidRDefault="00D65934" w:rsidP="0065588E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BA49FB">
              <w:rPr>
                <w:rFonts w:ascii="Calibri" w:hAnsi="Calibri" w:cs="Calibri"/>
                <w:b/>
                <w:bCs/>
              </w:rPr>
              <w:t>Web Technologies</w:t>
            </w:r>
          </w:p>
        </w:tc>
        <w:tc>
          <w:tcPr>
            <w:tcW w:w="7200" w:type="dxa"/>
          </w:tcPr>
          <w:p w14:paraId="4B99A641" w14:textId="77777777" w:rsidR="00D65934" w:rsidRPr="00BA49FB" w:rsidRDefault="00D65934" w:rsidP="0065588E">
            <w:pPr>
              <w:jc w:val="both"/>
              <w:rPr>
                <w:rFonts w:ascii="Calibri" w:hAnsi="Calibri" w:cs="Calibri"/>
              </w:rPr>
            </w:pPr>
            <w:r w:rsidRPr="00BA49FB">
              <w:rPr>
                <w:rFonts w:ascii="Calibri" w:hAnsi="Calibri" w:cs="Calibri"/>
              </w:rPr>
              <w:t>HTML5, CSS3, AJAX, jQuery, JSON</w:t>
            </w:r>
          </w:p>
        </w:tc>
      </w:tr>
      <w:tr w:rsidR="00D65934" w:rsidRPr="00BA49FB" w14:paraId="042A6DA8" w14:textId="77777777" w:rsidTr="00687785">
        <w:tc>
          <w:tcPr>
            <w:tcW w:w="3888" w:type="dxa"/>
          </w:tcPr>
          <w:p w14:paraId="73305653" w14:textId="77777777" w:rsidR="00D65934" w:rsidRPr="00BA49FB" w:rsidRDefault="00D65934" w:rsidP="0065588E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BA49FB">
              <w:rPr>
                <w:rFonts w:ascii="Calibri" w:hAnsi="Calibri" w:cs="Calibri"/>
                <w:b/>
                <w:bCs/>
              </w:rPr>
              <w:t>Databases</w:t>
            </w:r>
          </w:p>
        </w:tc>
        <w:tc>
          <w:tcPr>
            <w:tcW w:w="7200" w:type="dxa"/>
          </w:tcPr>
          <w:p w14:paraId="206CACB5" w14:textId="0A45C9CF" w:rsidR="00D65934" w:rsidRPr="00BA49FB" w:rsidRDefault="0000447F" w:rsidP="0065588E">
            <w:pPr>
              <w:jc w:val="both"/>
              <w:rPr>
                <w:rFonts w:ascii="Calibri" w:hAnsi="Calibri" w:cs="Calibri"/>
              </w:rPr>
            </w:pPr>
            <w:r w:rsidRPr="0000447F">
              <w:rPr>
                <w:rFonts w:ascii="Calibri" w:hAnsi="Calibri" w:cs="Calibri"/>
              </w:rPr>
              <w:t>PostgreSQL, Oracle, MySQL, DB2 (PL/SQL), MongoDB, Cassandra, Redis, Amazon Aurora, Snowflake</w:t>
            </w:r>
          </w:p>
        </w:tc>
      </w:tr>
      <w:tr w:rsidR="00D65934" w:rsidRPr="00BA49FB" w14:paraId="458F1213" w14:textId="77777777" w:rsidTr="00687785">
        <w:tc>
          <w:tcPr>
            <w:tcW w:w="3888" w:type="dxa"/>
          </w:tcPr>
          <w:p w14:paraId="6ABD6799" w14:textId="20CD49F0" w:rsidR="00D65934" w:rsidRPr="00BA49FB" w:rsidRDefault="00886314" w:rsidP="0065588E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886314">
              <w:rPr>
                <w:rFonts w:ascii="Calibri" w:hAnsi="Calibri" w:cs="Calibri"/>
                <w:b/>
                <w:bCs/>
              </w:rPr>
              <w:t>Design &amp; Architecture</w:t>
            </w:r>
          </w:p>
        </w:tc>
        <w:tc>
          <w:tcPr>
            <w:tcW w:w="7200" w:type="dxa"/>
          </w:tcPr>
          <w:p w14:paraId="7F3C40CE" w14:textId="7EA11FA1" w:rsidR="00D65934" w:rsidRPr="00BA49FB" w:rsidRDefault="00C15F31" w:rsidP="0065588E">
            <w:pPr>
              <w:jc w:val="both"/>
              <w:rPr>
                <w:rFonts w:ascii="Calibri" w:hAnsi="Calibri" w:cs="Calibri"/>
              </w:rPr>
            </w:pPr>
            <w:r w:rsidRPr="00C15F31">
              <w:rPr>
                <w:rFonts w:ascii="Calibri" w:hAnsi="Calibri" w:cs="Calibri"/>
              </w:rPr>
              <w:t>Domain-Driven Design (DDD), CQRS, Saga Pattern, Event Sourcing, Polyglot Persistence, API Gateway Pattern, Blue/Green &amp; Canary Deployments</w:t>
            </w:r>
          </w:p>
        </w:tc>
      </w:tr>
      <w:tr w:rsidR="00D65934" w:rsidRPr="00BA49FB" w14:paraId="31714780" w14:textId="77777777" w:rsidTr="00687785">
        <w:tc>
          <w:tcPr>
            <w:tcW w:w="3888" w:type="dxa"/>
          </w:tcPr>
          <w:p w14:paraId="1CB54AD5" w14:textId="77777777" w:rsidR="00D65934" w:rsidRPr="00BA49FB" w:rsidRDefault="00D65934" w:rsidP="0065588E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BA49FB">
              <w:rPr>
                <w:rFonts w:ascii="Calibri" w:hAnsi="Calibri" w:cs="Calibri"/>
                <w:b/>
                <w:bCs/>
              </w:rPr>
              <w:t>Web Services</w:t>
            </w:r>
          </w:p>
        </w:tc>
        <w:tc>
          <w:tcPr>
            <w:tcW w:w="7200" w:type="dxa"/>
          </w:tcPr>
          <w:p w14:paraId="72047E61" w14:textId="43E5B00D" w:rsidR="00D65934" w:rsidRPr="00BA49FB" w:rsidRDefault="00D65934" w:rsidP="0065588E">
            <w:pPr>
              <w:jc w:val="both"/>
              <w:rPr>
                <w:rFonts w:ascii="Calibri" w:hAnsi="Calibri" w:cs="Calibri"/>
              </w:rPr>
            </w:pPr>
            <w:r w:rsidRPr="00BA49FB">
              <w:rPr>
                <w:rFonts w:ascii="Calibri" w:hAnsi="Calibri" w:cs="Calibri"/>
              </w:rPr>
              <w:t>Microservices, SOAP, RESTful</w:t>
            </w:r>
          </w:p>
        </w:tc>
      </w:tr>
      <w:tr w:rsidR="00D65934" w:rsidRPr="00BA49FB" w14:paraId="2A444535" w14:textId="77777777" w:rsidTr="00687785">
        <w:tc>
          <w:tcPr>
            <w:tcW w:w="3888" w:type="dxa"/>
          </w:tcPr>
          <w:p w14:paraId="61D0C181" w14:textId="77777777" w:rsidR="00D65934" w:rsidRPr="00BA49FB" w:rsidRDefault="00D65934" w:rsidP="0065588E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BA49FB">
              <w:rPr>
                <w:rFonts w:ascii="Calibri" w:hAnsi="Calibri" w:cs="Calibri"/>
                <w:b/>
                <w:bCs/>
              </w:rPr>
              <w:t>Messaging</w:t>
            </w:r>
          </w:p>
        </w:tc>
        <w:tc>
          <w:tcPr>
            <w:tcW w:w="7200" w:type="dxa"/>
          </w:tcPr>
          <w:p w14:paraId="209C610F" w14:textId="16614223" w:rsidR="00D65934" w:rsidRPr="00BA49FB" w:rsidRDefault="00D65934" w:rsidP="0065588E">
            <w:pPr>
              <w:jc w:val="both"/>
              <w:rPr>
                <w:rFonts w:ascii="Calibri" w:hAnsi="Calibri" w:cs="Calibri"/>
              </w:rPr>
            </w:pPr>
            <w:r w:rsidRPr="00BA49FB">
              <w:rPr>
                <w:rFonts w:ascii="Calibri" w:hAnsi="Calibri" w:cs="Calibri"/>
              </w:rPr>
              <w:t>Apache Kafka, RabbitMQ</w:t>
            </w:r>
            <w:r w:rsidR="00521E15">
              <w:rPr>
                <w:rFonts w:ascii="Calibri" w:hAnsi="Calibri" w:cs="Calibri"/>
              </w:rPr>
              <w:t xml:space="preserve">, ActiveMQ </w:t>
            </w:r>
          </w:p>
        </w:tc>
      </w:tr>
      <w:tr w:rsidR="00D65934" w:rsidRPr="00BA49FB" w14:paraId="33F34CD1" w14:textId="77777777" w:rsidTr="00687785">
        <w:tc>
          <w:tcPr>
            <w:tcW w:w="3888" w:type="dxa"/>
          </w:tcPr>
          <w:p w14:paraId="181FC40B" w14:textId="77777777" w:rsidR="00D65934" w:rsidRPr="00BA49FB" w:rsidRDefault="00D65934" w:rsidP="0065588E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BA49FB">
              <w:rPr>
                <w:rFonts w:ascii="Calibri" w:hAnsi="Calibri" w:cs="Calibri"/>
                <w:b/>
                <w:bCs/>
              </w:rPr>
              <w:t>Web Application Servers</w:t>
            </w:r>
          </w:p>
        </w:tc>
        <w:tc>
          <w:tcPr>
            <w:tcW w:w="7200" w:type="dxa"/>
          </w:tcPr>
          <w:p w14:paraId="15B09FE8" w14:textId="77777777" w:rsidR="00D65934" w:rsidRPr="00BA49FB" w:rsidRDefault="00D65934" w:rsidP="0065588E">
            <w:pPr>
              <w:jc w:val="both"/>
              <w:rPr>
                <w:rFonts w:ascii="Calibri" w:hAnsi="Calibri" w:cs="Calibri"/>
              </w:rPr>
            </w:pPr>
            <w:r w:rsidRPr="00BA49FB">
              <w:rPr>
                <w:rFonts w:ascii="Calibri" w:hAnsi="Calibri" w:cs="Calibri"/>
              </w:rPr>
              <w:t>Apache Tomcat</w:t>
            </w:r>
          </w:p>
        </w:tc>
      </w:tr>
      <w:tr w:rsidR="00D65934" w:rsidRPr="00BA49FB" w14:paraId="00927243" w14:textId="77777777" w:rsidTr="00687785">
        <w:tc>
          <w:tcPr>
            <w:tcW w:w="3888" w:type="dxa"/>
          </w:tcPr>
          <w:p w14:paraId="17D6B6FC" w14:textId="77777777" w:rsidR="00D65934" w:rsidRPr="00BA49FB" w:rsidRDefault="00D65934" w:rsidP="0065588E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BA49FB">
              <w:rPr>
                <w:rFonts w:ascii="Calibri" w:hAnsi="Calibri" w:cs="Calibri"/>
                <w:b/>
                <w:bCs/>
              </w:rPr>
              <w:t>SDLC Methodologies</w:t>
            </w:r>
          </w:p>
        </w:tc>
        <w:tc>
          <w:tcPr>
            <w:tcW w:w="7200" w:type="dxa"/>
          </w:tcPr>
          <w:p w14:paraId="233698D9" w14:textId="77777777" w:rsidR="00D65934" w:rsidRPr="00BA49FB" w:rsidRDefault="00D65934" w:rsidP="0065588E">
            <w:pPr>
              <w:jc w:val="both"/>
              <w:rPr>
                <w:rFonts w:ascii="Calibri" w:hAnsi="Calibri" w:cs="Calibri"/>
              </w:rPr>
            </w:pPr>
            <w:r w:rsidRPr="00BA49FB">
              <w:rPr>
                <w:rFonts w:ascii="Calibri" w:hAnsi="Calibri" w:cs="Calibri"/>
              </w:rPr>
              <w:t>Agile, Waterfall, SCRUM, Test-Driven Development (TDD)</w:t>
            </w:r>
          </w:p>
        </w:tc>
      </w:tr>
      <w:tr w:rsidR="00D65934" w:rsidRPr="00BA49FB" w14:paraId="5BA455EA" w14:textId="77777777" w:rsidTr="00687785">
        <w:tc>
          <w:tcPr>
            <w:tcW w:w="3888" w:type="dxa"/>
          </w:tcPr>
          <w:p w14:paraId="0D361503" w14:textId="77777777" w:rsidR="00D65934" w:rsidRPr="00BA49FB" w:rsidRDefault="00D65934" w:rsidP="0065588E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BA49FB">
              <w:rPr>
                <w:rFonts w:ascii="Calibri" w:hAnsi="Calibri" w:cs="Calibri"/>
                <w:b/>
                <w:bCs/>
              </w:rPr>
              <w:t>Testing Tools</w:t>
            </w:r>
          </w:p>
        </w:tc>
        <w:tc>
          <w:tcPr>
            <w:tcW w:w="7200" w:type="dxa"/>
          </w:tcPr>
          <w:p w14:paraId="6ED0CF0F" w14:textId="2449ADE6" w:rsidR="00D65934" w:rsidRPr="00BA49FB" w:rsidRDefault="002E1CE2" w:rsidP="0065588E">
            <w:pPr>
              <w:jc w:val="both"/>
              <w:rPr>
                <w:rFonts w:ascii="Calibri" w:hAnsi="Calibri" w:cs="Calibri"/>
              </w:rPr>
            </w:pPr>
            <w:r w:rsidRPr="002E1CE2">
              <w:rPr>
                <w:rFonts w:ascii="Calibri" w:hAnsi="Calibri" w:cs="Calibri"/>
              </w:rPr>
              <w:t xml:space="preserve">JUnit 4/5, Mockito, TestNG, Cucumber (BDD), Pact (contract testing), </w:t>
            </w:r>
            <w:proofErr w:type="spellStart"/>
            <w:r w:rsidRPr="002E1CE2">
              <w:rPr>
                <w:rFonts w:ascii="Calibri" w:hAnsi="Calibri" w:cs="Calibri"/>
              </w:rPr>
              <w:t>PowerMockito</w:t>
            </w:r>
            <w:proofErr w:type="spellEnd"/>
            <w:r w:rsidRPr="002E1CE2">
              <w:rPr>
                <w:rFonts w:ascii="Calibri" w:hAnsi="Calibri" w:cs="Calibri"/>
              </w:rPr>
              <w:t xml:space="preserve">, Spock, Selenium, Cypress, </w:t>
            </w:r>
            <w:proofErr w:type="spellStart"/>
            <w:r w:rsidRPr="002E1CE2">
              <w:rPr>
                <w:rFonts w:ascii="Calibri" w:hAnsi="Calibri" w:cs="Calibri"/>
              </w:rPr>
              <w:t>TestContainer</w:t>
            </w:r>
            <w:proofErr w:type="spellEnd"/>
            <w:r>
              <w:rPr>
                <w:rFonts w:ascii="Calibri" w:hAnsi="Calibri" w:cs="Calibri"/>
              </w:rPr>
              <w:t>.</w:t>
            </w:r>
          </w:p>
        </w:tc>
      </w:tr>
      <w:tr w:rsidR="00D65934" w:rsidRPr="00BA49FB" w14:paraId="73EC000B" w14:textId="77777777" w:rsidTr="00687785">
        <w:tc>
          <w:tcPr>
            <w:tcW w:w="3888" w:type="dxa"/>
          </w:tcPr>
          <w:p w14:paraId="4A80E3F9" w14:textId="77777777" w:rsidR="00D65934" w:rsidRPr="00BA49FB" w:rsidRDefault="00D65934" w:rsidP="0065588E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BA49FB">
              <w:rPr>
                <w:rFonts w:ascii="Calibri" w:hAnsi="Calibri" w:cs="Calibri"/>
                <w:b/>
                <w:bCs/>
              </w:rPr>
              <w:t>Version Control</w:t>
            </w:r>
          </w:p>
        </w:tc>
        <w:tc>
          <w:tcPr>
            <w:tcW w:w="7200" w:type="dxa"/>
          </w:tcPr>
          <w:p w14:paraId="4DB6ABDC" w14:textId="77777777" w:rsidR="00D65934" w:rsidRPr="00BA49FB" w:rsidRDefault="00D65934" w:rsidP="0065588E">
            <w:pPr>
              <w:jc w:val="both"/>
              <w:rPr>
                <w:rFonts w:ascii="Calibri" w:hAnsi="Calibri" w:cs="Calibri"/>
              </w:rPr>
            </w:pPr>
            <w:r w:rsidRPr="00BA49FB">
              <w:rPr>
                <w:rFonts w:ascii="Calibri" w:hAnsi="Calibri" w:cs="Calibri"/>
              </w:rPr>
              <w:t>GIT, Bitbucket, Confluence</w:t>
            </w:r>
          </w:p>
        </w:tc>
      </w:tr>
      <w:tr w:rsidR="00D65934" w:rsidRPr="00BA49FB" w14:paraId="236FF084" w14:textId="77777777" w:rsidTr="00687785">
        <w:tc>
          <w:tcPr>
            <w:tcW w:w="3888" w:type="dxa"/>
          </w:tcPr>
          <w:p w14:paraId="3FCAA021" w14:textId="77777777" w:rsidR="00D65934" w:rsidRPr="00BA49FB" w:rsidRDefault="00D65934" w:rsidP="0065588E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BA49FB">
              <w:rPr>
                <w:rFonts w:ascii="Calibri" w:hAnsi="Calibri" w:cs="Calibri"/>
                <w:b/>
                <w:bCs/>
              </w:rPr>
              <w:t>Build Tools</w:t>
            </w:r>
          </w:p>
        </w:tc>
        <w:tc>
          <w:tcPr>
            <w:tcW w:w="7200" w:type="dxa"/>
          </w:tcPr>
          <w:p w14:paraId="5B6DEED3" w14:textId="7D31C9E2" w:rsidR="00D65934" w:rsidRPr="00BA49FB" w:rsidRDefault="00C2279C" w:rsidP="0065588E">
            <w:pPr>
              <w:jc w:val="both"/>
              <w:rPr>
                <w:rFonts w:ascii="Calibri" w:hAnsi="Calibri" w:cs="Calibri"/>
              </w:rPr>
            </w:pPr>
            <w:r w:rsidRPr="00C2279C">
              <w:rPr>
                <w:rFonts w:ascii="Calibri" w:hAnsi="Calibri" w:cs="Calibri"/>
              </w:rPr>
              <w:t>Jenkins, GitHub Actions, Bitbucket, Maven, Gradle, SonarQube</w:t>
            </w:r>
          </w:p>
        </w:tc>
      </w:tr>
      <w:tr w:rsidR="00D65934" w:rsidRPr="00BA49FB" w14:paraId="4C95C989" w14:textId="77777777" w:rsidTr="00687785">
        <w:tc>
          <w:tcPr>
            <w:tcW w:w="3888" w:type="dxa"/>
          </w:tcPr>
          <w:p w14:paraId="186AC5F5" w14:textId="37B58139" w:rsidR="00D65934" w:rsidRPr="00BA49FB" w:rsidRDefault="00277B54" w:rsidP="0065588E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277B54">
              <w:rPr>
                <w:rFonts w:ascii="Calibri" w:hAnsi="Calibri" w:cs="Calibri"/>
                <w:b/>
                <w:bCs/>
              </w:rPr>
              <w:t>IDEs &amp; Tools</w:t>
            </w:r>
          </w:p>
        </w:tc>
        <w:tc>
          <w:tcPr>
            <w:tcW w:w="7200" w:type="dxa"/>
          </w:tcPr>
          <w:p w14:paraId="5338FEDA" w14:textId="1E25D37B" w:rsidR="00D65934" w:rsidRPr="00BA49FB" w:rsidRDefault="005613A0" w:rsidP="0065588E">
            <w:pPr>
              <w:jc w:val="both"/>
              <w:rPr>
                <w:rFonts w:ascii="Calibri" w:hAnsi="Calibri" w:cs="Calibri"/>
              </w:rPr>
            </w:pPr>
            <w:r w:rsidRPr="005613A0">
              <w:rPr>
                <w:rFonts w:ascii="Calibri" w:hAnsi="Calibri" w:cs="Calibri"/>
              </w:rPr>
              <w:t>IntelliJ IDEA, Eclipse, Visual Studio Code, JIRA, Confluence, Postman, Swagger/</w:t>
            </w:r>
            <w:proofErr w:type="spellStart"/>
            <w:r w:rsidRPr="005613A0">
              <w:rPr>
                <w:rFonts w:ascii="Calibri" w:hAnsi="Calibri" w:cs="Calibri"/>
              </w:rPr>
              <w:t>OpenAPI</w:t>
            </w:r>
            <w:proofErr w:type="spellEnd"/>
          </w:p>
        </w:tc>
      </w:tr>
      <w:tr w:rsidR="00D65934" w:rsidRPr="00BA49FB" w14:paraId="5E2DF6B8" w14:textId="77777777" w:rsidTr="00687785">
        <w:tc>
          <w:tcPr>
            <w:tcW w:w="3888" w:type="dxa"/>
          </w:tcPr>
          <w:p w14:paraId="29616C88" w14:textId="77777777" w:rsidR="00D65934" w:rsidRPr="00BA49FB" w:rsidRDefault="00D65934" w:rsidP="0065588E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BA49FB">
              <w:rPr>
                <w:rFonts w:ascii="Calibri" w:hAnsi="Calibri" w:cs="Calibri"/>
                <w:b/>
                <w:bCs/>
              </w:rPr>
              <w:t>Operating Systems</w:t>
            </w:r>
          </w:p>
        </w:tc>
        <w:tc>
          <w:tcPr>
            <w:tcW w:w="7200" w:type="dxa"/>
          </w:tcPr>
          <w:p w14:paraId="198D5621" w14:textId="77777777" w:rsidR="00D65934" w:rsidRPr="00BA49FB" w:rsidRDefault="00D65934" w:rsidP="0065588E">
            <w:pPr>
              <w:jc w:val="both"/>
              <w:rPr>
                <w:rFonts w:ascii="Calibri" w:hAnsi="Calibri" w:cs="Calibri"/>
              </w:rPr>
            </w:pPr>
            <w:r w:rsidRPr="00BA49FB">
              <w:rPr>
                <w:rFonts w:ascii="Calibri" w:hAnsi="Calibri" w:cs="Calibri"/>
              </w:rPr>
              <w:t>Windows, Linux, MacOS, UNIX</w:t>
            </w:r>
          </w:p>
        </w:tc>
      </w:tr>
      <w:tr w:rsidR="00D65934" w:rsidRPr="00BA49FB" w14:paraId="65792909" w14:textId="77777777" w:rsidTr="00687785">
        <w:tc>
          <w:tcPr>
            <w:tcW w:w="3888" w:type="dxa"/>
          </w:tcPr>
          <w:p w14:paraId="245EDCAB" w14:textId="77777777" w:rsidR="00D65934" w:rsidRPr="00BA49FB" w:rsidRDefault="00D65934" w:rsidP="0065588E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BA49FB">
              <w:rPr>
                <w:rFonts w:ascii="Calibri" w:hAnsi="Calibri" w:cs="Calibri"/>
                <w:b/>
                <w:bCs/>
              </w:rPr>
              <w:t>Cloud Technologies</w:t>
            </w:r>
          </w:p>
        </w:tc>
        <w:tc>
          <w:tcPr>
            <w:tcW w:w="7200" w:type="dxa"/>
          </w:tcPr>
          <w:p w14:paraId="66444E35" w14:textId="24DA841F" w:rsidR="00D65934" w:rsidRPr="00BA49FB" w:rsidRDefault="0000447F" w:rsidP="0065588E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</w:t>
            </w:r>
            <w:r w:rsidRPr="0000447F">
              <w:rPr>
                <w:rFonts w:ascii="Calibri" w:hAnsi="Calibri" w:cs="Calibri"/>
              </w:rPr>
              <w:t>WS (EC2, Lambda, S3, RDS, Aurora, DynamoDB, Redshift, Cognito, SQS, SNS, CloudFormation, CloudWatch, KMS, Secrets Manager, Route 53, X-Ray), Pivotal Cloud Foundry (PCF), Kubernetes (EKS, GKE, OpenShift), Microsoft Azure, GCP</w:t>
            </w:r>
          </w:p>
        </w:tc>
      </w:tr>
      <w:tr w:rsidR="00D65934" w:rsidRPr="00BA49FB" w14:paraId="37C6D6A3" w14:textId="77777777" w:rsidTr="00687785">
        <w:tc>
          <w:tcPr>
            <w:tcW w:w="3888" w:type="dxa"/>
          </w:tcPr>
          <w:p w14:paraId="742819AE" w14:textId="77777777" w:rsidR="00D65934" w:rsidRPr="00BA49FB" w:rsidRDefault="00D65934" w:rsidP="0065588E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BA49FB">
              <w:rPr>
                <w:rFonts w:ascii="Calibri" w:hAnsi="Calibri" w:cs="Calibri"/>
                <w:b/>
                <w:bCs/>
              </w:rPr>
              <w:t>DevOps Tools</w:t>
            </w:r>
          </w:p>
        </w:tc>
        <w:tc>
          <w:tcPr>
            <w:tcW w:w="7200" w:type="dxa"/>
          </w:tcPr>
          <w:p w14:paraId="416E1921" w14:textId="00052A20" w:rsidR="00D65934" w:rsidRPr="00BA49FB" w:rsidRDefault="003E1F9D" w:rsidP="0065588E">
            <w:pPr>
              <w:jc w:val="both"/>
              <w:rPr>
                <w:rFonts w:ascii="Calibri" w:hAnsi="Calibri" w:cs="Calibri"/>
              </w:rPr>
            </w:pPr>
            <w:r w:rsidRPr="003E1F9D">
              <w:rPr>
                <w:rFonts w:ascii="Calibri" w:hAnsi="Calibri" w:cs="Calibri"/>
              </w:rPr>
              <w:t>Docker, Kubernetes, Jenkins, GitHub Actions, AWS Code</w:t>
            </w:r>
            <w:r>
              <w:rPr>
                <w:rFonts w:ascii="Calibri" w:hAnsi="Calibri" w:cs="Calibri"/>
              </w:rPr>
              <w:t xml:space="preserve"> </w:t>
            </w:r>
            <w:r w:rsidRPr="003E1F9D">
              <w:rPr>
                <w:rFonts w:ascii="Calibri" w:hAnsi="Calibri" w:cs="Calibri"/>
              </w:rPr>
              <w:t>Pipeline, Terraform (modules, workspaces, policy-as-code), AWS CloudFormation, Argo</w:t>
            </w:r>
            <w:r>
              <w:rPr>
                <w:rFonts w:ascii="Calibri" w:hAnsi="Calibri" w:cs="Calibri"/>
              </w:rPr>
              <w:t xml:space="preserve"> </w:t>
            </w:r>
            <w:r w:rsidRPr="003E1F9D">
              <w:rPr>
                <w:rFonts w:ascii="Calibri" w:hAnsi="Calibri" w:cs="Calibri"/>
              </w:rPr>
              <w:t>CD</w:t>
            </w:r>
          </w:p>
        </w:tc>
      </w:tr>
      <w:tr w:rsidR="00D65934" w:rsidRPr="00BA49FB" w14:paraId="4AE6A42A" w14:textId="77777777" w:rsidTr="00687785">
        <w:tc>
          <w:tcPr>
            <w:tcW w:w="3888" w:type="dxa"/>
          </w:tcPr>
          <w:p w14:paraId="62250846" w14:textId="77777777" w:rsidR="00D65934" w:rsidRPr="00BA49FB" w:rsidRDefault="00D65934" w:rsidP="0065588E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BA49FB">
              <w:rPr>
                <w:rFonts w:ascii="Calibri" w:hAnsi="Calibri" w:cs="Calibri"/>
                <w:b/>
                <w:bCs/>
              </w:rPr>
              <w:t>Logging Tools</w:t>
            </w:r>
          </w:p>
        </w:tc>
        <w:tc>
          <w:tcPr>
            <w:tcW w:w="7200" w:type="dxa"/>
          </w:tcPr>
          <w:p w14:paraId="41BB5632" w14:textId="7DC80DFE" w:rsidR="00D65934" w:rsidRPr="00BA49FB" w:rsidRDefault="00C15F31" w:rsidP="0065588E">
            <w:pPr>
              <w:jc w:val="both"/>
              <w:rPr>
                <w:rFonts w:ascii="Calibri" w:hAnsi="Calibri" w:cs="Calibri"/>
              </w:rPr>
            </w:pPr>
            <w:r w:rsidRPr="00C15F31">
              <w:rPr>
                <w:rFonts w:ascii="Calibri" w:hAnsi="Calibri" w:cs="Calibri"/>
              </w:rPr>
              <w:t xml:space="preserve">Prometheus, Grafana, ELK Stack, Splunk, </w:t>
            </w:r>
            <w:proofErr w:type="spellStart"/>
            <w:r w:rsidRPr="00C15F31">
              <w:rPr>
                <w:rFonts w:ascii="Calibri" w:hAnsi="Calibri" w:cs="Calibri"/>
              </w:rPr>
              <w:t>OpenTelemetry</w:t>
            </w:r>
            <w:proofErr w:type="spellEnd"/>
            <w:r w:rsidRPr="00C15F31">
              <w:rPr>
                <w:rFonts w:ascii="Calibri" w:hAnsi="Calibri" w:cs="Calibri"/>
              </w:rPr>
              <w:t>, AWS X-Ray, Log4j</w:t>
            </w:r>
          </w:p>
        </w:tc>
      </w:tr>
    </w:tbl>
    <w:p w14:paraId="55124D25" w14:textId="77777777" w:rsidR="00D93FA5" w:rsidRPr="00BA49FB" w:rsidRDefault="00D93FA5" w:rsidP="0065588E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6D692D98" w14:textId="77777777" w:rsidR="00B941C7" w:rsidRPr="00BA49FB" w:rsidRDefault="00B941C7" w:rsidP="0065588E">
      <w:pPr>
        <w:keepLines/>
        <w:spacing w:after="0" w:line="240" w:lineRule="auto"/>
        <w:ind w:right="360"/>
        <w:jc w:val="both"/>
        <w:rPr>
          <w:rFonts w:ascii="Calibri" w:eastAsia="Calibri" w:hAnsi="Calibri" w:cs="Calibri"/>
          <w:b/>
          <w:iCs/>
          <w:sz w:val="22"/>
          <w:szCs w:val="22"/>
          <w:u w:val="single"/>
        </w:rPr>
      </w:pPr>
      <w:r w:rsidRPr="00BA49FB">
        <w:rPr>
          <w:rFonts w:ascii="Calibri" w:eastAsia="Calibri" w:hAnsi="Calibri" w:cs="Calibri"/>
          <w:b/>
          <w:iCs/>
          <w:sz w:val="22"/>
          <w:szCs w:val="22"/>
          <w:u w:val="single"/>
        </w:rPr>
        <w:t>CERTIFICATIONS:</w:t>
      </w:r>
    </w:p>
    <w:p w14:paraId="760D8B11" w14:textId="38A357B9" w:rsidR="00D26BD6" w:rsidRPr="00BA49FB" w:rsidRDefault="00D26BD6" w:rsidP="0065588E">
      <w:pPr>
        <w:keepLines/>
        <w:spacing w:after="0" w:line="240" w:lineRule="auto"/>
        <w:ind w:right="360"/>
        <w:jc w:val="both"/>
        <w:rPr>
          <w:rFonts w:ascii="Calibri" w:eastAsia="Calibri" w:hAnsi="Calibri" w:cs="Calibri"/>
          <w:sz w:val="22"/>
          <w:szCs w:val="22"/>
        </w:rPr>
      </w:pPr>
      <w:r w:rsidRPr="00BA49FB">
        <w:rPr>
          <w:rFonts w:ascii="Calibri" w:eastAsia="Calibri" w:hAnsi="Calibri" w:cs="Calibri"/>
          <w:sz w:val="22"/>
          <w:szCs w:val="22"/>
        </w:rPr>
        <w:fldChar w:fldCharType="begin"/>
      </w:r>
      <w:r w:rsidRPr="00BA49FB">
        <w:rPr>
          <w:rFonts w:ascii="Calibri" w:eastAsia="Calibri" w:hAnsi="Calibri" w:cs="Calibri"/>
          <w:sz w:val="22"/>
          <w:szCs w:val="22"/>
        </w:rPr>
        <w:instrText xml:space="preserve"> HYPERLINK "https://aws.amazon.com/certification/certified-developer-associate/" </w:instrText>
      </w:r>
      <w:r w:rsidRPr="00BA49FB">
        <w:rPr>
          <w:rFonts w:ascii="Calibri" w:eastAsia="Calibri" w:hAnsi="Calibri" w:cs="Calibri"/>
          <w:sz w:val="22"/>
          <w:szCs w:val="22"/>
        </w:rPr>
        <w:fldChar w:fldCharType="separate"/>
      </w:r>
    </w:p>
    <w:p w14:paraId="009D01B7" w14:textId="77777777" w:rsidR="00D26BD6" w:rsidRPr="00BA49FB" w:rsidRDefault="00D26BD6" w:rsidP="0065588E">
      <w:pPr>
        <w:numPr>
          <w:ilvl w:val="0"/>
          <w:numId w:val="19"/>
        </w:numPr>
        <w:spacing w:after="0" w:line="240" w:lineRule="auto"/>
        <w:jc w:val="both"/>
        <w:rPr>
          <w:rFonts w:ascii="Calibri" w:eastAsia="Calibri" w:hAnsi="Calibri" w:cs="Calibri"/>
          <w:sz w:val="22"/>
          <w:szCs w:val="22"/>
        </w:rPr>
      </w:pPr>
      <w:r w:rsidRPr="00BA49FB">
        <w:rPr>
          <w:rFonts w:ascii="Calibri" w:eastAsia="Calibri" w:hAnsi="Calibri" w:cs="Calibri"/>
          <w:sz w:val="22"/>
          <w:szCs w:val="22"/>
        </w:rPr>
        <w:fldChar w:fldCharType="end"/>
      </w:r>
      <w:r w:rsidRPr="00BA49FB">
        <w:rPr>
          <w:rFonts w:ascii="Calibri" w:eastAsia="Calibri" w:hAnsi="Calibri" w:cs="Calibri"/>
          <w:sz w:val="22"/>
          <w:szCs w:val="22"/>
        </w:rPr>
        <w:t>AWS Certified Developer - Associate</w:t>
      </w:r>
    </w:p>
    <w:p w14:paraId="7159C5DF" w14:textId="4A178580" w:rsidR="00511D9E" w:rsidRPr="00BA49FB" w:rsidRDefault="00D26BD6" w:rsidP="0065588E">
      <w:pPr>
        <w:numPr>
          <w:ilvl w:val="0"/>
          <w:numId w:val="19"/>
        </w:numPr>
        <w:spacing w:after="0" w:line="240" w:lineRule="auto"/>
        <w:jc w:val="both"/>
        <w:rPr>
          <w:rFonts w:ascii="Calibri" w:eastAsia="Calibri" w:hAnsi="Calibri" w:cs="Calibri"/>
          <w:sz w:val="22"/>
          <w:szCs w:val="22"/>
        </w:rPr>
      </w:pPr>
      <w:r w:rsidRPr="00BA49FB">
        <w:rPr>
          <w:rFonts w:ascii="Calibri" w:eastAsia="Calibri" w:hAnsi="Calibri" w:cs="Calibri"/>
          <w:sz w:val="22"/>
          <w:szCs w:val="22"/>
        </w:rPr>
        <w:t>AWS Certified Cloud Practitioner</w:t>
      </w:r>
    </w:p>
    <w:p w14:paraId="5A9CB9FF" w14:textId="74041017" w:rsidR="00511D9E" w:rsidRPr="00BA49FB" w:rsidRDefault="003D7F7E" w:rsidP="0065588E">
      <w:pPr>
        <w:spacing w:after="0" w:line="240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9985510">
          <v:rect id="_x0000_i1026" style="width:0;height:1.5pt" o:hralign="center" o:bullet="t" o:hrstd="t" o:hr="t" fillcolor="#a0a0a0" stroked="f"/>
        </w:pict>
      </w:r>
    </w:p>
    <w:p w14:paraId="521C4BE1" w14:textId="77777777" w:rsidR="008E6AEA" w:rsidRPr="00BA49FB" w:rsidRDefault="008E6AEA" w:rsidP="0065588E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66A8536E" w14:textId="4B348371" w:rsidR="00B637CA" w:rsidRPr="00BA49FB" w:rsidRDefault="00B941C7" w:rsidP="0065588E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  <w:u w:val="single"/>
        </w:rPr>
      </w:pPr>
      <w:r w:rsidRPr="00BA49FB">
        <w:rPr>
          <w:rFonts w:ascii="Calibri" w:hAnsi="Calibri" w:cs="Calibri"/>
          <w:b/>
          <w:bCs/>
          <w:sz w:val="22"/>
          <w:szCs w:val="22"/>
          <w:u w:val="single"/>
        </w:rPr>
        <w:t>PROFESSIONAL EXPERIENCE</w:t>
      </w:r>
    </w:p>
    <w:p w14:paraId="2B9580A6" w14:textId="77777777" w:rsidR="009413F6" w:rsidRPr="00BA49FB" w:rsidRDefault="009413F6" w:rsidP="0065588E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1829AE83" w14:textId="6A45CB19" w:rsidR="00D65934" w:rsidRPr="00BA49FB" w:rsidRDefault="00C531B1" w:rsidP="0065588E">
      <w:pPr>
        <w:spacing w:after="0" w:line="240" w:lineRule="auto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BA49FB">
        <w:rPr>
          <w:rFonts w:ascii="Calibri" w:hAnsi="Calibri" w:cs="Calibri"/>
          <w:b/>
          <w:bCs/>
          <w:sz w:val="22"/>
          <w:szCs w:val="22"/>
        </w:rPr>
        <w:t>AMAZON</w:t>
      </w:r>
      <w:r w:rsidR="00D65934" w:rsidRPr="00BA49FB">
        <w:rPr>
          <w:rFonts w:ascii="Calibri" w:hAnsi="Calibri" w:cs="Calibri"/>
          <w:sz w:val="22"/>
          <w:szCs w:val="22"/>
        </w:rPr>
        <w:t>,</w:t>
      </w:r>
      <w:r w:rsidRPr="00BA49FB">
        <w:rPr>
          <w:rFonts w:ascii="Calibri" w:hAnsi="Calibri" w:cs="Calibri"/>
          <w:sz w:val="22"/>
          <w:szCs w:val="22"/>
        </w:rPr>
        <w:t xml:space="preserve"> </w:t>
      </w:r>
      <w:r w:rsidR="001070C0" w:rsidRPr="00BA49FB">
        <w:rPr>
          <w:rFonts w:ascii="Calibri" w:hAnsi="Calibri" w:cs="Calibri"/>
          <w:b/>
          <w:bCs/>
          <w:sz w:val="22"/>
          <w:szCs w:val="22"/>
        </w:rPr>
        <w:t>Redmond</w:t>
      </w:r>
      <w:r w:rsidR="00517987" w:rsidRPr="00BA49FB">
        <w:rPr>
          <w:rFonts w:ascii="Calibri" w:hAnsi="Calibri" w:cs="Calibri"/>
          <w:b/>
          <w:bCs/>
          <w:sz w:val="22"/>
          <w:szCs w:val="22"/>
        </w:rPr>
        <w:t xml:space="preserve">, WA, </w:t>
      </w:r>
      <w:r w:rsidR="00D65934" w:rsidRPr="00BA49FB">
        <w:rPr>
          <w:rFonts w:ascii="Calibri" w:hAnsi="Calibri" w:cs="Calibri"/>
          <w:b/>
          <w:bCs/>
          <w:sz w:val="22"/>
          <w:szCs w:val="22"/>
        </w:rPr>
        <w:t>Senior Java Full Stack Developer</w:t>
      </w:r>
      <w:r w:rsidR="00D65934" w:rsidRPr="00BA49FB">
        <w:rPr>
          <w:rFonts w:ascii="Calibri" w:hAnsi="Calibri" w:cs="Calibri"/>
          <w:sz w:val="22"/>
          <w:szCs w:val="22"/>
        </w:rPr>
        <w:t xml:space="preserve">          </w:t>
      </w:r>
      <w:r w:rsidR="00D65934" w:rsidRPr="00BA49FB">
        <w:rPr>
          <w:rFonts w:ascii="Calibri" w:hAnsi="Calibri" w:cs="Calibri"/>
          <w:sz w:val="22"/>
          <w:szCs w:val="22"/>
        </w:rPr>
        <w:tab/>
      </w:r>
      <w:r w:rsidR="00D65934" w:rsidRPr="00BA49FB">
        <w:rPr>
          <w:rFonts w:ascii="Calibri" w:hAnsi="Calibri" w:cs="Calibri"/>
          <w:sz w:val="22"/>
          <w:szCs w:val="22"/>
        </w:rPr>
        <w:tab/>
      </w:r>
      <w:r w:rsidR="00D65934" w:rsidRPr="00BA49FB">
        <w:rPr>
          <w:rFonts w:ascii="Calibri" w:hAnsi="Calibri" w:cs="Calibri"/>
          <w:sz w:val="22"/>
          <w:szCs w:val="22"/>
        </w:rPr>
        <w:tab/>
      </w:r>
      <w:r w:rsidR="00D65934" w:rsidRPr="00BA49FB">
        <w:rPr>
          <w:rFonts w:ascii="Calibri" w:hAnsi="Calibri" w:cs="Calibri"/>
          <w:b/>
          <w:bCs/>
          <w:sz w:val="22"/>
          <w:szCs w:val="22"/>
        </w:rPr>
        <w:t xml:space="preserve">                    </w:t>
      </w:r>
      <w:r w:rsidR="00C36B4C" w:rsidRPr="00BA49FB">
        <w:rPr>
          <w:rFonts w:ascii="Calibri" w:hAnsi="Calibri" w:cs="Calibri"/>
          <w:b/>
          <w:bCs/>
          <w:sz w:val="22"/>
          <w:szCs w:val="22"/>
        </w:rPr>
        <w:t xml:space="preserve">Sep </w:t>
      </w:r>
      <w:r w:rsidR="00D65934" w:rsidRPr="00BA49FB">
        <w:rPr>
          <w:rFonts w:ascii="Calibri" w:hAnsi="Calibri" w:cs="Calibri"/>
          <w:b/>
          <w:bCs/>
          <w:sz w:val="22"/>
          <w:szCs w:val="22"/>
        </w:rPr>
        <w:t>202</w:t>
      </w:r>
      <w:r w:rsidRPr="00BA49FB">
        <w:rPr>
          <w:rFonts w:ascii="Calibri" w:hAnsi="Calibri" w:cs="Calibri"/>
          <w:b/>
          <w:bCs/>
          <w:sz w:val="22"/>
          <w:szCs w:val="22"/>
        </w:rPr>
        <w:t>4</w:t>
      </w:r>
      <w:r w:rsidR="00D65934" w:rsidRPr="00BA49FB">
        <w:rPr>
          <w:rFonts w:ascii="Calibri" w:hAnsi="Calibri" w:cs="Calibri"/>
          <w:b/>
          <w:bCs/>
          <w:sz w:val="22"/>
          <w:szCs w:val="22"/>
        </w:rPr>
        <w:t xml:space="preserve"> – Present</w:t>
      </w:r>
    </w:p>
    <w:p w14:paraId="71042B96" w14:textId="5C90EC05" w:rsidR="00F3152E" w:rsidRPr="00914A69" w:rsidRDefault="00F3152E" w:rsidP="0065588E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650ECC74" w14:textId="77777777" w:rsidR="009627A0" w:rsidRPr="009627A0" w:rsidRDefault="009627A0" w:rsidP="009627A0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9627A0">
        <w:rPr>
          <w:rFonts w:ascii="Calibri" w:hAnsi="Calibri" w:cs="Calibri"/>
          <w:sz w:val="22"/>
          <w:szCs w:val="22"/>
        </w:rPr>
        <w:t>I’m leading the backend modernization of Amazon’s core order-processing platform, transforming a large-scale monolith into cloud-native, event-driven microservices capable of processing millions of daily transactions. The platform ensures consistency, fault-tolerance, and real-time insights by leveraging Java 17, Spring Boot, Kafka, PostgreSQL, Redis, and AWS cloud-native services.</w:t>
      </w:r>
    </w:p>
    <w:p w14:paraId="03C66DF0" w14:textId="77777777" w:rsidR="009627A0" w:rsidRPr="009627A0" w:rsidRDefault="009627A0" w:rsidP="009627A0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9627A0">
        <w:rPr>
          <w:rFonts w:ascii="Calibri" w:hAnsi="Calibri" w:cs="Calibri"/>
          <w:sz w:val="22"/>
          <w:szCs w:val="22"/>
        </w:rPr>
        <w:t>Key Responsibilities &amp; Achievements</w:t>
      </w:r>
    </w:p>
    <w:p w14:paraId="6E7443F6" w14:textId="77777777" w:rsidR="009627A0" w:rsidRPr="009627A0" w:rsidRDefault="009627A0" w:rsidP="009627A0">
      <w:pPr>
        <w:numPr>
          <w:ilvl w:val="0"/>
          <w:numId w:val="22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9627A0">
        <w:rPr>
          <w:rFonts w:ascii="Calibri" w:hAnsi="Calibri" w:cs="Calibri"/>
          <w:sz w:val="22"/>
          <w:szCs w:val="22"/>
        </w:rPr>
        <w:t>Transformed monolithic workflows into distributed microservices using Java 17, Spring Boot, Spring Cloud, and Kubernetes, ensuring high scalability and resilience.</w:t>
      </w:r>
    </w:p>
    <w:p w14:paraId="7D6021E9" w14:textId="77777777" w:rsidR="009627A0" w:rsidRPr="009627A0" w:rsidRDefault="009627A0" w:rsidP="009627A0">
      <w:pPr>
        <w:numPr>
          <w:ilvl w:val="0"/>
          <w:numId w:val="22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9627A0">
        <w:rPr>
          <w:rFonts w:ascii="Calibri" w:hAnsi="Calibri" w:cs="Calibri"/>
          <w:sz w:val="22"/>
          <w:szCs w:val="22"/>
        </w:rPr>
        <w:t>Designed and developed secure RESTful APIs with Spring Security, OAuth2, and JWT, supporting authentication and fine-grained RBAC.</w:t>
      </w:r>
    </w:p>
    <w:p w14:paraId="6C01D70F" w14:textId="77777777" w:rsidR="009627A0" w:rsidRPr="009627A0" w:rsidRDefault="009627A0" w:rsidP="009627A0">
      <w:pPr>
        <w:numPr>
          <w:ilvl w:val="0"/>
          <w:numId w:val="22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9627A0">
        <w:rPr>
          <w:rFonts w:ascii="Calibri" w:hAnsi="Calibri" w:cs="Calibri"/>
          <w:sz w:val="22"/>
          <w:szCs w:val="22"/>
        </w:rPr>
        <w:t>Implemented distributed transactions using Saga pattern, CQRS, and Resilience4j (circuit breakers, retries, bulkheads).</w:t>
      </w:r>
    </w:p>
    <w:p w14:paraId="1DA45E8D" w14:textId="77777777" w:rsidR="009627A0" w:rsidRPr="009627A0" w:rsidRDefault="009627A0" w:rsidP="009627A0">
      <w:pPr>
        <w:numPr>
          <w:ilvl w:val="0"/>
          <w:numId w:val="22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9627A0">
        <w:rPr>
          <w:rFonts w:ascii="Calibri" w:hAnsi="Calibri" w:cs="Calibri"/>
          <w:sz w:val="22"/>
          <w:szCs w:val="22"/>
        </w:rPr>
        <w:t>Optimized persistence with PostgreSQL and MongoDB using indexing, schema tuning, partitioning, and connection pooling.</w:t>
      </w:r>
    </w:p>
    <w:p w14:paraId="45CC03B1" w14:textId="7BEDB323" w:rsidR="009627A0" w:rsidRPr="009627A0" w:rsidRDefault="009627A0" w:rsidP="009627A0">
      <w:pPr>
        <w:numPr>
          <w:ilvl w:val="0"/>
          <w:numId w:val="22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9627A0">
        <w:rPr>
          <w:rFonts w:ascii="Calibri" w:hAnsi="Calibri" w:cs="Calibri"/>
          <w:sz w:val="22"/>
          <w:szCs w:val="22"/>
        </w:rPr>
        <w:t xml:space="preserve">Reduced latency with distributed caching strategies using Redis and </w:t>
      </w:r>
      <w:r w:rsidR="00914A69" w:rsidRPr="009627A0">
        <w:rPr>
          <w:rFonts w:ascii="Calibri" w:hAnsi="Calibri" w:cs="Calibri"/>
          <w:sz w:val="22"/>
          <w:szCs w:val="22"/>
        </w:rPr>
        <w:t>Hazel cast</w:t>
      </w:r>
      <w:r w:rsidRPr="009627A0">
        <w:rPr>
          <w:rFonts w:ascii="Calibri" w:hAnsi="Calibri" w:cs="Calibri"/>
          <w:sz w:val="22"/>
          <w:szCs w:val="22"/>
        </w:rPr>
        <w:t>, improving SLA compliance for low-latency APIs.</w:t>
      </w:r>
    </w:p>
    <w:p w14:paraId="3EB6672E" w14:textId="77777777" w:rsidR="009627A0" w:rsidRPr="009627A0" w:rsidRDefault="009627A0" w:rsidP="009627A0">
      <w:pPr>
        <w:numPr>
          <w:ilvl w:val="0"/>
          <w:numId w:val="22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9627A0">
        <w:rPr>
          <w:rFonts w:ascii="Calibri" w:hAnsi="Calibri" w:cs="Calibri"/>
          <w:sz w:val="22"/>
          <w:szCs w:val="22"/>
        </w:rPr>
        <w:t>Migrated workloads to Amazon Aurora (PostgreSQL-compatible) with automated failover, point-in-time recovery, and global database clusters for DR.</w:t>
      </w:r>
    </w:p>
    <w:p w14:paraId="76A12D4B" w14:textId="77777777" w:rsidR="009627A0" w:rsidRPr="009627A0" w:rsidRDefault="009627A0" w:rsidP="009627A0">
      <w:pPr>
        <w:numPr>
          <w:ilvl w:val="0"/>
          <w:numId w:val="22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9627A0">
        <w:rPr>
          <w:rFonts w:ascii="Calibri" w:hAnsi="Calibri" w:cs="Calibri"/>
          <w:sz w:val="22"/>
          <w:szCs w:val="22"/>
        </w:rPr>
        <w:t>Designed polyglot persistence architecture, choosing SQL for transactions and NoSQL (MongoDB, Cassandra) for scalability and analytics workloads.</w:t>
      </w:r>
    </w:p>
    <w:p w14:paraId="2053916E" w14:textId="77777777" w:rsidR="009627A0" w:rsidRPr="009627A0" w:rsidRDefault="009627A0" w:rsidP="009627A0">
      <w:pPr>
        <w:numPr>
          <w:ilvl w:val="0"/>
          <w:numId w:val="22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9627A0">
        <w:rPr>
          <w:rFonts w:ascii="Calibri" w:hAnsi="Calibri" w:cs="Calibri"/>
          <w:sz w:val="22"/>
          <w:szCs w:val="22"/>
        </w:rPr>
        <w:t>Built asynchronous pipelines with Apache Kafka, Kafka Streams, and Spring Messaging; ensured message durability with DLQs and replay strategies.</w:t>
      </w:r>
    </w:p>
    <w:p w14:paraId="40FEF41D" w14:textId="77777777" w:rsidR="009627A0" w:rsidRPr="009627A0" w:rsidRDefault="009627A0" w:rsidP="009627A0">
      <w:pPr>
        <w:numPr>
          <w:ilvl w:val="0"/>
          <w:numId w:val="22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9627A0">
        <w:rPr>
          <w:rFonts w:ascii="Calibri" w:hAnsi="Calibri" w:cs="Calibri"/>
          <w:sz w:val="22"/>
          <w:szCs w:val="22"/>
        </w:rPr>
        <w:t>Configured Kafka Connect &amp; Schema Registry to integrate streaming data with Elasticsearch, Snowflake, and S3.</w:t>
      </w:r>
    </w:p>
    <w:p w14:paraId="0FE7DD7F" w14:textId="77777777" w:rsidR="009627A0" w:rsidRPr="009627A0" w:rsidRDefault="009627A0" w:rsidP="009627A0">
      <w:pPr>
        <w:numPr>
          <w:ilvl w:val="0"/>
          <w:numId w:val="22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9627A0">
        <w:rPr>
          <w:rFonts w:ascii="Calibri" w:hAnsi="Calibri" w:cs="Calibri"/>
          <w:sz w:val="22"/>
          <w:szCs w:val="22"/>
        </w:rPr>
        <w:t xml:space="preserve">Developed </w:t>
      </w:r>
      <w:proofErr w:type="spellStart"/>
      <w:r w:rsidRPr="009627A0">
        <w:rPr>
          <w:rFonts w:ascii="Calibri" w:hAnsi="Calibri" w:cs="Calibri"/>
          <w:sz w:val="22"/>
          <w:szCs w:val="22"/>
        </w:rPr>
        <w:t>PySpark</w:t>
      </w:r>
      <w:proofErr w:type="spellEnd"/>
      <w:r w:rsidRPr="009627A0">
        <w:rPr>
          <w:rFonts w:ascii="Calibri" w:hAnsi="Calibri" w:cs="Calibri"/>
          <w:sz w:val="22"/>
          <w:szCs w:val="22"/>
        </w:rPr>
        <w:t xml:space="preserve"> ETL jobs in Databricks, applying partitioning, bucketing, and caching to reduce execution times.</w:t>
      </w:r>
    </w:p>
    <w:p w14:paraId="4D290643" w14:textId="77777777" w:rsidR="009627A0" w:rsidRPr="009627A0" w:rsidRDefault="009627A0" w:rsidP="009627A0">
      <w:pPr>
        <w:numPr>
          <w:ilvl w:val="0"/>
          <w:numId w:val="22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9627A0">
        <w:rPr>
          <w:rFonts w:ascii="Calibri" w:hAnsi="Calibri" w:cs="Calibri"/>
          <w:sz w:val="22"/>
          <w:szCs w:val="22"/>
        </w:rPr>
        <w:t>Implemented Spring Batch jobs for high-volume batch ETL, running in parallel across Kubernetes pods.</w:t>
      </w:r>
    </w:p>
    <w:p w14:paraId="39E209DD" w14:textId="22247EFD" w:rsidR="009627A0" w:rsidRPr="009627A0" w:rsidRDefault="009627A0" w:rsidP="009627A0">
      <w:pPr>
        <w:numPr>
          <w:ilvl w:val="0"/>
          <w:numId w:val="22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9627A0">
        <w:rPr>
          <w:rFonts w:ascii="Calibri" w:hAnsi="Calibri" w:cs="Calibri"/>
          <w:sz w:val="22"/>
          <w:szCs w:val="22"/>
        </w:rPr>
        <w:t xml:space="preserve">Designed event sourcing models for auditability and </w:t>
      </w:r>
      <w:r w:rsidR="00914A69" w:rsidRPr="009627A0">
        <w:rPr>
          <w:rFonts w:ascii="Calibri" w:hAnsi="Calibri" w:cs="Calibri"/>
          <w:sz w:val="22"/>
          <w:szCs w:val="22"/>
        </w:rPr>
        <w:t>replay ability</w:t>
      </w:r>
      <w:r w:rsidRPr="009627A0">
        <w:rPr>
          <w:rFonts w:ascii="Calibri" w:hAnsi="Calibri" w:cs="Calibri"/>
          <w:sz w:val="22"/>
          <w:szCs w:val="22"/>
        </w:rPr>
        <w:t xml:space="preserve"> in mission-critical workflows.</w:t>
      </w:r>
    </w:p>
    <w:p w14:paraId="2FA12EBD" w14:textId="77777777" w:rsidR="009627A0" w:rsidRPr="009627A0" w:rsidRDefault="009627A0" w:rsidP="009627A0">
      <w:pPr>
        <w:numPr>
          <w:ilvl w:val="0"/>
          <w:numId w:val="22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9627A0">
        <w:rPr>
          <w:rFonts w:ascii="Calibri" w:hAnsi="Calibri" w:cs="Calibri"/>
          <w:sz w:val="22"/>
          <w:szCs w:val="22"/>
        </w:rPr>
        <w:t>Optimized JVM using ZGC/G1GC, JFR, and async-profiler, cutting GC pauses by 40% under peak loads.</w:t>
      </w:r>
    </w:p>
    <w:p w14:paraId="558ADF20" w14:textId="77777777" w:rsidR="009627A0" w:rsidRPr="009627A0" w:rsidRDefault="009627A0" w:rsidP="009627A0">
      <w:pPr>
        <w:numPr>
          <w:ilvl w:val="0"/>
          <w:numId w:val="22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9627A0">
        <w:rPr>
          <w:rFonts w:ascii="Calibri" w:hAnsi="Calibri" w:cs="Calibri"/>
          <w:sz w:val="22"/>
          <w:szCs w:val="22"/>
        </w:rPr>
        <w:t>Automated provisioning with Terraform and AWS CloudFormation, embedding security with policy-as-code and IAM least-privilege roles.</w:t>
      </w:r>
    </w:p>
    <w:p w14:paraId="4B9EBFFE" w14:textId="77777777" w:rsidR="009627A0" w:rsidRPr="009627A0" w:rsidRDefault="009627A0" w:rsidP="009627A0">
      <w:pPr>
        <w:numPr>
          <w:ilvl w:val="0"/>
          <w:numId w:val="22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9627A0">
        <w:rPr>
          <w:rFonts w:ascii="Calibri" w:hAnsi="Calibri" w:cs="Calibri"/>
          <w:sz w:val="22"/>
          <w:szCs w:val="22"/>
        </w:rPr>
        <w:t xml:space="preserve">Implemented blue/green and canary deployments with Kubernetes + </w:t>
      </w:r>
      <w:proofErr w:type="spellStart"/>
      <w:r w:rsidRPr="009627A0">
        <w:rPr>
          <w:rFonts w:ascii="Calibri" w:hAnsi="Calibri" w:cs="Calibri"/>
          <w:sz w:val="22"/>
          <w:szCs w:val="22"/>
        </w:rPr>
        <w:t>ArgoCD</w:t>
      </w:r>
      <w:proofErr w:type="spellEnd"/>
      <w:r w:rsidRPr="009627A0">
        <w:rPr>
          <w:rFonts w:ascii="Calibri" w:hAnsi="Calibri" w:cs="Calibri"/>
          <w:sz w:val="22"/>
          <w:szCs w:val="22"/>
        </w:rPr>
        <w:t>, ensuring zero-downtime production rollouts.</w:t>
      </w:r>
    </w:p>
    <w:p w14:paraId="2438464C" w14:textId="70EDE0EE" w:rsidR="009627A0" w:rsidRPr="009627A0" w:rsidRDefault="009627A0" w:rsidP="009627A0">
      <w:pPr>
        <w:numPr>
          <w:ilvl w:val="0"/>
          <w:numId w:val="22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9627A0">
        <w:rPr>
          <w:rFonts w:ascii="Calibri" w:hAnsi="Calibri" w:cs="Calibri"/>
          <w:sz w:val="22"/>
          <w:szCs w:val="22"/>
        </w:rPr>
        <w:t xml:space="preserve">Applied feature toggles with </w:t>
      </w:r>
      <w:r w:rsidR="00914A69" w:rsidRPr="009627A0">
        <w:rPr>
          <w:rFonts w:ascii="Calibri" w:hAnsi="Calibri" w:cs="Calibri"/>
          <w:sz w:val="22"/>
          <w:szCs w:val="22"/>
        </w:rPr>
        <w:t>Launch Darkly</w:t>
      </w:r>
      <w:r w:rsidRPr="009627A0">
        <w:rPr>
          <w:rFonts w:ascii="Calibri" w:hAnsi="Calibri" w:cs="Calibri"/>
          <w:sz w:val="22"/>
          <w:szCs w:val="22"/>
        </w:rPr>
        <w:t xml:space="preserve"> to safely roll out incremental backend changes.</w:t>
      </w:r>
    </w:p>
    <w:p w14:paraId="1DED8EFA" w14:textId="77777777" w:rsidR="009627A0" w:rsidRPr="009627A0" w:rsidRDefault="009627A0" w:rsidP="009627A0">
      <w:pPr>
        <w:numPr>
          <w:ilvl w:val="0"/>
          <w:numId w:val="22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9627A0">
        <w:rPr>
          <w:rFonts w:ascii="Calibri" w:hAnsi="Calibri" w:cs="Calibri"/>
          <w:sz w:val="22"/>
          <w:szCs w:val="22"/>
        </w:rPr>
        <w:t>Integrated AWS KMS and Secrets Manager for data encryption and secret rotation, enhancing compliance (PCI-DSS, GDPR).</w:t>
      </w:r>
    </w:p>
    <w:p w14:paraId="3D92DD98" w14:textId="7613E65D" w:rsidR="009627A0" w:rsidRPr="009627A0" w:rsidRDefault="009627A0" w:rsidP="009627A0">
      <w:pPr>
        <w:numPr>
          <w:ilvl w:val="0"/>
          <w:numId w:val="22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9627A0">
        <w:rPr>
          <w:rFonts w:ascii="Calibri" w:hAnsi="Calibri" w:cs="Calibri"/>
          <w:sz w:val="22"/>
          <w:szCs w:val="22"/>
        </w:rPr>
        <w:t xml:space="preserve">Instrumented distributed tracing with </w:t>
      </w:r>
      <w:r w:rsidR="00914A69" w:rsidRPr="009627A0">
        <w:rPr>
          <w:rFonts w:ascii="Calibri" w:hAnsi="Calibri" w:cs="Calibri"/>
          <w:sz w:val="22"/>
          <w:szCs w:val="22"/>
        </w:rPr>
        <w:t>Open Telemetry</w:t>
      </w:r>
      <w:r w:rsidRPr="009627A0">
        <w:rPr>
          <w:rFonts w:ascii="Calibri" w:hAnsi="Calibri" w:cs="Calibri"/>
          <w:sz w:val="22"/>
          <w:szCs w:val="22"/>
        </w:rPr>
        <w:t xml:space="preserve"> and AWS X-Ray, improving root cause analysis of latency issues.</w:t>
      </w:r>
    </w:p>
    <w:p w14:paraId="464BE2B7" w14:textId="77777777" w:rsidR="009627A0" w:rsidRPr="009627A0" w:rsidRDefault="009627A0" w:rsidP="009627A0">
      <w:pPr>
        <w:numPr>
          <w:ilvl w:val="0"/>
          <w:numId w:val="22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9627A0">
        <w:rPr>
          <w:rFonts w:ascii="Calibri" w:hAnsi="Calibri" w:cs="Calibri"/>
          <w:sz w:val="22"/>
          <w:szCs w:val="22"/>
        </w:rPr>
        <w:t>Built observability dashboards with CloudWatch, Grafana, ELK, and Splunk; enabled anomaly detection alerts.</w:t>
      </w:r>
    </w:p>
    <w:p w14:paraId="68455FCB" w14:textId="77777777" w:rsidR="009627A0" w:rsidRPr="009627A0" w:rsidRDefault="009627A0" w:rsidP="009627A0">
      <w:pPr>
        <w:numPr>
          <w:ilvl w:val="0"/>
          <w:numId w:val="22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9627A0">
        <w:rPr>
          <w:rFonts w:ascii="Calibri" w:hAnsi="Calibri" w:cs="Calibri"/>
          <w:sz w:val="22"/>
          <w:szCs w:val="22"/>
        </w:rPr>
        <w:t>Developed real-time fraud detection workflows using Kafka + Spark Structured Streaming, reducing false positives in order validation.</w:t>
      </w:r>
    </w:p>
    <w:p w14:paraId="4878DC5E" w14:textId="77777777" w:rsidR="009627A0" w:rsidRPr="009627A0" w:rsidRDefault="009627A0" w:rsidP="009627A0">
      <w:pPr>
        <w:numPr>
          <w:ilvl w:val="0"/>
          <w:numId w:val="22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9627A0">
        <w:rPr>
          <w:rFonts w:ascii="Calibri" w:hAnsi="Calibri" w:cs="Calibri"/>
          <w:sz w:val="22"/>
          <w:szCs w:val="22"/>
        </w:rPr>
        <w:t>Designed multi-region active-active deployment strategy with AWS Route 53 for disaster recovery and low-latency global access.</w:t>
      </w:r>
    </w:p>
    <w:p w14:paraId="5FAAD205" w14:textId="7E3B0BDE" w:rsidR="009627A0" w:rsidRPr="009627A0" w:rsidRDefault="009627A0" w:rsidP="009627A0">
      <w:pPr>
        <w:numPr>
          <w:ilvl w:val="0"/>
          <w:numId w:val="22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9627A0">
        <w:rPr>
          <w:rFonts w:ascii="Calibri" w:hAnsi="Calibri" w:cs="Calibri"/>
          <w:sz w:val="22"/>
          <w:szCs w:val="22"/>
        </w:rPr>
        <w:t xml:space="preserve">Containerized services with Docker and optimized builds with multi-stage </w:t>
      </w:r>
      <w:r w:rsidR="00914A69" w:rsidRPr="009627A0">
        <w:rPr>
          <w:rFonts w:ascii="Calibri" w:hAnsi="Calibri" w:cs="Calibri"/>
          <w:sz w:val="22"/>
          <w:szCs w:val="22"/>
        </w:rPr>
        <w:t>Docker files</w:t>
      </w:r>
      <w:r w:rsidRPr="009627A0">
        <w:rPr>
          <w:rFonts w:ascii="Calibri" w:hAnsi="Calibri" w:cs="Calibri"/>
          <w:sz w:val="22"/>
          <w:szCs w:val="22"/>
        </w:rPr>
        <w:t>, reducing image size by 50%.</w:t>
      </w:r>
    </w:p>
    <w:p w14:paraId="3747FBC8" w14:textId="77777777" w:rsidR="009627A0" w:rsidRPr="009627A0" w:rsidRDefault="009627A0" w:rsidP="009627A0">
      <w:pPr>
        <w:numPr>
          <w:ilvl w:val="0"/>
          <w:numId w:val="22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9627A0">
        <w:rPr>
          <w:rFonts w:ascii="Calibri" w:hAnsi="Calibri" w:cs="Calibri"/>
          <w:sz w:val="22"/>
          <w:szCs w:val="22"/>
        </w:rPr>
        <w:t>Improved CI/CD with Jenkins pipelines integrating Maven, SonarQube, unit/integration tests, and automated deployments.</w:t>
      </w:r>
    </w:p>
    <w:p w14:paraId="5F930C0F" w14:textId="2A3D4374" w:rsidR="009627A0" w:rsidRPr="009627A0" w:rsidRDefault="009627A0" w:rsidP="009627A0">
      <w:pPr>
        <w:numPr>
          <w:ilvl w:val="0"/>
          <w:numId w:val="22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9627A0">
        <w:rPr>
          <w:rFonts w:ascii="Calibri" w:hAnsi="Calibri" w:cs="Calibri"/>
          <w:sz w:val="22"/>
          <w:szCs w:val="22"/>
        </w:rPr>
        <w:t xml:space="preserve">Enhanced testing strategy with JUnit5, Mockito, Spock, </w:t>
      </w:r>
      <w:r w:rsidR="00914A69" w:rsidRPr="009627A0">
        <w:rPr>
          <w:rFonts w:ascii="Calibri" w:hAnsi="Calibri" w:cs="Calibri"/>
          <w:sz w:val="22"/>
          <w:szCs w:val="22"/>
        </w:rPr>
        <w:t>Power Mockito</w:t>
      </w:r>
      <w:r w:rsidRPr="009627A0">
        <w:rPr>
          <w:rFonts w:ascii="Calibri" w:hAnsi="Calibri" w:cs="Calibri"/>
          <w:sz w:val="22"/>
          <w:szCs w:val="22"/>
        </w:rPr>
        <w:t xml:space="preserve">, and </w:t>
      </w:r>
      <w:r w:rsidR="00914A69" w:rsidRPr="009627A0">
        <w:rPr>
          <w:rFonts w:ascii="Calibri" w:hAnsi="Calibri" w:cs="Calibri"/>
          <w:sz w:val="22"/>
          <w:szCs w:val="22"/>
        </w:rPr>
        <w:t>Test Containers</w:t>
      </w:r>
      <w:r w:rsidRPr="009627A0">
        <w:rPr>
          <w:rFonts w:ascii="Calibri" w:hAnsi="Calibri" w:cs="Calibri"/>
          <w:sz w:val="22"/>
          <w:szCs w:val="22"/>
        </w:rPr>
        <w:t xml:space="preserve"> for end-to-end microservice validation.</w:t>
      </w:r>
    </w:p>
    <w:p w14:paraId="27428493" w14:textId="77777777" w:rsidR="009627A0" w:rsidRPr="009627A0" w:rsidRDefault="009627A0" w:rsidP="009627A0">
      <w:pPr>
        <w:numPr>
          <w:ilvl w:val="0"/>
          <w:numId w:val="22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9627A0">
        <w:rPr>
          <w:rFonts w:ascii="Calibri" w:hAnsi="Calibri" w:cs="Calibri"/>
          <w:sz w:val="22"/>
          <w:szCs w:val="22"/>
        </w:rPr>
        <w:t>Implemented API contract testing with Pact to ensure compatibility across services.</w:t>
      </w:r>
    </w:p>
    <w:p w14:paraId="3DE4CF2C" w14:textId="77777777" w:rsidR="009627A0" w:rsidRPr="009627A0" w:rsidRDefault="009627A0" w:rsidP="009627A0">
      <w:pPr>
        <w:numPr>
          <w:ilvl w:val="0"/>
          <w:numId w:val="22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9627A0">
        <w:rPr>
          <w:rFonts w:ascii="Calibri" w:hAnsi="Calibri" w:cs="Calibri"/>
          <w:sz w:val="22"/>
          <w:szCs w:val="22"/>
        </w:rPr>
        <w:t>Conducted threat modeling and penetration testing with internal security teams, addressing OWASP Top 10 risks.</w:t>
      </w:r>
    </w:p>
    <w:p w14:paraId="4AE93F69" w14:textId="3498DF63" w:rsidR="009627A0" w:rsidRPr="009627A0" w:rsidRDefault="009627A0" w:rsidP="009627A0">
      <w:pPr>
        <w:numPr>
          <w:ilvl w:val="0"/>
          <w:numId w:val="22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9627A0">
        <w:rPr>
          <w:rFonts w:ascii="Calibri" w:hAnsi="Calibri" w:cs="Calibri"/>
          <w:sz w:val="22"/>
          <w:szCs w:val="22"/>
        </w:rPr>
        <w:t>Mentored engineers on microservices, Kafka, and AWS best practices; led architecture reviews and code reviews to improve maintainability</w:t>
      </w:r>
      <w:r w:rsidR="00914A69" w:rsidRPr="00914A69">
        <w:rPr>
          <w:rFonts w:ascii="Calibri" w:hAnsi="Calibri" w:cs="Calibri"/>
          <w:sz w:val="22"/>
          <w:szCs w:val="22"/>
        </w:rPr>
        <w:t>.</w:t>
      </w:r>
    </w:p>
    <w:p w14:paraId="71327562" w14:textId="77777777" w:rsidR="009627A0" w:rsidRPr="009627A0" w:rsidRDefault="009627A0" w:rsidP="009627A0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9627A0">
        <w:rPr>
          <w:rFonts w:ascii="Calibri" w:hAnsi="Calibri" w:cs="Calibri"/>
          <w:sz w:val="22"/>
          <w:szCs w:val="22"/>
        </w:rPr>
        <w:t>Environment</w:t>
      </w:r>
    </w:p>
    <w:p w14:paraId="37CE336D" w14:textId="74C444D2" w:rsidR="009627A0" w:rsidRPr="009627A0" w:rsidRDefault="009627A0" w:rsidP="009627A0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9627A0">
        <w:rPr>
          <w:rFonts w:ascii="Calibri" w:hAnsi="Calibri" w:cs="Calibri"/>
          <w:sz w:val="22"/>
          <w:szCs w:val="22"/>
        </w:rPr>
        <w:t xml:space="preserve">Java 17, Spring Boot, Spring Cloud, Microservices, REST APIs, OAuth2, JWT, PostgreSQL, MongoDB, Redis, Cassandra, Aurora, Kafka, Kafka Streams, Kafka Connect, Elasticsearch, Snowflake, </w:t>
      </w:r>
      <w:proofErr w:type="spellStart"/>
      <w:r w:rsidRPr="009627A0">
        <w:rPr>
          <w:rFonts w:ascii="Calibri" w:hAnsi="Calibri" w:cs="Calibri"/>
          <w:sz w:val="22"/>
          <w:szCs w:val="22"/>
        </w:rPr>
        <w:t>PySpark</w:t>
      </w:r>
      <w:proofErr w:type="spellEnd"/>
      <w:r w:rsidRPr="009627A0">
        <w:rPr>
          <w:rFonts w:ascii="Calibri" w:hAnsi="Calibri" w:cs="Calibri"/>
          <w:sz w:val="22"/>
          <w:szCs w:val="22"/>
        </w:rPr>
        <w:t xml:space="preserve">, Databricks, Spring Batch, AWS (Lambda, </w:t>
      </w:r>
      <w:proofErr w:type="spellStart"/>
      <w:r w:rsidRPr="009627A0">
        <w:rPr>
          <w:rFonts w:ascii="Calibri" w:hAnsi="Calibri" w:cs="Calibri"/>
          <w:sz w:val="22"/>
          <w:szCs w:val="22"/>
        </w:rPr>
        <w:lastRenderedPageBreak/>
        <w:t>Fargate</w:t>
      </w:r>
      <w:proofErr w:type="spellEnd"/>
      <w:r w:rsidRPr="009627A0">
        <w:rPr>
          <w:rFonts w:ascii="Calibri" w:hAnsi="Calibri" w:cs="Calibri"/>
          <w:sz w:val="22"/>
          <w:szCs w:val="22"/>
        </w:rPr>
        <w:t xml:space="preserve">, API Gateway, Cognito, Redshift, DynamoDB, SQS, SNS, Aurora, CloudFormation, CloudWatch, KMS, Secrets Manager, Route 53, X-Ray), Terraform, Docker, Kubernetes (EKS/GKE), </w:t>
      </w:r>
      <w:r w:rsidR="00914A69" w:rsidRPr="009627A0">
        <w:rPr>
          <w:rFonts w:ascii="Calibri" w:hAnsi="Calibri" w:cs="Calibri"/>
          <w:sz w:val="22"/>
          <w:szCs w:val="22"/>
        </w:rPr>
        <w:t>Argo CD</w:t>
      </w:r>
      <w:r w:rsidRPr="009627A0">
        <w:rPr>
          <w:rFonts w:ascii="Calibri" w:hAnsi="Calibri" w:cs="Calibri"/>
          <w:sz w:val="22"/>
          <w:szCs w:val="22"/>
        </w:rPr>
        <w:t xml:space="preserve">, Jenkins, GitHub Actions, Maven, JUnit5, Mockito, Spock, Resilience4j, Pact, SonarQube, ELK, Splunk, Grafana, </w:t>
      </w:r>
      <w:r w:rsidR="00914A69" w:rsidRPr="009627A0">
        <w:rPr>
          <w:rFonts w:ascii="Calibri" w:hAnsi="Calibri" w:cs="Calibri"/>
          <w:sz w:val="22"/>
          <w:szCs w:val="22"/>
        </w:rPr>
        <w:t>Open Telemetry</w:t>
      </w:r>
      <w:r w:rsidRPr="009627A0">
        <w:rPr>
          <w:rFonts w:ascii="Calibri" w:hAnsi="Calibri" w:cs="Calibri"/>
          <w:sz w:val="22"/>
          <w:szCs w:val="22"/>
        </w:rPr>
        <w:t>, IntelliJ IDEA, Linux.</w:t>
      </w:r>
    </w:p>
    <w:p w14:paraId="02832545" w14:textId="44E36E0F" w:rsidR="00511D9E" w:rsidRPr="00BA49FB" w:rsidRDefault="003D7F7E" w:rsidP="0065588E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C397FA9">
          <v:rect id="_x0000_i1027" style="width:0;height:1.5pt" o:hralign="center" o:bullet="t" o:hrstd="t" o:hr="t" fillcolor="#a0a0a0" stroked="f"/>
        </w:pict>
      </w:r>
    </w:p>
    <w:p w14:paraId="42F17DBE" w14:textId="77777777" w:rsidR="00C531B1" w:rsidRPr="00BA49FB" w:rsidRDefault="00C531B1" w:rsidP="0065588E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5606A92D" w14:textId="639AC298" w:rsidR="00F27CFF" w:rsidRPr="00BA49FB" w:rsidRDefault="00517987" w:rsidP="0065588E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BA49FB">
        <w:rPr>
          <w:rFonts w:ascii="Calibri" w:hAnsi="Calibri" w:cs="Calibri"/>
          <w:b/>
          <w:bCs/>
          <w:sz w:val="22"/>
          <w:szCs w:val="22"/>
        </w:rPr>
        <w:t>Verizon, Irving</w:t>
      </w:r>
      <w:r w:rsidR="001070C0" w:rsidRPr="00BA49FB">
        <w:rPr>
          <w:rFonts w:ascii="Calibri" w:hAnsi="Calibri" w:cs="Calibri"/>
          <w:b/>
          <w:bCs/>
          <w:sz w:val="22"/>
          <w:szCs w:val="22"/>
        </w:rPr>
        <w:t xml:space="preserve">, </w:t>
      </w:r>
      <w:proofErr w:type="gramStart"/>
      <w:r w:rsidR="001070C0" w:rsidRPr="00BA49FB">
        <w:rPr>
          <w:rFonts w:ascii="Calibri" w:hAnsi="Calibri" w:cs="Calibri"/>
          <w:b/>
          <w:bCs/>
          <w:sz w:val="22"/>
          <w:szCs w:val="22"/>
        </w:rPr>
        <w:t xml:space="preserve">TX </w:t>
      </w:r>
      <w:r w:rsidR="00831D1C" w:rsidRPr="00BA49FB">
        <w:rPr>
          <w:rFonts w:ascii="Calibri" w:hAnsi="Calibri" w:cs="Calibri"/>
          <w:b/>
          <w:bCs/>
          <w:sz w:val="22"/>
          <w:szCs w:val="22"/>
        </w:rPr>
        <w:t>,</w:t>
      </w:r>
      <w:proofErr w:type="gramEnd"/>
      <w:r w:rsidR="00831D1C" w:rsidRPr="00BA49FB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F27CFF" w:rsidRPr="00BA49FB">
        <w:rPr>
          <w:rFonts w:ascii="Calibri" w:hAnsi="Calibri" w:cs="Calibri"/>
          <w:b/>
          <w:bCs/>
          <w:sz w:val="22"/>
          <w:szCs w:val="22"/>
        </w:rPr>
        <w:t>Full Stack Java Developer</w:t>
      </w:r>
      <w:r w:rsidR="00D93FA5" w:rsidRPr="00BA49FB">
        <w:rPr>
          <w:rFonts w:ascii="Calibri" w:hAnsi="Calibri" w:cs="Calibri"/>
          <w:sz w:val="22"/>
          <w:szCs w:val="22"/>
        </w:rPr>
        <w:t xml:space="preserve">                                                             </w:t>
      </w:r>
      <w:r w:rsidR="00EC2B6A" w:rsidRPr="00BA49FB">
        <w:rPr>
          <w:rFonts w:ascii="Calibri" w:hAnsi="Calibri" w:cs="Calibri"/>
          <w:sz w:val="22"/>
          <w:szCs w:val="22"/>
        </w:rPr>
        <w:t xml:space="preserve">  </w:t>
      </w:r>
      <w:r w:rsidR="00C531B1" w:rsidRPr="00BA49FB">
        <w:rPr>
          <w:rFonts w:ascii="Calibri" w:hAnsi="Calibri" w:cs="Calibri"/>
          <w:sz w:val="22"/>
          <w:szCs w:val="22"/>
        </w:rPr>
        <w:t xml:space="preserve">                      </w:t>
      </w:r>
      <w:r w:rsidR="00D93FA5" w:rsidRPr="00BA49FB">
        <w:rPr>
          <w:rFonts w:ascii="Calibri" w:hAnsi="Calibri" w:cs="Calibri"/>
          <w:sz w:val="22"/>
          <w:szCs w:val="22"/>
        </w:rPr>
        <w:t xml:space="preserve"> </w:t>
      </w:r>
      <w:r w:rsidR="001070C0" w:rsidRPr="00BA49FB">
        <w:rPr>
          <w:rFonts w:ascii="Calibri" w:hAnsi="Calibri" w:cs="Calibri"/>
          <w:sz w:val="22"/>
          <w:szCs w:val="22"/>
        </w:rPr>
        <w:t xml:space="preserve">     </w:t>
      </w:r>
      <w:r w:rsidRPr="00BA49FB">
        <w:rPr>
          <w:rFonts w:ascii="Calibri" w:hAnsi="Calibri" w:cs="Calibri"/>
          <w:sz w:val="22"/>
          <w:szCs w:val="22"/>
        </w:rPr>
        <w:t xml:space="preserve">      </w:t>
      </w:r>
      <w:r w:rsidR="00C531B1" w:rsidRPr="00BA49FB">
        <w:rPr>
          <w:rFonts w:ascii="Calibri" w:hAnsi="Calibri" w:cs="Calibri"/>
          <w:b/>
          <w:bCs/>
          <w:sz w:val="22"/>
          <w:szCs w:val="22"/>
        </w:rPr>
        <w:t>S</w:t>
      </w:r>
      <w:r w:rsidR="002224AE" w:rsidRPr="00BA49FB">
        <w:rPr>
          <w:rFonts w:ascii="Calibri" w:hAnsi="Calibri" w:cs="Calibri"/>
          <w:b/>
          <w:bCs/>
          <w:sz w:val="22"/>
          <w:szCs w:val="22"/>
        </w:rPr>
        <w:t>ep</w:t>
      </w:r>
      <w:r w:rsidR="00C531B1" w:rsidRPr="00BA49FB">
        <w:rPr>
          <w:rFonts w:ascii="Calibri" w:hAnsi="Calibri" w:cs="Calibri"/>
          <w:b/>
          <w:bCs/>
          <w:sz w:val="22"/>
          <w:szCs w:val="22"/>
        </w:rPr>
        <w:t xml:space="preserve"> 2022</w:t>
      </w:r>
      <w:r w:rsidR="00F27CFF" w:rsidRPr="00BA49FB">
        <w:rPr>
          <w:rFonts w:ascii="Calibri" w:hAnsi="Calibri" w:cs="Calibri"/>
          <w:b/>
          <w:bCs/>
          <w:sz w:val="22"/>
          <w:szCs w:val="22"/>
        </w:rPr>
        <w:t xml:space="preserve">– </w:t>
      </w:r>
      <w:r w:rsidR="00C531B1" w:rsidRPr="00BA49FB">
        <w:rPr>
          <w:rFonts w:ascii="Calibri" w:hAnsi="Calibri" w:cs="Calibri"/>
          <w:b/>
          <w:bCs/>
          <w:sz w:val="22"/>
          <w:szCs w:val="22"/>
        </w:rPr>
        <w:t>Aug 2024</w:t>
      </w:r>
    </w:p>
    <w:p w14:paraId="7B3F275D" w14:textId="77777777" w:rsidR="00F3152E" w:rsidRPr="00BA49FB" w:rsidRDefault="00F3152E" w:rsidP="00006B46">
      <w:pPr>
        <w:jc w:val="both"/>
        <w:rPr>
          <w:rFonts w:ascii="Calibri" w:hAnsi="Calibri" w:cs="Calibri"/>
          <w:sz w:val="22"/>
          <w:szCs w:val="22"/>
        </w:rPr>
      </w:pPr>
    </w:p>
    <w:p w14:paraId="3EC69002" w14:textId="77777777" w:rsidR="009D0938" w:rsidRPr="00162B59" w:rsidRDefault="009D0938" w:rsidP="0065588E">
      <w:pPr>
        <w:pStyle w:val="NoSpacing"/>
        <w:jc w:val="both"/>
        <w:rPr>
          <w:rFonts w:ascii="Calibri" w:hAnsi="Calibri" w:cs="Calibri"/>
          <w:sz w:val="22"/>
          <w:szCs w:val="22"/>
        </w:rPr>
      </w:pPr>
      <w:r w:rsidRPr="00162B59">
        <w:rPr>
          <w:rFonts w:ascii="Calibri" w:hAnsi="Calibri" w:cs="Calibri"/>
          <w:sz w:val="22"/>
          <w:szCs w:val="22"/>
        </w:rPr>
        <w:t>I was part of a small Agile team building a cloud-native Service Management Platform for enterprise clients, focusing on Spring Boot microservices, event-driven architectures, database optimization, and secure API development. I contributed to backend design, CI/CD automation, cloud deployments, and observability for reliable, scalable enterprise solutions.</w:t>
      </w:r>
    </w:p>
    <w:p w14:paraId="6917D135" w14:textId="5A7467FF" w:rsidR="00F27CFF" w:rsidRPr="00162B59" w:rsidRDefault="00F27CFF" w:rsidP="0065588E">
      <w:pPr>
        <w:pStyle w:val="NoSpacing"/>
        <w:jc w:val="both"/>
        <w:rPr>
          <w:rFonts w:ascii="Calibri" w:hAnsi="Calibri" w:cs="Calibri"/>
          <w:sz w:val="22"/>
          <w:szCs w:val="22"/>
        </w:rPr>
      </w:pPr>
      <w:r w:rsidRPr="00162B59">
        <w:rPr>
          <w:rFonts w:ascii="Calibri" w:hAnsi="Calibri" w:cs="Calibri"/>
          <w:sz w:val="22"/>
          <w:szCs w:val="22"/>
        </w:rPr>
        <w:t>Responsibilities:</w:t>
      </w:r>
    </w:p>
    <w:p w14:paraId="2FE9C6DF" w14:textId="51059E4C" w:rsidR="00162B59" w:rsidRPr="00162B59" w:rsidRDefault="00162B59" w:rsidP="00162B59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162B59">
        <w:rPr>
          <w:rFonts w:ascii="Calibri" w:hAnsi="Calibri" w:cs="Calibri"/>
          <w:sz w:val="22"/>
          <w:szCs w:val="22"/>
        </w:rPr>
        <w:t>Followed Agile methodology, participating in sprint planning, retrospectives, and collaborative development cycles to deliver features faster.</w:t>
      </w:r>
    </w:p>
    <w:p w14:paraId="367F297C" w14:textId="5F96ABC4" w:rsidR="00162B59" w:rsidRPr="00162B59" w:rsidRDefault="00162B59" w:rsidP="00162B59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162B59">
        <w:rPr>
          <w:rFonts w:ascii="Calibri" w:hAnsi="Calibri" w:cs="Calibri"/>
          <w:sz w:val="22"/>
          <w:szCs w:val="22"/>
        </w:rPr>
        <w:t>Translated business requirements into technical specifications by collaborating with traders, analysts, and cross-functional teams in a high-frequency trading environment.</w:t>
      </w:r>
    </w:p>
    <w:p w14:paraId="47675708" w14:textId="32485618" w:rsidR="00162B59" w:rsidRPr="00162B59" w:rsidRDefault="00162B59" w:rsidP="00162B59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162B59">
        <w:rPr>
          <w:rFonts w:ascii="Calibri" w:hAnsi="Calibri" w:cs="Calibri"/>
          <w:sz w:val="22"/>
          <w:szCs w:val="22"/>
        </w:rPr>
        <w:t xml:space="preserve">Implemented RESTful and </w:t>
      </w:r>
      <w:proofErr w:type="spellStart"/>
      <w:r w:rsidRPr="00162B59">
        <w:rPr>
          <w:rFonts w:ascii="Calibri" w:hAnsi="Calibri" w:cs="Calibri"/>
          <w:sz w:val="22"/>
          <w:szCs w:val="22"/>
        </w:rPr>
        <w:t>GraphQL</w:t>
      </w:r>
      <w:proofErr w:type="spellEnd"/>
      <w:r w:rsidRPr="00162B59">
        <w:rPr>
          <w:rFonts w:ascii="Calibri" w:hAnsi="Calibri" w:cs="Calibri"/>
          <w:sz w:val="22"/>
          <w:szCs w:val="22"/>
        </w:rPr>
        <w:t xml:space="preserve"> APIs using Spring Boot and Spring Cloud, secured with Spring Security and OAuth2/JWT for enterprise-grade security.</w:t>
      </w:r>
    </w:p>
    <w:p w14:paraId="6282B7B4" w14:textId="1C1BB308" w:rsidR="00162B59" w:rsidRPr="00162B59" w:rsidRDefault="00162B59" w:rsidP="00162B59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162B59">
        <w:rPr>
          <w:rFonts w:ascii="Calibri" w:hAnsi="Calibri" w:cs="Calibri"/>
          <w:sz w:val="22"/>
          <w:szCs w:val="22"/>
        </w:rPr>
        <w:t>Developed backend microservices in Java and Kotlin, leveraging coroutines for asynchronous workflows and improving throughput.</w:t>
      </w:r>
    </w:p>
    <w:p w14:paraId="4BCE6083" w14:textId="6DB00B5A" w:rsidR="00162B59" w:rsidRPr="00162B59" w:rsidRDefault="00162B59" w:rsidP="00162B59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162B59">
        <w:rPr>
          <w:rFonts w:ascii="Calibri" w:hAnsi="Calibri" w:cs="Calibri"/>
          <w:sz w:val="22"/>
          <w:szCs w:val="22"/>
        </w:rPr>
        <w:t>Built and deployed microservices on AWS (EC2, S3, Lambda, DynamoDB) and PCF, ensuring high availability and elasticity.</w:t>
      </w:r>
    </w:p>
    <w:p w14:paraId="47595F8D" w14:textId="15B0668C" w:rsidR="00162B59" w:rsidRPr="00162B59" w:rsidRDefault="00162B59" w:rsidP="00162B59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162B59">
        <w:rPr>
          <w:rFonts w:ascii="Calibri" w:hAnsi="Calibri" w:cs="Calibri"/>
          <w:sz w:val="22"/>
          <w:szCs w:val="22"/>
        </w:rPr>
        <w:t>Automated infrastructure with Terraform (remote state S3 + DynamoDB), applied policy-as-code, and provisioned Kubernetes (EKS) clusters with IAM roles/policies.</w:t>
      </w:r>
    </w:p>
    <w:p w14:paraId="4AB37585" w14:textId="2B5ABD3C" w:rsidR="00162B59" w:rsidRPr="00162B59" w:rsidRDefault="00162B59" w:rsidP="00162B59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162B59">
        <w:rPr>
          <w:rFonts w:ascii="Calibri" w:hAnsi="Calibri" w:cs="Calibri"/>
          <w:sz w:val="22"/>
          <w:szCs w:val="22"/>
        </w:rPr>
        <w:t>Enforced compliance and governance by embedding security policies in Terraform and AWS IAM least-privilege roles.</w:t>
      </w:r>
    </w:p>
    <w:p w14:paraId="61B04C3A" w14:textId="531A7F5C" w:rsidR="00162B59" w:rsidRPr="00162B59" w:rsidRDefault="00162B59" w:rsidP="00162B59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162B59">
        <w:rPr>
          <w:rFonts w:ascii="Calibri" w:hAnsi="Calibri" w:cs="Calibri"/>
          <w:sz w:val="22"/>
          <w:szCs w:val="22"/>
        </w:rPr>
        <w:t>Optimized Kafka consumer groups, partitions, and offsets for parallel processing, achieving low-latency, high-throughput event handling.</w:t>
      </w:r>
    </w:p>
    <w:p w14:paraId="43692FE7" w14:textId="3A94E116" w:rsidR="00162B59" w:rsidRPr="00162B59" w:rsidRDefault="00162B59" w:rsidP="00162B59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162B59">
        <w:rPr>
          <w:rFonts w:ascii="Calibri" w:hAnsi="Calibri" w:cs="Calibri"/>
          <w:sz w:val="22"/>
          <w:szCs w:val="22"/>
        </w:rPr>
        <w:t>Implemented Dead Letter Queues (DLQ) and message replay strategies in Kafka and ActiveMQ to guarantee reliable message delivery.</w:t>
      </w:r>
    </w:p>
    <w:p w14:paraId="355F7ACC" w14:textId="7C8BDBB6" w:rsidR="00162B59" w:rsidRPr="00162B59" w:rsidRDefault="00162B59" w:rsidP="00162B59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162B59">
        <w:rPr>
          <w:rFonts w:ascii="Calibri" w:hAnsi="Calibri" w:cs="Calibri"/>
          <w:sz w:val="22"/>
          <w:szCs w:val="22"/>
        </w:rPr>
        <w:t xml:space="preserve">Designed Apollo </w:t>
      </w:r>
      <w:proofErr w:type="spellStart"/>
      <w:r w:rsidRPr="00162B59">
        <w:rPr>
          <w:rFonts w:ascii="Calibri" w:hAnsi="Calibri" w:cs="Calibri"/>
          <w:sz w:val="22"/>
          <w:szCs w:val="22"/>
        </w:rPr>
        <w:t>GraphQL</w:t>
      </w:r>
      <w:proofErr w:type="spellEnd"/>
      <w:r w:rsidRPr="00162B59">
        <w:rPr>
          <w:rFonts w:ascii="Calibri" w:hAnsi="Calibri" w:cs="Calibri"/>
          <w:sz w:val="22"/>
          <w:szCs w:val="22"/>
        </w:rPr>
        <w:t xml:space="preserve"> APIs to improve efficiency by eliminating over-fetching/under-fetching in client data queries.</w:t>
      </w:r>
    </w:p>
    <w:p w14:paraId="2AF6C1B2" w14:textId="1C78C357" w:rsidR="00162B59" w:rsidRPr="00162B59" w:rsidRDefault="00162B59" w:rsidP="00162B59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162B59">
        <w:rPr>
          <w:rFonts w:ascii="Calibri" w:hAnsi="Calibri" w:cs="Calibri"/>
          <w:sz w:val="22"/>
          <w:szCs w:val="22"/>
        </w:rPr>
        <w:t>Integrated Dispatch Gateway (DGW) with Kafka to orchestrate transactional workflows and asynchronous task routing.</w:t>
      </w:r>
    </w:p>
    <w:p w14:paraId="57719E7B" w14:textId="5FEA9B93" w:rsidR="00162B59" w:rsidRPr="00162B59" w:rsidRDefault="00162B59" w:rsidP="00162B59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162B59">
        <w:rPr>
          <w:rFonts w:ascii="Calibri" w:hAnsi="Calibri" w:cs="Calibri"/>
          <w:sz w:val="22"/>
          <w:szCs w:val="22"/>
        </w:rPr>
        <w:t>Developed Drools-based rule services in a J2EE environment to support dynamic business logic without service redeployment.</w:t>
      </w:r>
    </w:p>
    <w:p w14:paraId="3CD9C633" w14:textId="465F2E5E" w:rsidR="00162B59" w:rsidRPr="00162B59" w:rsidRDefault="00162B59" w:rsidP="00162B59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162B59">
        <w:rPr>
          <w:rFonts w:ascii="Calibri" w:hAnsi="Calibri" w:cs="Calibri"/>
          <w:sz w:val="22"/>
          <w:szCs w:val="22"/>
        </w:rPr>
        <w:t xml:space="preserve">Applied reactive programming with Spring </w:t>
      </w:r>
      <w:proofErr w:type="spellStart"/>
      <w:r w:rsidRPr="00162B59">
        <w:rPr>
          <w:rFonts w:ascii="Calibri" w:hAnsi="Calibri" w:cs="Calibri"/>
          <w:sz w:val="22"/>
          <w:szCs w:val="22"/>
        </w:rPr>
        <w:t>WebFlux</w:t>
      </w:r>
      <w:proofErr w:type="spellEnd"/>
      <w:r w:rsidRPr="00162B59">
        <w:rPr>
          <w:rFonts w:ascii="Calibri" w:hAnsi="Calibri" w:cs="Calibri"/>
          <w:sz w:val="22"/>
          <w:szCs w:val="22"/>
        </w:rPr>
        <w:t xml:space="preserve"> for low-latency streaming and trading workloads.</w:t>
      </w:r>
    </w:p>
    <w:p w14:paraId="0995737D" w14:textId="4C82AF6E" w:rsidR="00162B59" w:rsidRPr="00162B59" w:rsidRDefault="00162B59" w:rsidP="00162B59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162B59">
        <w:rPr>
          <w:rFonts w:ascii="Calibri" w:hAnsi="Calibri" w:cs="Calibri"/>
          <w:sz w:val="22"/>
          <w:szCs w:val="22"/>
        </w:rPr>
        <w:t>Used Hibernate ORM and Spring JPA with Oracle and MySQL PL/SQL for schema optimization, partitioning, indexing, triggers, and stored procedures.</w:t>
      </w:r>
    </w:p>
    <w:p w14:paraId="457C3789" w14:textId="4C90DC49" w:rsidR="00162B59" w:rsidRPr="00162B59" w:rsidRDefault="00162B59" w:rsidP="00162B59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162B59">
        <w:rPr>
          <w:rFonts w:ascii="Calibri" w:hAnsi="Calibri" w:cs="Calibri"/>
          <w:sz w:val="22"/>
          <w:szCs w:val="22"/>
        </w:rPr>
        <w:t>Designed and implemented Saga pattern workflows with compensating actions to maintain consistency across distributed services.</w:t>
      </w:r>
    </w:p>
    <w:p w14:paraId="496B544B" w14:textId="6C5FC7BD" w:rsidR="00162B59" w:rsidRPr="00162B59" w:rsidRDefault="00162B59" w:rsidP="00162B59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162B59">
        <w:rPr>
          <w:rFonts w:ascii="Calibri" w:hAnsi="Calibri" w:cs="Calibri"/>
          <w:sz w:val="22"/>
          <w:szCs w:val="22"/>
        </w:rPr>
        <w:t>Applied Resilience4j (circuit breakers, retries, bulkheads, fallback strategies) to improve fault tolerance in microservices.</w:t>
      </w:r>
    </w:p>
    <w:p w14:paraId="358D8CB3" w14:textId="317E9B17" w:rsidR="00162B59" w:rsidRPr="00162B59" w:rsidRDefault="00162B59" w:rsidP="00162B59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162B59">
        <w:rPr>
          <w:rFonts w:ascii="Calibri" w:hAnsi="Calibri" w:cs="Calibri"/>
          <w:sz w:val="22"/>
          <w:szCs w:val="22"/>
        </w:rPr>
        <w:t>Configured Jenkins CI/CD pipelines with Maven, integrated with GitHub for source control, and automated deployments to PCF and AWS.</w:t>
      </w:r>
    </w:p>
    <w:p w14:paraId="125B857F" w14:textId="61109DE4" w:rsidR="00162B59" w:rsidRPr="00162B59" w:rsidRDefault="00162B59" w:rsidP="00162B59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162B59">
        <w:rPr>
          <w:rFonts w:ascii="Calibri" w:hAnsi="Calibri" w:cs="Calibri"/>
          <w:sz w:val="22"/>
          <w:szCs w:val="22"/>
        </w:rPr>
        <w:t>Improved deployment strategies with blue/green and canary releases, reducing downtime during production rollouts.</w:t>
      </w:r>
    </w:p>
    <w:p w14:paraId="5C1D2423" w14:textId="55861A2E" w:rsidR="00162B59" w:rsidRPr="00162B59" w:rsidRDefault="00162B59" w:rsidP="00162B59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162B59">
        <w:rPr>
          <w:rFonts w:ascii="Calibri" w:hAnsi="Calibri" w:cs="Calibri"/>
          <w:sz w:val="22"/>
          <w:szCs w:val="22"/>
        </w:rPr>
        <w:t>Designed Spring Batch jobs to handle large-scale ETL workflows for reporting and reconciliation.</w:t>
      </w:r>
    </w:p>
    <w:p w14:paraId="65004C19" w14:textId="14A73533" w:rsidR="00162B59" w:rsidRPr="00162B59" w:rsidRDefault="00162B59" w:rsidP="00162B59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162B59">
        <w:rPr>
          <w:rFonts w:ascii="Calibri" w:hAnsi="Calibri" w:cs="Calibri"/>
          <w:sz w:val="22"/>
          <w:szCs w:val="22"/>
        </w:rPr>
        <w:t>Tuned JVM performance (GC tuning, heap/thread monitoring, async-profiler) to optimize throughput under heavy load.</w:t>
      </w:r>
    </w:p>
    <w:p w14:paraId="57743ECF" w14:textId="6DB09AE0" w:rsidR="00162B59" w:rsidRPr="00162B59" w:rsidRDefault="00162B59" w:rsidP="00162B59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162B59">
        <w:rPr>
          <w:rFonts w:ascii="Calibri" w:hAnsi="Calibri" w:cs="Calibri"/>
          <w:sz w:val="22"/>
          <w:szCs w:val="22"/>
        </w:rPr>
        <w:t>Built observability dashboards with Prometheus, Grafana, and Splunk; enabled SLA-driven alerting and anomaly detection.</w:t>
      </w:r>
    </w:p>
    <w:p w14:paraId="219A8256" w14:textId="2B3269CE" w:rsidR="00162B59" w:rsidRPr="00162B59" w:rsidRDefault="00162B59" w:rsidP="00162B59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162B59">
        <w:rPr>
          <w:rFonts w:ascii="Calibri" w:hAnsi="Calibri" w:cs="Calibri"/>
          <w:sz w:val="22"/>
          <w:szCs w:val="22"/>
        </w:rPr>
        <w:lastRenderedPageBreak/>
        <w:t>Implemented structured logging and SIEM integration (Splunk/Log4j) to meet security compliance and auditing requirements.</w:t>
      </w:r>
    </w:p>
    <w:p w14:paraId="3F86EFBD" w14:textId="4811C300" w:rsidR="00162B59" w:rsidRPr="00162B59" w:rsidRDefault="00162B59" w:rsidP="00162B59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162B59">
        <w:rPr>
          <w:rFonts w:ascii="Calibri" w:hAnsi="Calibri" w:cs="Calibri"/>
          <w:sz w:val="22"/>
          <w:szCs w:val="22"/>
        </w:rPr>
        <w:t xml:space="preserve">Applied distributed tracing with </w:t>
      </w:r>
      <w:proofErr w:type="spellStart"/>
      <w:r w:rsidRPr="00162B59">
        <w:rPr>
          <w:rFonts w:ascii="Calibri" w:hAnsi="Calibri" w:cs="Calibri"/>
          <w:sz w:val="22"/>
          <w:szCs w:val="22"/>
        </w:rPr>
        <w:t>OpenTelemetry</w:t>
      </w:r>
      <w:proofErr w:type="spellEnd"/>
      <w:r w:rsidRPr="00162B59">
        <w:rPr>
          <w:rFonts w:ascii="Calibri" w:hAnsi="Calibri" w:cs="Calibri"/>
          <w:sz w:val="22"/>
          <w:szCs w:val="22"/>
        </w:rPr>
        <w:t xml:space="preserve"> for root-cause analysis in microservice latency issues.</w:t>
      </w:r>
    </w:p>
    <w:p w14:paraId="36A7FEFA" w14:textId="6C72B58F" w:rsidR="00162B59" w:rsidRPr="00162B59" w:rsidRDefault="00162B59" w:rsidP="00162B59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162B59">
        <w:rPr>
          <w:rFonts w:ascii="Calibri" w:hAnsi="Calibri" w:cs="Calibri"/>
          <w:sz w:val="22"/>
          <w:szCs w:val="22"/>
        </w:rPr>
        <w:t>Performed unit and integration testing with JUnit, TestNG, Mockito, Selenium, and Cucumber (BDD) for robust automation coverage.</w:t>
      </w:r>
    </w:p>
    <w:p w14:paraId="65ED8413" w14:textId="07AC11A2" w:rsidR="00162B59" w:rsidRPr="00162B59" w:rsidRDefault="00162B59" w:rsidP="00162B59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162B59">
        <w:rPr>
          <w:rFonts w:ascii="Calibri" w:hAnsi="Calibri" w:cs="Calibri"/>
          <w:sz w:val="22"/>
          <w:szCs w:val="22"/>
        </w:rPr>
        <w:t>Managed builds and deployments on JBoss, WebLogic, and Apache Tomcat in Unix/Linux environments.</w:t>
      </w:r>
    </w:p>
    <w:p w14:paraId="63F0C323" w14:textId="6F2D2FDE" w:rsidR="00162B59" w:rsidRPr="00162B59" w:rsidRDefault="00162B59" w:rsidP="00162B59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162B59">
        <w:rPr>
          <w:rFonts w:ascii="Calibri" w:hAnsi="Calibri" w:cs="Calibri"/>
          <w:sz w:val="22"/>
          <w:szCs w:val="22"/>
        </w:rPr>
        <w:t>Migrated relational data to Amazon Aurora for automated failover and point-in-time recovery.</w:t>
      </w:r>
    </w:p>
    <w:p w14:paraId="267B07AF" w14:textId="33924472" w:rsidR="00162B59" w:rsidRPr="00162B59" w:rsidRDefault="00162B59" w:rsidP="00162B59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162B59">
        <w:rPr>
          <w:rFonts w:ascii="Calibri" w:hAnsi="Calibri" w:cs="Calibri"/>
          <w:sz w:val="22"/>
          <w:szCs w:val="22"/>
        </w:rPr>
        <w:t>Developed real-time fraud detection workflows by streaming Kafka events into Spark, improving anomaly detection.</w:t>
      </w:r>
    </w:p>
    <w:p w14:paraId="58E2829D" w14:textId="0D58995E" w:rsidR="00162B59" w:rsidRPr="00162B59" w:rsidRDefault="00162B59" w:rsidP="00162B59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162B59">
        <w:rPr>
          <w:rFonts w:ascii="Calibri" w:hAnsi="Calibri" w:cs="Calibri"/>
          <w:sz w:val="22"/>
          <w:szCs w:val="22"/>
        </w:rPr>
        <w:t>Hardened backend applications with AWS KMS, Secrets Manager, and encryption-at-rest/in-transit strategies.</w:t>
      </w:r>
    </w:p>
    <w:p w14:paraId="04B9AA2A" w14:textId="1B00575C" w:rsidR="00162B59" w:rsidRPr="00162B59" w:rsidRDefault="00162B59" w:rsidP="00162B59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162B59">
        <w:rPr>
          <w:rFonts w:ascii="Calibri" w:hAnsi="Calibri" w:cs="Calibri"/>
          <w:sz w:val="22"/>
          <w:szCs w:val="22"/>
        </w:rPr>
        <w:t>Mentored junior developers, conducted code/design reviews, and drove backend best practices and knowledge sharing across the team.</w:t>
      </w:r>
    </w:p>
    <w:p w14:paraId="5530A0A2" w14:textId="258A959E" w:rsidR="00511D9E" w:rsidRPr="00BA49FB" w:rsidRDefault="002D6E25" w:rsidP="0065588E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2D6E25">
        <w:rPr>
          <w:rFonts w:ascii="Calibri" w:hAnsi="Calibri" w:cs="Calibri"/>
          <w:sz w:val="22"/>
          <w:szCs w:val="22"/>
        </w:rPr>
        <w:t>Environment:</w:t>
      </w:r>
      <w:r w:rsidRPr="002D6E25">
        <w:rPr>
          <w:rFonts w:ascii="Calibri" w:hAnsi="Calibri" w:cs="Calibri"/>
          <w:b/>
          <w:bCs/>
          <w:sz w:val="22"/>
          <w:szCs w:val="22"/>
        </w:rPr>
        <w:br/>
      </w:r>
      <w:r w:rsidRPr="002D6E25">
        <w:rPr>
          <w:rFonts w:ascii="Calibri" w:hAnsi="Calibri" w:cs="Calibri"/>
          <w:sz w:val="22"/>
          <w:szCs w:val="22"/>
        </w:rPr>
        <w:t xml:space="preserve">Java 11/17, Kotlin, Spring Boot, Spring Cloud, Spring Security, OAuth2, JWT, </w:t>
      </w:r>
      <w:proofErr w:type="spellStart"/>
      <w:r w:rsidRPr="002D6E25">
        <w:rPr>
          <w:rFonts w:ascii="Calibri" w:hAnsi="Calibri" w:cs="Calibri"/>
          <w:sz w:val="22"/>
          <w:szCs w:val="22"/>
        </w:rPr>
        <w:t>GraphQL</w:t>
      </w:r>
      <w:proofErr w:type="spellEnd"/>
      <w:r w:rsidRPr="002D6E25">
        <w:rPr>
          <w:rFonts w:ascii="Calibri" w:hAnsi="Calibri" w:cs="Calibri"/>
          <w:sz w:val="22"/>
          <w:szCs w:val="22"/>
        </w:rPr>
        <w:t xml:space="preserve"> (Apollo), Hibernate, Spring Data JPA, Oracle, MySQL, PL/SQL, Kafka, Kafka Streams, ActiveMQ, Drools, Spring </w:t>
      </w:r>
      <w:proofErr w:type="spellStart"/>
      <w:r w:rsidRPr="002D6E25">
        <w:rPr>
          <w:rFonts w:ascii="Calibri" w:hAnsi="Calibri" w:cs="Calibri"/>
          <w:sz w:val="22"/>
          <w:szCs w:val="22"/>
        </w:rPr>
        <w:t>WebFlux</w:t>
      </w:r>
      <w:proofErr w:type="spellEnd"/>
      <w:r w:rsidRPr="002D6E25">
        <w:rPr>
          <w:rFonts w:ascii="Calibri" w:hAnsi="Calibri" w:cs="Calibri"/>
          <w:sz w:val="22"/>
          <w:szCs w:val="22"/>
        </w:rPr>
        <w:t xml:space="preserve">, Spring Batch, AWS (EC2, S3, Lambda, DynamoDB, Aurora, KMS, Secrets Manager), Pivotal Cloud Foundry (PCF), Kubernetes (EKS), Terraform, Jenkins, Maven, GitHub, JUnit5, Mockito, TestNG, Selenium, Cucumber, Resilience4j, </w:t>
      </w:r>
      <w:proofErr w:type="spellStart"/>
      <w:r w:rsidRPr="002D6E25">
        <w:rPr>
          <w:rFonts w:ascii="Calibri" w:hAnsi="Calibri" w:cs="Calibri"/>
          <w:sz w:val="22"/>
          <w:szCs w:val="22"/>
        </w:rPr>
        <w:t>OpenTelemetry</w:t>
      </w:r>
      <w:proofErr w:type="spellEnd"/>
      <w:r w:rsidRPr="002D6E25">
        <w:rPr>
          <w:rFonts w:ascii="Calibri" w:hAnsi="Calibri" w:cs="Calibri"/>
          <w:sz w:val="22"/>
          <w:szCs w:val="22"/>
        </w:rPr>
        <w:t>, Prometheus, Grafana, Splunk, Log4j, Unix/Linux, Apache Tomcat, JBoss, WebLogic.</w:t>
      </w:r>
      <w:r w:rsidR="003D7F7E">
        <w:rPr>
          <w:rFonts w:ascii="Calibri" w:hAnsi="Calibri" w:cs="Calibri"/>
          <w:sz w:val="22"/>
          <w:szCs w:val="22"/>
        </w:rPr>
        <w:pict w14:anchorId="458F40FE">
          <v:rect id="_x0000_i1028" style="width:0;height:1.5pt" o:hralign="center" o:bullet="t" o:hrstd="t" o:hr="t" fillcolor="#a0a0a0" stroked="f"/>
        </w:pict>
      </w:r>
    </w:p>
    <w:p w14:paraId="040246DD" w14:textId="788548B6" w:rsidR="00D93FA5" w:rsidRPr="00BA49FB" w:rsidRDefault="00491008" w:rsidP="0065588E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  <w:r w:rsidRPr="00BA49FB">
        <w:rPr>
          <w:rFonts w:ascii="Calibri" w:hAnsi="Calibri" w:cs="Calibri"/>
          <w:b/>
          <w:bCs/>
          <w:sz w:val="22"/>
          <w:szCs w:val="22"/>
        </w:rPr>
        <w:t>CapitalOne</w:t>
      </w:r>
      <w:r w:rsidR="00517987" w:rsidRPr="00BA49FB">
        <w:rPr>
          <w:rFonts w:ascii="Calibri" w:hAnsi="Calibri" w:cs="Calibri"/>
          <w:b/>
          <w:bCs/>
          <w:sz w:val="22"/>
          <w:szCs w:val="22"/>
        </w:rPr>
        <w:t>,</w:t>
      </w:r>
      <w:r w:rsidR="00961CF8" w:rsidRPr="00BA49FB">
        <w:rPr>
          <w:rFonts w:ascii="Calibri" w:hAnsi="Calibri" w:cs="Calibri"/>
          <w:b/>
          <w:bCs/>
          <w:sz w:val="22"/>
          <w:szCs w:val="22"/>
        </w:rPr>
        <w:t xml:space="preserve"> McLean,</w:t>
      </w:r>
      <w:r w:rsidR="001070C0" w:rsidRPr="00BA49FB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C10C47" w:rsidRPr="00BA49FB">
        <w:rPr>
          <w:rFonts w:ascii="Calibri" w:hAnsi="Calibri" w:cs="Calibri"/>
          <w:b/>
          <w:bCs/>
          <w:sz w:val="22"/>
          <w:szCs w:val="22"/>
        </w:rPr>
        <w:t>VA, Senior</w:t>
      </w:r>
      <w:r w:rsidR="00EF34B0" w:rsidRPr="00BA49FB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D93FA5" w:rsidRPr="00BA49FB">
        <w:rPr>
          <w:rFonts w:ascii="Calibri" w:hAnsi="Calibri" w:cs="Calibri"/>
          <w:b/>
          <w:bCs/>
          <w:sz w:val="22"/>
          <w:szCs w:val="22"/>
        </w:rPr>
        <w:t>Java Developer</w:t>
      </w:r>
      <w:r w:rsidR="00D46A22" w:rsidRPr="00BA49FB">
        <w:rPr>
          <w:rFonts w:ascii="Calibri" w:hAnsi="Calibri" w:cs="Calibri"/>
          <w:sz w:val="22"/>
          <w:szCs w:val="22"/>
        </w:rPr>
        <w:t xml:space="preserve">                                               </w:t>
      </w:r>
      <w:r w:rsidR="00EC2B6A" w:rsidRPr="00BA49FB">
        <w:rPr>
          <w:rFonts w:ascii="Calibri" w:hAnsi="Calibri" w:cs="Calibri"/>
          <w:sz w:val="22"/>
          <w:szCs w:val="22"/>
        </w:rPr>
        <w:t xml:space="preserve">   </w:t>
      </w:r>
      <w:r w:rsidR="001070C0" w:rsidRPr="00BA49FB">
        <w:rPr>
          <w:rFonts w:ascii="Calibri" w:hAnsi="Calibri" w:cs="Calibri"/>
          <w:sz w:val="22"/>
          <w:szCs w:val="22"/>
        </w:rPr>
        <w:t xml:space="preserve">                                        </w:t>
      </w:r>
      <w:r w:rsidR="00517987" w:rsidRPr="00BA49FB">
        <w:rPr>
          <w:rFonts w:ascii="Calibri" w:hAnsi="Calibri" w:cs="Calibri"/>
          <w:sz w:val="22"/>
          <w:szCs w:val="22"/>
        </w:rPr>
        <w:t xml:space="preserve"> </w:t>
      </w:r>
      <w:r w:rsidR="001070C0" w:rsidRPr="00BA49FB">
        <w:rPr>
          <w:rFonts w:ascii="Calibri" w:hAnsi="Calibri" w:cs="Calibri"/>
          <w:sz w:val="22"/>
          <w:szCs w:val="22"/>
        </w:rPr>
        <w:t xml:space="preserve"> </w:t>
      </w:r>
      <w:r w:rsidR="00DE31D0" w:rsidRPr="00BA49FB">
        <w:rPr>
          <w:rFonts w:ascii="Calibri" w:hAnsi="Calibri" w:cs="Calibri"/>
          <w:b/>
          <w:bCs/>
          <w:sz w:val="22"/>
          <w:szCs w:val="22"/>
        </w:rPr>
        <w:t>Sep</w:t>
      </w:r>
      <w:r w:rsidR="00F3152E" w:rsidRPr="00BA49FB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D93FA5" w:rsidRPr="00BA49FB">
        <w:rPr>
          <w:rFonts w:ascii="Calibri" w:hAnsi="Calibri" w:cs="Calibri"/>
          <w:b/>
          <w:bCs/>
          <w:sz w:val="22"/>
          <w:szCs w:val="22"/>
        </w:rPr>
        <w:t>20</w:t>
      </w:r>
      <w:r w:rsidR="001070C0" w:rsidRPr="00BA49FB">
        <w:rPr>
          <w:rFonts w:ascii="Calibri" w:hAnsi="Calibri" w:cs="Calibri"/>
          <w:b/>
          <w:bCs/>
          <w:sz w:val="22"/>
          <w:szCs w:val="22"/>
        </w:rPr>
        <w:t>20</w:t>
      </w:r>
      <w:r w:rsidR="00D93FA5" w:rsidRPr="00BA49FB">
        <w:rPr>
          <w:rFonts w:ascii="Calibri" w:hAnsi="Calibri" w:cs="Calibri"/>
          <w:b/>
          <w:bCs/>
          <w:sz w:val="22"/>
          <w:szCs w:val="22"/>
        </w:rPr>
        <w:t xml:space="preserve">– </w:t>
      </w:r>
      <w:r w:rsidR="001070C0" w:rsidRPr="00BA49FB">
        <w:rPr>
          <w:rFonts w:ascii="Calibri" w:hAnsi="Calibri" w:cs="Calibri"/>
          <w:b/>
          <w:bCs/>
          <w:sz w:val="22"/>
          <w:szCs w:val="22"/>
        </w:rPr>
        <w:t>Aug</w:t>
      </w:r>
      <w:r w:rsidR="00D93FA5" w:rsidRPr="00BA49FB">
        <w:rPr>
          <w:rFonts w:ascii="Calibri" w:hAnsi="Calibri" w:cs="Calibri"/>
          <w:b/>
          <w:bCs/>
          <w:sz w:val="22"/>
          <w:szCs w:val="22"/>
        </w:rPr>
        <w:t xml:space="preserve"> 202</w:t>
      </w:r>
      <w:r w:rsidR="001070C0" w:rsidRPr="00BA49FB">
        <w:rPr>
          <w:rFonts w:ascii="Calibri" w:hAnsi="Calibri" w:cs="Calibri"/>
          <w:b/>
          <w:bCs/>
          <w:sz w:val="22"/>
          <w:szCs w:val="22"/>
        </w:rPr>
        <w:t>2</w:t>
      </w:r>
    </w:p>
    <w:p w14:paraId="631AAB88" w14:textId="77777777" w:rsidR="00F3152E" w:rsidRPr="00BA49FB" w:rsidRDefault="00F3152E" w:rsidP="0065588E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2A5BC99C" w14:textId="319A0F5C" w:rsidR="00FB11B5" w:rsidRPr="00CA27F2" w:rsidRDefault="00FB11B5" w:rsidP="0065588E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A27F2">
        <w:rPr>
          <w:rFonts w:ascii="Calibri" w:hAnsi="Calibri" w:cs="Calibri"/>
          <w:sz w:val="22"/>
          <w:szCs w:val="22"/>
        </w:rPr>
        <w:t>At Capital One, I contributed to building an on-premises transaction reconciliation system that processed millions of daily Kafka events. The system matched events against partitioned Oracle tables with Redis caching for sub-millisecond lookups, exposing APIs for internal services. My work focused on Spring Boot microservices, data optimization, CI/CD automation, observability, and TDD, ensuring accuracy, resilience, and high performance</w:t>
      </w:r>
      <w:r w:rsidR="00CA27F2" w:rsidRPr="00CA27F2">
        <w:rPr>
          <w:rFonts w:ascii="Calibri" w:hAnsi="Calibri" w:cs="Calibri"/>
          <w:sz w:val="22"/>
          <w:szCs w:val="22"/>
        </w:rPr>
        <w:t>.</w:t>
      </w:r>
    </w:p>
    <w:p w14:paraId="1512EA5F" w14:textId="739B5D6B" w:rsidR="00EC2B6A" w:rsidRPr="00BA49FB" w:rsidRDefault="00EC2B6A" w:rsidP="0065588E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BA49FB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717FFED3" w14:textId="0C1261BD" w:rsidR="008D0045" w:rsidRPr="008D0045" w:rsidRDefault="008D0045" w:rsidP="008D0045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8D0045">
        <w:rPr>
          <w:rFonts w:ascii="Calibri" w:hAnsi="Calibri" w:cs="Calibri"/>
          <w:sz w:val="22"/>
          <w:szCs w:val="22"/>
        </w:rPr>
        <w:t>Followed Agile methodology (sprint planning, backlog grooming, stand-ups, retrospectives) to ensure iterative delivery and client feedback integration.</w:t>
      </w:r>
    </w:p>
    <w:p w14:paraId="565FD6B1" w14:textId="383C5891" w:rsidR="008D0045" w:rsidRPr="008D0045" w:rsidRDefault="008D0045" w:rsidP="008D0045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8D0045">
        <w:rPr>
          <w:rFonts w:ascii="Calibri" w:hAnsi="Calibri" w:cs="Calibri"/>
          <w:sz w:val="22"/>
          <w:szCs w:val="22"/>
        </w:rPr>
        <w:t>Designed and implemented RESTful microservices secured with Spring Security, OAuth2, and JWT for financial transaction systems.</w:t>
      </w:r>
    </w:p>
    <w:p w14:paraId="35BC2FD3" w14:textId="7E1E8265" w:rsidR="008D0045" w:rsidRPr="008D0045" w:rsidRDefault="008D0045" w:rsidP="008D0045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8D0045">
        <w:rPr>
          <w:rFonts w:ascii="Calibri" w:hAnsi="Calibri" w:cs="Calibri"/>
          <w:sz w:val="22"/>
          <w:szCs w:val="22"/>
        </w:rPr>
        <w:t>Applied Spring Boot + Spring Cloud patterns (Config Server, Service Discovery, API Gateway) to implement scalable microservices architectures.</w:t>
      </w:r>
    </w:p>
    <w:p w14:paraId="0F837E3B" w14:textId="737D6715" w:rsidR="008D0045" w:rsidRPr="008D0045" w:rsidRDefault="008D0045" w:rsidP="008D0045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8D0045">
        <w:rPr>
          <w:rFonts w:ascii="Calibri" w:hAnsi="Calibri" w:cs="Calibri"/>
          <w:sz w:val="22"/>
          <w:szCs w:val="22"/>
        </w:rPr>
        <w:t>Performed ISO 20022 financial message transformations and mappings, streamlining transaction reconciliation workflows.</w:t>
      </w:r>
    </w:p>
    <w:p w14:paraId="428E6956" w14:textId="2CE87D5A" w:rsidR="008D0045" w:rsidRPr="008D0045" w:rsidRDefault="008D0045" w:rsidP="008D0045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8D0045">
        <w:rPr>
          <w:rFonts w:ascii="Calibri" w:hAnsi="Calibri" w:cs="Calibri"/>
          <w:sz w:val="22"/>
          <w:szCs w:val="22"/>
        </w:rPr>
        <w:t>Engineered and optimized database solutions with Oracle, MySQL, and Cassandra — partitioning, indexing, stored procedures, triggers, and performance tuning.</w:t>
      </w:r>
    </w:p>
    <w:p w14:paraId="6C6BE227" w14:textId="6E1DAEBF" w:rsidR="008D0045" w:rsidRPr="008D0045" w:rsidRDefault="008D0045" w:rsidP="008D0045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8D0045">
        <w:rPr>
          <w:rFonts w:ascii="Calibri" w:hAnsi="Calibri" w:cs="Calibri"/>
          <w:sz w:val="22"/>
          <w:szCs w:val="22"/>
        </w:rPr>
        <w:t>Used Apache Cassandra for large-scale, distributed data storage, ensuring high-speed access and fault-tolerance.</w:t>
      </w:r>
    </w:p>
    <w:p w14:paraId="01CFF12D" w14:textId="03C5D96A" w:rsidR="008D0045" w:rsidRPr="008D0045" w:rsidRDefault="008D0045" w:rsidP="008D0045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8D0045">
        <w:rPr>
          <w:rFonts w:ascii="Calibri" w:hAnsi="Calibri" w:cs="Calibri"/>
          <w:sz w:val="22"/>
          <w:szCs w:val="22"/>
        </w:rPr>
        <w:t>Applied polyglot persistence strategy, combining RDBMS for transactional workloads and Cassandra for analytics/real-time queries.</w:t>
      </w:r>
    </w:p>
    <w:p w14:paraId="2163FA54" w14:textId="58326D15" w:rsidR="008D0045" w:rsidRPr="008D0045" w:rsidRDefault="008D0045" w:rsidP="008D0045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8D0045">
        <w:rPr>
          <w:rFonts w:ascii="Calibri" w:hAnsi="Calibri" w:cs="Calibri"/>
          <w:sz w:val="22"/>
          <w:szCs w:val="22"/>
        </w:rPr>
        <w:t>Automated infrastructure provisioning with Terraform modules, managing compute (EC2, EKS), networking (VPC, subnets, SGs), and storage (S3, EBS, RDS).</w:t>
      </w:r>
    </w:p>
    <w:p w14:paraId="13873E17" w14:textId="218F939A" w:rsidR="008D0045" w:rsidRPr="008D0045" w:rsidRDefault="008D0045" w:rsidP="008D0045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8D0045">
        <w:rPr>
          <w:rFonts w:ascii="Calibri" w:hAnsi="Calibri" w:cs="Calibri"/>
          <w:sz w:val="22"/>
          <w:szCs w:val="22"/>
        </w:rPr>
        <w:t>Enforced Terraform policy-as-code checks and remote state management (S3 + DynamoDB) for secure, version-controlled infrastructure.</w:t>
      </w:r>
    </w:p>
    <w:p w14:paraId="4665AD1B" w14:textId="1C1E2DAD" w:rsidR="008D0045" w:rsidRPr="008D0045" w:rsidRDefault="008D0045" w:rsidP="008D0045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8D0045">
        <w:rPr>
          <w:rFonts w:ascii="Calibri" w:hAnsi="Calibri" w:cs="Calibri"/>
          <w:sz w:val="22"/>
          <w:szCs w:val="22"/>
        </w:rPr>
        <w:t>Designed multi-environment provisioning (dev/QA/stage/prod) using Terraform workspaces.</w:t>
      </w:r>
    </w:p>
    <w:p w14:paraId="45AEB9DA" w14:textId="4CCAF833" w:rsidR="008D0045" w:rsidRPr="008D0045" w:rsidRDefault="008D0045" w:rsidP="008D0045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8D0045">
        <w:rPr>
          <w:rFonts w:ascii="Calibri" w:hAnsi="Calibri" w:cs="Calibri"/>
          <w:sz w:val="22"/>
          <w:szCs w:val="22"/>
        </w:rPr>
        <w:t xml:space="preserve">Built CI/CD pipelines with AWS </w:t>
      </w:r>
      <w:proofErr w:type="spellStart"/>
      <w:r w:rsidRPr="008D0045">
        <w:rPr>
          <w:rFonts w:ascii="Calibri" w:hAnsi="Calibri" w:cs="Calibri"/>
          <w:sz w:val="22"/>
          <w:szCs w:val="22"/>
        </w:rPr>
        <w:t>CodePipeline</w:t>
      </w:r>
      <w:proofErr w:type="spellEnd"/>
      <w:r w:rsidRPr="008D0045">
        <w:rPr>
          <w:rFonts w:ascii="Calibri" w:hAnsi="Calibri" w:cs="Calibri"/>
          <w:sz w:val="22"/>
          <w:szCs w:val="22"/>
        </w:rPr>
        <w:t>, Jenkins, and GitHub to automate builds, tests, and deployments.</w:t>
      </w:r>
    </w:p>
    <w:p w14:paraId="5B1CC041" w14:textId="21A098C4" w:rsidR="008D0045" w:rsidRPr="008D0045" w:rsidRDefault="008D0045" w:rsidP="008D0045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8D0045">
        <w:rPr>
          <w:rFonts w:ascii="Calibri" w:hAnsi="Calibri" w:cs="Calibri"/>
          <w:sz w:val="22"/>
          <w:szCs w:val="22"/>
        </w:rPr>
        <w:t>Integrated backend services with enterprise IAM (SailPoint, SAML/OAuth2) and enforced RBAC for fine-grained authorization.</w:t>
      </w:r>
    </w:p>
    <w:p w14:paraId="79085234" w14:textId="291161AF" w:rsidR="008D0045" w:rsidRPr="008D0045" w:rsidRDefault="008D0045" w:rsidP="008D0045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8D0045">
        <w:rPr>
          <w:rFonts w:ascii="Calibri" w:hAnsi="Calibri" w:cs="Calibri"/>
          <w:sz w:val="22"/>
          <w:szCs w:val="22"/>
        </w:rPr>
        <w:t>Secured secrets and credentials using AWS KMS and Secrets Manager, ensuring encryption at rest and in transit.</w:t>
      </w:r>
    </w:p>
    <w:p w14:paraId="4F4697DD" w14:textId="1ADD3F2F" w:rsidR="008D0045" w:rsidRPr="008D0045" w:rsidRDefault="008D0045" w:rsidP="008D0045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8D0045">
        <w:rPr>
          <w:rFonts w:ascii="Calibri" w:hAnsi="Calibri" w:cs="Calibri"/>
          <w:sz w:val="22"/>
          <w:szCs w:val="22"/>
        </w:rPr>
        <w:t>Implemented Spring AOP for cross-cutting concerns (transaction management, logging, auditing).</w:t>
      </w:r>
    </w:p>
    <w:p w14:paraId="623CE69B" w14:textId="34CDA1ED" w:rsidR="008D0045" w:rsidRPr="008D0045" w:rsidRDefault="008D0045" w:rsidP="008D0045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8D0045">
        <w:rPr>
          <w:rFonts w:ascii="Calibri" w:hAnsi="Calibri" w:cs="Calibri"/>
          <w:sz w:val="22"/>
          <w:szCs w:val="22"/>
        </w:rPr>
        <w:t>Applied Resilience4j (circuit breakers, retries, bulkheads, fallback strategies) to ensure fault-tolerant microservices.</w:t>
      </w:r>
    </w:p>
    <w:p w14:paraId="5567A2AC" w14:textId="4FC9CF3F" w:rsidR="008D0045" w:rsidRPr="008D0045" w:rsidRDefault="008D0045" w:rsidP="008D0045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8D0045">
        <w:rPr>
          <w:rFonts w:ascii="Calibri" w:hAnsi="Calibri" w:cs="Calibri"/>
          <w:sz w:val="22"/>
          <w:szCs w:val="22"/>
        </w:rPr>
        <w:t>Designed blue/green and canary deployments for backend services, reducing downtime during production releases.</w:t>
      </w:r>
    </w:p>
    <w:p w14:paraId="03D87C93" w14:textId="0C208F0A" w:rsidR="008D0045" w:rsidRPr="008D0045" w:rsidRDefault="008D0045" w:rsidP="008D0045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8D0045">
        <w:rPr>
          <w:rFonts w:ascii="Calibri" w:hAnsi="Calibri" w:cs="Calibri"/>
          <w:sz w:val="22"/>
          <w:szCs w:val="22"/>
        </w:rPr>
        <w:lastRenderedPageBreak/>
        <w:t>Tuned JVM performance (G1GC, heap/thread optimization, async-profiler) for latency-sensitive services.</w:t>
      </w:r>
    </w:p>
    <w:p w14:paraId="232FCFF2" w14:textId="581C1C5E" w:rsidR="008D0045" w:rsidRPr="008D0045" w:rsidRDefault="008D0045" w:rsidP="008D0045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8D0045">
        <w:rPr>
          <w:rFonts w:ascii="Calibri" w:hAnsi="Calibri" w:cs="Calibri"/>
          <w:sz w:val="22"/>
          <w:szCs w:val="22"/>
        </w:rPr>
        <w:t>Instrumented observability stack with Prometheus, Grafana, and Splunk dashboards; enabled anomaly detection alerts.</w:t>
      </w:r>
    </w:p>
    <w:p w14:paraId="7C4947C2" w14:textId="497922A8" w:rsidR="008D0045" w:rsidRPr="008D0045" w:rsidRDefault="008D0045" w:rsidP="008D0045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8D0045">
        <w:rPr>
          <w:rFonts w:ascii="Calibri" w:hAnsi="Calibri" w:cs="Calibri"/>
          <w:sz w:val="22"/>
          <w:szCs w:val="22"/>
        </w:rPr>
        <w:t>Applied distributed tracing (</w:t>
      </w:r>
      <w:proofErr w:type="spellStart"/>
      <w:r w:rsidRPr="008D0045">
        <w:rPr>
          <w:rFonts w:ascii="Calibri" w:hAnsi="Calibri" w:cs="Calibri"/>
          <w:sz w:val="22"/>
          <w:szCs w:val="22"/>
        </w:rPr>
        <w:t>OpenTelemetry</w:t>
      </w:r>
      <w:proofErr w:type="spellEnd"/>
      <w:r w:rsidRPr="008D0045">
        <w:rPr>
          <w:rFonts w:ascii="Calibri" w:hAnsi="Calibri" w:cs="Calibri"/>
          <w:sz w:val="22"/>
          <w:szCs w:val="22"/>
        </w:rPr>
        <w:t>) to identify bottlenecks across microservice call chains.</w:t>
      </w:r>
    </w:p>
    <w:p w14:paraId="2252DD4E" w14:textId="47335F12" w:rsidR="008D0045" w:rsidRPr="008D0045" w:rsidRDefault="008D0045" w:rsidP="008D0045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8D0045">
        <w:rPr>
          <w:rFonts w:ascii="Calibri" w:hAnsi="Calibri" w:cs="Calibri"/>
          <w:sz w:val="22"/>
          <w:szCs w:val="22"/>
        </w:rPr>
        <w:t>Developed Spring Batch jobs for high-volume ETL workloads across financial datasets.</w:t>
      </w:r>
    </w:p>
    <w:p w14:paraId="6000CEAD" w14:textId="18D31FCA" w:rsidR="008D0045" w:rsidRPr="008D0045" w:rsidRDefault="008D0045" w:rsidP="008D0045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8D0045">
        <w:rPr>
          <w:rFonts w:ascii="Calibri" w:hAnsi="Calibri" w:cs="Calibri"/>
          <w:sz w:val="22"/>
          <w:szCs w:val="22"/>
        </w:rPr>
        <w:t>Implemented structured logging with Log4j + ELK integration for compliance, auditability, and incident response.</w:t>
      </w:r>
    </w:p>
    <w:p w14:paraId="1A05BEC8" w14:textId="76775196" w:rsidR="008D0045" w:rsidRPr="008D0045" w:rsidRDefault="008D0045" w:rsidP="008D0045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8D0045">
        <w:rPr>
          <w:rFonts w:ascii="Calibri" w:hAnsi="Calibri" w:cs="Calibri"/>
          <w:sz w:val="22"/>
          <w:szCs w:val="22"/>
        </w:rPr>
        <w:t>Configured Maven multi-module projects for efficient build and dependency management.</w:t>
      </w:r>
    </w:p>
    <w:p w14:paraId="6974C2C4" w14:textId="5A81D317" w:rsidR="008D0045" w:rsidRPr="008D0045" w:rsidRDefault="008D0045" w:rsidP="008D0045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8D0045">
        <w:rPr>
          <w:rFonts w:ascii="Calibri" w:hAnsi="Calibri" w:cs="Calibri"/>
          <w:sz w:val="22"/>
          <w:szCs w:val="22"/>
        </w:rPr>
        <w:t>Applied TDD/BDD practices using JUnit, Mockito, and Cucumber to achieve 85%+ test coverage.</w:t>
      </w:r>
    </w:p>
    <w:p w14:paraId="3F60B750" w14:textId="418BECE7" w:rsidR="008D0045" w:rsidRPr="008D0045" w:rsidRDefault="008D0045" w:rsidP="008D0045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8D0045">
        <w:rPr>
          <w:rFonts w:ascii="Calibri" w:hAnsi="Calibri" w:cs="Calibri"/>
          <w:sz w:val="22"/>
          <w:szCs w:val="22"/>
        </w:rPr>
        <w:t>Managed builds and deployments across JBoss, WebLogic, Tomcat in Unix/Linux environments.</w:t>
      </w:r>
    </w:p>
    <w:p w14:paraId="7C65574B" w14:textId="300C21B3" w:rsidR="008D0045" w:rsidRPr="008D0045" w:rsidRDefault="008D0045" w:rsidP="008D0045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8D0045">
        <w:rPr>
          <w:rFonts w:ascii="Calibri" w:hAnsi="Calibri" w:cs="Calibri"/>
          <w:sz w:val="22"/>
          <w:szCs w:val="22"/>
        </w:rPr>
        <w:t>Collaborated with security teams to conduct OWASP-based threat modeling and secure coding reviews.</w:t>
      </w:r>
    </w:p>
    <w:p w14:paraId="56D2D347" w14:textId="5C75AA51" w:rsidR="008D0045" w:rsidRPr="008D0045" w:rsidRDefault="008D0045" w:rsidP="008D0045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8D0045">
        <w:rPr>
          <w:rFonts w:ascii="Calibri" w:hAnsi="Calibri" w:cs="Calibri"/>
          <w:sz w:val="22"/>
          <w:szCs w:val="22"/>
        </w:rPr>
        <w:t>Mentored junior developers, led code reviews, and shared best practices on microservices, Terraform, and observability.</w:t>
      </w:r>
    </w:p>
    <w:p w14:paraId="401D96F0" w14:textId="55025A8C" w:rsidR="001070C0" w:rsidRPr="00BA49FB" w:rsidRDefault="004577A5" w:rsidP="0065588E">
      <w:pPr>
        <w:pStyle w:val="NoSpacing"/>
        <w:jc w:val="both"/>
        <w:rPr>
          <w:rFonts w:ascii="Calibri" w:hAnsi="Calibri" w:cs="Calibri"/>
          <w:sz w:val="22"/>
          <w:szCs w:val="22"/>
        </w:rPr>
      </w:pPr>
      <w:r w:rsidRPr="004577A5">
        <w:rPr>
          <w:rFonts w:ascii="Calibri" w:hAnsi="Calibri" w:cs="Calibri"/>
          <w:b/>
          <w:bCs/>
          <w:sz w:val="22"/>
          <w:szCs w:val="22"/>
        </w:rPr>
        <w:t>Environment:</w:t>
      </w:r>
      <w:r w:rsidRPr="004577A5">
        <w:rPr>
          <w:rFonts w:ascii="Calibri" w:hAnsi="Calibri" w:cs="Calibri"/>
          <w:b/>
          <w:bCs/>
          <w:sz w:val="22"/>
          <w:szCs w:val="22"/>
        </w:rPr>
        <w:br/>
      </w:r>
      <w:r w:rsidRPr="004577A5">
        <w:rPr>
          <w:rFonts w:ascii="Calibri" w:hAnsi="Calibri" w:cs="Calibri"/>
          <w:sz w:val="22"/>
          <w:szCs w:val="22"/>
        </w:rPr>
        <w:t>Java 8/11, Spring Boot, Spring Cloud (Config Server, Service Discovery, API Gateway), Spring Security, OAuth2/JWT, REST APIs, Spring AOP, Hibernate/JPA, Oracle, MySQL, Apache Cassandra, ISO 20022, Spring Batch, Terraform (modules, workspaces, policy-as-code), AWS (EC2, EKS, S3, EBS, RDS, DynamoDB, KMS, Secrets Manager, Code</w:t>
      </w:r>
      <w:r>
        <w:rPr>
          <w:rFonts w:ascii="Calibri" w:hAnsi="Calibri" w:cs="Calibri"/>
          <w:sz w:val="22"/>
          <w:szCs w:val="22"/>
        </w:rPr>
        <w:t xml:space="preserve"> </w:t>
      </w:r>
      <w:r w:rsidRPr="004577A5">
        <w:rPr>
          <w:rFonts w:ascii="Calibri" w:hAnsi="Calibri" w:cs="Calibri"/>
          <w:sz w:val="22"/>
          <w:szCs w:val="22"/>
        </w:rPr>
        <w:t>Pipeline), Jenkins, GitHub, JUnit5, Mockito, Cucumber, Maven (multi-module builds), Resilience4j, Prometheus, Grafana, Splunk, ELK Stack, Open</w:t>
      </w:r>
      <w:r>
        <w:rPr>
          <w:rFonts w:ascii="Calibri" w:hAnsi="Calibri" w:cs="Calibri"/>
          <w:sz w:val="22"/>
          <w:szCs w:val="22"/>
        </w:rPr>
        <w:t xml:space="preserve"> </w:t>
      </w:r>
      <w:r w:rsidRPr="004577A5">
        <w:rPr>
          <w:rFonts w:ascii="Calibri" w:hAnsi="Calibri" w:cs="Calibri"/>
          <w:sz w:val="22"/>
          <w:szCs w:val="22"/>
        </w:rPr>
        <w:t>Telemetry, Log4j, JBoss, WebLogic, Apache Tomcat, Unix/Linux</w:t>
      </w:r>
      <w:r w:rsidRPr="004577A5">
        <w:rPr>
          <w:rFonts w:ascii="Calibri" w:hAnsi="Calibri" w:cs="Calibri"/>
          <w:b/>
          <w:bCs/>
          <w:sz w:val="22"/>
          <w:szCs w:val="22"/>
        </w:rPr>
        <w:t>.</w:t>
      </w:r>
      <w:r w:rsidR="003D7F7E">
        <w:rPr>
          <w:rFonts w:ascii="Calibri" w:hAnsi="Calibri" w:cs="Calibri"/>
          <w:sz w:val="22"/>
          <w:szCs w:val="22"/>
        </w:rPr>
        <w:pict w14:anchorId="05214C82">
          <v:rect id="_x0000_i1029" style="width:0;height:1.5pt" o:hralign="center" o:bullet="t" o:hrstd="t" o:hr="t" fillcolor="#a0a0a0" stroked="f"/>
        </w:pict>
      </w:r>
    </w:p>
    <w:p w14:paraId="5089E20E" w14:textId="77777777" w:rsidR="001070C0" w:rsidRPr="00BA49FB" w:rsidRDefault="001070C0" w:rsidP="0065588E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14:paraId="46505920" w14:textId="4D3F0687" w:rsidR="00D93FA5" w:rsidRPr="00BA49FB" w:rsidRDefault="001070C0" w:rsidP="0065588E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BA49FB">
        <w:rPr>
          <w:rFonts w:ascii="Calibri" w:hAnsi="Calibri" w:cs="Calibri"/>
          <w:b/>
          <w:bCs/>
          <w:sz w:val="22"/>
          <w:szCs w:val="22"/>
        </w:rPr>
        <w:t>JP Morgan Chase</w:t>
      </w:r>
      <w:r w:rsidR="00D93FA5" w:rsidRPr="00BA49FB">
        <w:rPr>
          <w:rFonts w:ascii="Calibri" w:hAnsi="Calibri" w:cs="Calibri"/>
          <w:b/>
          <w:bCs/>
          <w:sz w:val="22"/>
          <w:szCs w:val="22"/>
        </w:rPr>
        <w:t>,</w:t>
      </w:r>
      <w:r w:rsidR="00517987" w:rsidRPr="00BA49FB">
        <w:rPr>
          <w:rFonts w:ascii="Calibri" w:hAnsi="Calibri" w:cs="Calibri"/>
          <w:b/>
          <w:bCs/>
          <w:sz w:val="22"/>
          <w:szCs w:val="22"/>
        </w:rPr>
        <w:t xml:space="preserve"> Newark, </w:t>
      </w:r>
      <w:r w:rsidRPr="00BA49FB">
        <w:rPr>
          <w:rFonts w:ascii="Calibri" w:hAnsi="Calibri" w:cs="Calibri"/>
          <w:b/>
          <w:bCs/>
          <w:sz w:val="22"/>
          <w:szCs w:val="22"/>
        </w:rPr>
        <w:t>NJ</w:t>
      </w:r>
      <w:r w:rsidR="00EC2B6A" w:rsidRPr="00BA49FB">
        <w:rPr>
          <w:rFonts w:ascii="Calibri" w:hAnsi="Calibri" w:cs="Calibri"/>
          <w:b/>
          <w:bCs/>
          <w:sz w:val="22"/>
          <w:szCs w:val="22"/>
        </w:rPr>
        <w:t xml:space="preserve">, </w:t>
      </w:r>
      <w:r w:rsidR="00D93FA5" w:rsidRPr="00BA49FB">
        <w:rPr>
          <w:rFonts w:ascii="Calibri" w:hAnsi="Calibri" w:cs="Calibri"/>
          <w:b/>
          <w:bCs/>
          <w:sz w:val="22"/>
          <w:szCs w:val="22"/>
        </w:rPr>
        <w:t>Java Developer</w:t>
      </w:r>
      <w:r w:rsidR="00EC2B6A" w:rsidRPr="00BA49FB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</w:t>
      </w:r>
      <w:r w:rsidRPr="00BA49FB">
        <w:rPr>
          <w:rFonts w:ascii="Calibri" w:hAnsi="Calibri" w:cs="Calibri"/>
          <w:b/>
          <w:bCs/>
          <w:sz w:val="22"/>
          <w:szCs w:val="22"/>
        </w:rPr>
        <w:t xml:space="preserve">     D</w:t>
      </w:r>
      <w:r w:rsidR="002224AE" w:rsidRPr="00BA49FB">
        <w:rPr>
          <w:rFonts w:ascii="Calibri" w:hAnsi="Calibri" w:cs="Calibri"/>
          <w:b/>
          <w:bCs/>
          <w:sz w:val="22"/>
          <w:szCs w:val="22"/>
        </w:rPr>
        <w:t>ec</w:t>
      </w:r>
      <w:r w:rsidR="00D93FA5" w:rsidRPr="00BA49FB">
        <w:rPr>
          <w:rFonts w:ascii="Calibri" w:hAnsi="Calibri" w:cs="Calibri"/>
          <w:b/>
          <w:bCs/>
          <w:sz w:val="22"/>
          <w:szCs w:val="22"/>
        </w:rPr>
        <w:t xml:space="preserve"> 201</w:t>
      </w:r>
      <w:r w:rsidRPr="00BA49FB">
        <w:rPr>
          <w:rFonts w:ascii="Calibri" w:hAnsi="Calibri" w:cs="Calibri"/>
          <w:b/>
          <w:bCs/>
          <w:sz w:val="22"/>
          <w:szCs w:val="22"/>
        </w:rPr>
        <w:t>7</w:t>
      </w:r>
      <w:r w:rsidR="00D93FA5" w:rsidRPr="00BA49FB">
        <w:rPr>
          <w:rFonts w:ascii="Calibri" w:hAnsi="Calibri" w:cs="Calibri"/>
          <w:b/>
          <w:bCs/>
          <w:sz w:val="22"/>
          <w:szCs w:val="22"/>
        </w:rPr>
        <w:t xml:space="preserve"> – </w:t>
      </w:r>
      <w:r w:rsidR="00DE31D0" w:rsidRPr="00BA49FB">
        <w:rPr>
          <w:rFonts w:ascii="Calibri" w:hAnsi="Calibri" w:cs="Calibri"/>
          <w:b/>
          <w:bCs/>
          <w:sz w:val="22"/>
          <w:szCs w:val="22"/>
        </w:rPr>
        <w:t>Aug</w:t>
      </w:r>
      <w:r w:rsidR="00D93FA5" w:rsidRPr="00BA49FB">
        <w:rPr>
          <w:rFonts w:ascii="Calibri" w:hAnsi="Calibri" w:cs="Calibri"/>
          <w:b/>
          <w:bCs/>
          <w:sz w:val="22"/>
          <w:szCs w:val="22"/>
        </w:rPr>
        <w:t xml:space="preserve"> 20</w:t>
      </w:r>
      <w:r w:rsidRPr="00BA49FB">
        <w:rPr>
          <w:rFonts w:ascii="Calibri" w:hAnsi="Calibri" w:cs="Calibri"/>
          <w:b/>
          <w:bCs/>
          <w:sz w:val="22"/>
          <w:szCs w:val="22"/>
        </w:rPr>
        <w:t>20</w:t>
      </w:r>
    </w:p>
    <w:p w14:paraId="1AE785C8" w14:textId="77777777" w:rsidR="00F3152E" w:rsidRPr="00BA49FB" w:rsidRDefault="00F3152E" w:rsidP="0065588E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7369C52A" w14:textId="77777777" w:rsidR="008F1905" w:rsidRPr="004A426F" w:rsidRDefault="008F1905" w:rsidP="0065588E">
      <w:pPr>
        <w:pStyle w:val="NoSpacing"/>
        <w:jc w:val="both"/>
        <w:rPr>
          <w:rFonts w:ascii="Calibri" w:hAnsi="Calibri" w:cs="Calibri"/>
          <w:sz w:val="22"/>
          <w:szCs w:val="22"/>
        </w:rPr>
      </w:pPr>
      <w:r w:rsidRPr="004A426F">
        <w:rPr>
          <w:rFonts w:ascii="Calibri" w:hAnsi="Calibri" w:cs="Calibri"/>
          <w:sz w:val="22"/>
          <w:szCs w:val="22"/>
        </w:rPr>
        <w:t>I helped design and build a cloud-native corporate payments platform by developing secure, scalable Spring Cloud microservices with OAuth2-secured REST APIs. The platform processed millions of financial transactions daily with high throughput and resilience, leveraging DB2 stored procedures, Oracle, and Cassandra backends. I contributed to microservices architecture, AWS cloud deployments, CI/CD pipelines, and observability, ensuring enterprise-grade fund processing.</w:t>
      </w:r>
    </w:p>
    <w:p w14:paraId="7C2120CA" w14:textId="15337DB2" w:rsidR="00D93FA5" w:rsidRPr="00BA49FB" w:rsidRDefault="00D93FA5" w:rsidP="0065588E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  <w:r w:rsidRPr="00BA49FB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69FD11D0" w14:textId="71C5295E" w:rsidR="00C201F2" w:rsidRPr="00972AEE" w:rsidRDefault="00C201F2" w:rsidP="006A797C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972AEE">
        <w:rPr>
          <w:rFonts w:ascii="Calibri" w:hAnsi="Calibri" w:cs="Calibri"/>
          <w:sz w:val="22"/>
          <w:szCs w:val="22"/>
        </w:rPr>
        <w:t xml:space="preserve">Followed </w:t>
      </w:r>
      <w:r w:rsidRPr="00972AEE">
        <w:rPr>
          <w:rStyle w:val="Strong"/>
          <w:rFonts w:ascii="Calibri" w:hAnsi="Calibri" w:cs="Calibri"/>
          <w:b w:val="0"/>
          <w:bCs w:val="0"/>
          <w:sz w:val="22"/>
          <w:szCs w:val="22"/>
        </w:rPr>
        <w:t>Agile SDLC methodology</w:t>
      </w:r>
      <w:r w:rsidRPr="00972AEE">
        <w:rPr>
          <w:rFonts w:ascii="Calibri" w:hAnsi="Calibri" w:cs="Calibri"/>
          <w:sz w:val="22"/>
          <w:szCs w:val="22"/>
        </w:rPr>
        <w:t>, collaborating with product owners, BAs, and QA to translate business needs into technical designs.</w:t>
      </w:r>
    </w:p>
    <w:p w14:paraId="2CA15911" w14:textId="33D0DF2E" w:rsidR="00C201F2" w:rsidRPr="00972AEE" w:rsidRDefault="00C201F2" w:rsidP="006A797C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972AEE">
        <w:rPr>
          <w:rFonts w:ascii="Calibri" w:hAnsi="Calibri" w:cs="Calibri"/>
          <w:sz w:val="22"/>
          <w:szCs w:val="22"/>
        </w:rPr>
        <w:t xml:space="preserve">Developed and maintained </w:t>
      </w:r>
      <w:r w:rsidRPr="00972AEE">
        <w:rPr>
          <w:rStyle w:val="Strong"/>
          <w:rFonts w:ascii="Calibri" w:hAnsi="Calibri" w:cs="Calibri"/>
          <w:b w:val="0"/>
          <w:bCs w:val="0"/>
          <w:sz w:val="22"/>
          <w:szCs w:val="22"/>
        </w:rPr>
        <w:t>Spring Boot / Spring MVC microservices</w:t>
      </w:r>
      <w:r w:rsidRPr="00972AEE">
        <w:rPr>
          <w:rFonts w:ascii="Calibri" w:hAnsi="Calibri" w:cs="Calibri"/>
          <w:sz w:val="22"/>
          <w:szCs w:val="22"/>
        </w:rPr>
        <w:t xml:space="preserve"> with Hibernate/JPA for modular, scalable enterprise systems.</w:t>
      </w:r>
    </w:p>
    <w:p w14:paraId="44E2A85C" w14:textId="6F0EAE11" w:rsidR="00C201F2" w:rsidRPr="00972AEE" w:rsidRDefault="00C201F2" w:rsidP="006A797C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972AEE">
        <w:rPr>
          <w:rFonts w:ascii="Calibri" w:hAnsi="Calibri" w:cs="Calibri"/>
          <w:sz w:val="22"/>
          <w:szCs w:val="22"/>
        </w:rPr>
        <w:t xml:space="preserve">Implemented </w:t>
      </w:r>
      <w:r w:rsidRPr="00972AEE">
        <w:rPr>
          <w:rStyle w:val="Strong"/>
          <w:rFonts w:ascii="Calibri" w:hAnsi="Calibri" w:cs="Calibri"/>
          <w:b w:val="0"/>
          <w:bCs w:val="0"/>
          <w:sz w:val="22"/>
          <w:szCs w:val="22"/>
        </w:rPr>
        <w:t>Spring Cloud microservices</w:t>
      </w:r>
      <w:r w:rsidRPr="00972AEE">
        <w:rPr>
          <w:rFonts w:ascii="Calibri" w:hAnsi="Calibri" w:cs="Calibri"/>
          <w:sz w:val="22"/>
          <w:szCs w:val="22"/>
        </w:rPr>
        <w:t xml:space="preserve"> with Eureka (service discovery), API Gateway (routing), and Config Server (centralized config).</w:t>
      </w:r>
    </w:p>
    <w:p w14:paraId="46619A54" w14:textId="2138B185" w:rsidR="00C201F2" w:rsidRPr="00972AEE" w:rsidRDefault="00C201F2" w:rsidP="006A797C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972AEE">
        <w:rPr>
          <w:rFonts w:ascii="Calibri" w:hAnsi="Calibri" w:cs="Calibri"/>
          <w:sz w:val="22"/>
          <w:szCs w:val="22"/>
        </w:rPr>
        <w:t xml:space="preserve">Designed </w:t>
      </w:r>
      <w:r w:rsidRPr="00972AEE">
        <w:rPr>
          <w:rStyle w:val="Strong"/>
          <w:rFonts w:ascii="Calibri" w:hAnsi="Calibri" w:cs="Calibri"/>
          <w:b w:val="0"/>
          <w:bCs w:val="0"/>
          <w:sz w:val="22"/>
          <w:szCs w:val="22"/>
        </w:rPr>
        <w:t>secure REST APIs</w:t>
      </w:r>
      <w:r w:rsidRPr="00972AEE">
        <w:rPr>
          <w:rFonts w:ascii="Calibri" w:hAnsi="Calibri" w:cs="Calibri"/>
          <w:sz w:val="22"/>
          <w:szCs w:val="22"/>
        </w:rPr>
        <w:t xml:space="preserve"> with OAuth2/JWT, ensuring role-based access control (RBAC) across services.</w:t>
      </w:r>
    </w:p>
    <w:p w14:paraId="296A583E" w14:textId="16FF1229" w:rsidR="00C201F2" w:rsidRPr="00972AEE" w:rsidRDefault="00C201F2" w:rsidP="006A797C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972AEE">
        <w:rPr>
          <w:rFonts w:ascii="Calibri" w:hAnsi="Calibri" w:cs="Calibri"/>
          <w:sz w:val="22"/>
          <w:szCs w:val="22"/>
        </w:rPr>
        <w:t xml:space="preserve">Built and optimized </w:t>
      </w:r>
      <w:r w:rsidRPr="00972AEE">
        <w:rPr>
          <w:rStyle w:val="Strong"/>
          <w:rFonts w:ascii="Calibri" w:hAnsi="Calibri" w:cs="Calibri"/>
          <w:b w:val="0"/>
          <w:bCs w:val="0"/>
          <w:sz w:val="22"/>
          <w:szCs w:val="22"/>
        </w:rPr>
        <w:t>database schemas</w:t>
      </w:r>
      <w:r w:rsidRPr="00972AEE">
        <w:rPr>
          <w:rFonts w:ascii="Calibri" w:hAnsi="Calibri" w:cs="Calibri"/>
          <w:sz w:val="22"/>
          <w:szCs w:val="22"/>
        </w:rPr>
        <w:t xml:space="preserve"> in Oracle, MySQL, and DB2 with partitioning, indexing, and advanced query tuning.</w:t>
      </w:r>
    </w:p>
    <w:p w14:paraId="6FC80030" w14:textId="52687660" w:rsidR="00C201F2" w:rsidRPr="00972AEE" w:rsidRDefault="00C201F2" w:rsidP="006A797C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972AEE">
        <w:rPr>
          <w:rFonts w:ascii="Calibri" w:hAnsi="Calibri" w:cs="Calibri"/>
          <w:sz w:val="22"/>
          <w:szCs w:val="22"/>
        </w:rPr>
        <w:t xml:space="preserve">Engineered </w:t>
      </w:r>
      <w:r w:rsidRPr="00972AEE">
        <w:rPr>
          <w:rStyle w:val="Strong"/>
          <w:rFonts w:ascii="Calibri" w:hAnsi="Calibri" w:cs="Calibri"/>
          <w:b w:val="0"/>
          <w:bCs w:val="0"/>
          <w:sz w:val="22"/>
          <w:szCs w:val="22"/>
        </w:rPr>
        <w:t>Cassandra NoSQL models</w:t>
      </w:r>
      <w:r w:rsidRPr="00972AEE">
        <w:rPr>
          <w:rFonts w:ascii="Calibri" w:hAnsi="Calibri" w:cs="Calibri"/>
          <w:sz w:val="22"/>
          <w:szCs w:val="22"/>
        </w:rPr>
        <w:t xml:space="preserve"> for distributed, high-speed, fault-tolerant data access.</w:t>
      </w:r>
    </w:p>
    <w:p w14:paraId="66BC1E15" w14:textId="0C9225A8" w:rsidR="00C201F2" w:rsidRPr="00972AEE" w:rsidRDefault="00C201F2" w:rsidP="006A797C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972AEE">
        <w:rPr>
          <w:rFonts w:ascii="Calibri" w:hAnsi="Calibri" w:cs="Calibri"/>
          <w:sz w:val="22"/>
          <w:szCs w:val="22"/>
        </w:rPr>
        <w:t xml:space="preserve">Created </w:t>
      </w:r>
      <w:r w:rsidRPr="00972AEE">
        <w:rPr>
          <w:rStyle w:val="Strong"/>
          <w:rFonts w:ascii="Calibri" w:hAnsi="Calibri" w:cs="Calibri"/>
          <w:b w:val="0"/>
          <w:bCs w:val="0"/>
          <w:sz w:val="22"/>
          <w:szCs w:val="22"/>
        </w:rPr>
        <w:t>PL/SQL packages, DB2 stored procedures, and triggers</w:t>
      </w:r>
      <w:r w:rsidRPr="00972AEE">
        <w:rPr>
          <w:rFonts w:ascii="Calibri" w:hAnsi="Calibri" w:cs="Calibri"/>
          <w:sz w:val="22"/>
          <w:szCs w:val="22"/>
        </w:rPr>
        <w:t xml:space="preserve"> to streamline high-throughput backend transactions.</w:t>
      </w:r>
    </w:p>
    <w:p w14:paraId="59DAF427" w14:textId="5DBB5D45" w:rsidR="00C201F2" w:rsidRPr="00972AEE" w:rsidRDefault="00C201F2" w:rsidP="006A797C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972AEE">
        <w:rPr>
          <w:rFonts w:ascii="Calibri" w:hAnsi="Calibri" w:cs="Calibri"/>
          <w:sz w:val="22"/>
          <w:szCs w:val="22"/>
        </w:rPr>
        <w:t xml:space="preserve">Configured </w:t>
      </w:r>
      <w:r w:rsidRPr="00972AEE">
        <w:rPr>
          <w:rStyle w:val="Strong"/>
          <w:rFonts w:ascii="Calibri" w:hAnsi="Calibri" w:cs="Calibri"/>
          <w:b w:val="0"/>
          <w:bCs w:val="0"/>
          <w:sz w:val="22"/>
          <w:szCs w:val="22"/>
        </w:rPr>
        <w:t>Spring Messaging</w:t>
      </w:r>
      <w:r w:rsidRPr="00972AEE">
        <w:rPr>
          <w:rFonts w:ascii="Calibri" w:hAnsi="Calibri" w:cs="Calibri"/>
          <w:sz w:val="22"/>
          <w:szCs w:val="22"/>
        </w:rPr>
        <w:t xml:space="preserve"> for asynchronous, fault-tolerant inter-service communication.</w:t>
      </w:r>
    </w:p>
    <w:p w14:paraId="3FD564EB" w14:textId="77F60597" w:rsidR="00C201F2" w:rsidRPr="00972AEE" w:rsidRDefault="00C201F2" w:rsidP="006A797C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972AEE">
        <w:rPr>
          <w:rFonts w:ascii="Calibri" w:hAnsi="Calibri" w:cs="Calibri"/>
          <w:sz w:val="22"/>
          <w:szCs w:val="22"/>
        </w:rPr>
        <w:t xml:space="preserve">Developed </w:t>
      </w:r>
      <w:r w:rsidRPr="00972AEE">
        <w:rPr>
          <w:rStyle w:val="Strong"/>
          <w:rFonts w:ascii="Calibri" w:hAnsi="Calibri" w:cs="Calibri"/>
          <w:b w:val="0"/>
          <w:bCs w:val="0"/>
          <w:sz w:val="22"/>
          <w:szCs w:val="22"/>
        </w:rPr>
        <w:t>Apache Spark batch jobs</w:t>
      </w:r>
      <w:r w:rsidRPr="00972AEE">
        <w:rPr>
          <w:rFonts w:ascii="Calibri" w:hAnsi="Calibri" w:cs="Calibri"/>
          <w:sz w:val="22"/>
          <w:szCs w:val="22"/>
        </w:rPr>
        <w:t xml:space="preserve"> for compliance checks, historical transaction processing, and fraud detection pipelines.</w:t>
      </w:r>
    </w:p>
    <w:p w14:paraId="788D62A9" w14:textId="344176C8" w:rsidR="00C201F2" w:rsidRPr="00972AEE" w:rsidRDefault="00C201F2" w:rsidP="006A797C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972AEE">
        <w:rPr>
          <w:rFonts w:ascii="Calibri" w:hAnsi="Calibri" w:cs="Calibri"/>
          <w:sz w:val="22"/>
          <w:szCs w:val="22"/>
        </w:rPr>
        <w:t xml:space="preserve">Automated </w:t>
      </w:r>
      <w:r w:rsidRPr="00972AEE">
        <w:rPr>
          <w:rStyle w:val="Strong"/>
          <w:rFonts w:ascii="Calibri" w:hAnsi="Calibri" w:cs="Calibri"/>
          <w:b w:val="0"/>
          <w:bCs w:val="0"/>
          <w:sz w:val="22"/>
          <w:szCs w:val="22"/>
        </w:rPr>
        <w:t>ETL processes</w:t>
      </w:r>
      <w:r w:rsidRPr="00972AEE">
        <w:rPr>
          <w:rFonts w:ascii="Calibri" w:hAnsi="Calibri" w:cs="Calibri"/>
          <w:sz w:val="22"/>
          <w:szCs w:val="22"/>
        </w:rPr>
        <w:t xml:space="preserve"> and cleanup workflows using Python scripting.</w:t>
      </w:r>
    </w:p>
    <w:p w14:paraId="630EDEAF" w14:textId="4E76931F" w:rsidR="00C201F2" w:rsidRPr="00972AEE" w:rsidRDefault="00C201F2" w:rsidP="006A797C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972AEE">
        <w:rPr>
          <w:rFonts w:ascii="Calibri" w:hAnsi="Calibri" w:cs="Calibri"/>
          <w:sz w:val="22"/>
          <w:szCs w:val="22"/>
        </w:rPr>
        <w:t xml:space="preserve">Implemented </w:t>
      </w:r>
      <w:r w:rsidRPr="00972AEE">
        <w:rPr>
          <w:rStyle w:val="Strong"/>
          <w:rFonts w:ascii="Calibri" w:hAnsi="Calibri" w:cs="Calibri"/>
          <w:b w:val="0"/>
          <w:bCs w:val="0"/>
          <w:sz w:val="22"/>
          <w:szCs w:val="22"/>
        </w:rPr>
        <w:t>Spring Batch jobs</w:t>
      </w:r>
      <w:r w:rsidRPr="00972AEE">
        <w:rPr>
          <w:rFonts w:ascii="Calibri" w:hAnsi="Calibri" w:cs="Calibri"/>
          <w:sz w:val="22"/>
          <w:szCs w:val="22"/>
        </w:rPr>
        <w:t xml:space="preserve"> for nightly settlements and large-scale reconciliation workflows.</w:t>
      </w:r>
    </w:p>
    <w:p w14:paraId="4C81D1FD" w14:textId="35F6FC81" w:rsidR="00C201F2" w:rsidRPr="00972AEE" w:rsidRDefault="00C201F2" w:rsidP="006A797C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972AEE">
        <w:rPr>
          <w:rFonts w:ascii="Calibri" w:hAnsi="Calibri" w:cs="Calibri"/>
          <w:sz w:val="22"/>
          <w:szCs w:val="22"/>
        </w:rPr>
        <w:t xml:space="preserve">Built </w:t>
      </w:r>
      <w:r w:rsidRPr="00972AEE">
        <w:rPr>
          <w:rStyle w:val="Strong"/>
          <w:rFonts w:ascii="Calibri" w:hAnsi="Calibri" w:cs="Calibri"/>
          <w:b w:val="0"/>
          <w:bCs w:val="0"/>
          <w:sz w:val="22"/>
          <w:szCs w:val="22"/>
        </w:rPr>
        <w:t>polyglot persistence strategies</w:t>
      </w:r>
      <w:r w:rsidRPr="00972AEE">
        <w:rPr>
          <w:rFonts w:ascii="Calibri" w:hAnsi="Calibri" w:cs="Calibri"/>
          <w:sz w:val="22"/>
          <w:szCs w:val="22"/>
        </w:rPr>
        <w:t xml:space="preserve"> — RDBMS for transactional integrity and NoSQL for scale-out workloads.</w:t>
      </w:r>
    </w:p>
    <w:p w14:paraId="2B61BEC3" w14:textId="5F41BE72" w:rsidR="00C201F2" w:rsidRPr="00972AEE" w:rsidRDefault="00C201F2" w:rsidP="006A797C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972AEE">
        <w:rPr>
          <w:rFonts w:ascii="Calibri" w:hAnsi="Calibri" w:cs="Calibri"/>
          <w:sz w:val="22"/>
          <w:szCs w:val="22"/>
        </w:rPr>
        <w:t xml:space="preserve">Applied </w:t>
      </w:r>
      <w:r w:rsidRPr="00972AEE">
        <w:rPr>
          <w:rStyle w:val="Strong"/>
          <w:rFonts w:ascii="Calibri" w:hAnsi="Calibri" w:cs="Calibri"/>
          <w:b w:val="0"/>
          <w:bCs w:val="0"/>
          <w:sz w:val="22"/>
          <w:szCs w:val="22"/>
        </w:rPr>
        <w:t>CQRS and Saga pattern</w:t>
      </w:r>
      <w:r w:rsidRPr="00972AEE">
        <w:rPr>
          <w:rFonts w:ascii="Calibri" w:hAnsi="Calibri" w:cs="Calibri"/>
          <w:sz w:val="22"/>
          <w:szCs w:val="22"/>
        </w:rPr>
        <w:t xml:space="preserve"> to ensure consistency across distributed payment transactions.</w:t>
      </w:r>
    </w:p>
    <w:p w14:paraId="5FE00F3C" w14:textId="78341698" w:rsidR="00C201F2" w:rsidRPr="00972AEE" w:rsidRDefault="00C201F2" w:rsidP="006A797C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972AEE">
        <w:rPr>
          <w:rFonts w:ascii="Calibri" w:hAnsi="Calibri" w:cs="Calibri"/>
          <w:sz w:val="22"/>
          <w:szCs w:val="22"/>
        </w:rPr>
        <w:t xml:space="preserve">Applied </w:t>
      </w:r>
      <w:r w:rsidRPr="00972AEE">
        <w:rPr>
          <w:rStyle w:val="Strong"/>
          <w:rFonts w:ascii="Calibri" w:hAnsi="Calibri" w:cs="Calibri"/>
          <w:b w:val="0"/>
          <w:bCs w:val="0"/>
          <w:sz w:val="22"/>
          <w:szCs w:val="22"/>
        </w:rPr>
        <w:t>Resilience4j (circuit breakers, retries, bulkheads, fallbacks)</w:t>
      </w:r>
      <w:r w:rsidRPr="00972AEE">
        <w:rPr>
          <w:rFonts w:ascii="Calibri" w:hAnsi="Calibri" w:cs="Calibri"/>
          <w:sz w:val="22"/>
          <w:szCs w:val="22"/>
        </w:rPr>
        <w:t xml:space="preserve"> to maintain availability during system outages.</w:t>
      </w:r>
    </w:p>
    <w:p w14:paraId="31B56D2E" w14:textId="0153B6BD" w:rsidR="00C201F2" w:rsidRPr="00972AEE" w:rsidRDefault="00C201F2" w:rsidP="006A797C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972AEE">
        <w:rPr>
          <w:rFonts w:ascii="Calibri" w:hAnsi="Calibri" w:cs="Calibri"/>
          <w:sz w:val="22"/>
          <w:szCs w:val="22"/>
        </w:rPr>
        <w:t xml:space="preserve">Designed </w:t>
      </w:r>
      <w:r w:rsidRPr="00972AEE">
        <w:rPr>
          <w:rStyle w:val="Strong"/>
          <w:rFonts w:ascii="Calibri" w:hAnsi="Calibri" w:cs="Calibri"/>
          <w:b w:val="0"/>
          <w:bCs w:val="0"/>
          <w:sz w:val="22"/>
          <w:szCs w:val="22"/>
        </w:rPr>
        <w:t>blue/green and canary deployment strategies</w:t>
      </w:r>
      <w:r w:rsidRPr="00972AEE">
        <w:rPr>
          <w:rFonts w:ascii="Calibri" w:hAnsi="Calibri" w:cs="Calibri"/>
          <w:sz w:val="22"/>
          <w:szCs w:val="22"/>
        </w:rPr>
        <w:t xml:space="preserve"> to achieve zero-downtime releases.</w:t>
      </w:r>
    </w:p>
    <w:p w14:paraId="182A4545" w14:textId="03962B55" w:rsidR="00C201F2" w:rsidRPr="00972AEE" w:rsidRDefault="00C201F2" w:rsidP="006A797C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972AEE">
        <w:rPr>
          <w:rFonts w:ascii="Calibri" w:hAnsi="Calibri" w:cs="Calibri"/>
          <w:sz w:val="22"/>
          <w:szCs w:val="22"/>
        </w:rPr>
        <w:t xml:space="preserve">Secured backend workloads using </w:t>
      </w:r>
      <w:r w:rsidRPr="00972AEE">
        <w:rPr>
          <w:rStyle w:val="Strong"/>
          <w:rFonts w:ascii="Calibri" w:hAnsi="Calibri" w:cs="Calibri"/>
          <w:b w:val="0"/>
          <w:bCs w:val="0"/>
          <w:sz w:val="22"/>
          <w:szCs w:val="22"/>
        </w:rPr>
        <w:t>AWS IAM, KMS encryption, and Secrets Manager</w:t>
      </w:r>
      <w:r w:rsidRPr="00972AEE">
        <w:rPr>
          <w:rFonts w:ascii="Calibri" w:hAnsi="Calibri" w:cs="Calibri"/>
          <w:sz w:val="22"/>
          <w:szCs w:val="22"/>
        </w:rPr>
        <w:t xml:space="preserve"> for key/credential management.</w:t>
      </w:r>
    </w:p>
    <w:p w14:paraId="28B02D74" w14:textId="330917F9" w:rsidR="00C201F2" w:rsidRPr="00972AEE" w:rsidRDefault="00C201F2" w:rsidP="006A797C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972AEE">
        <w:rPr>
          <w:rFonts w:ascii="Calibri" w:hAnsi="Calibri" w:cs="Calibri"/>
          <w:sz w:val="22"/>
          <w:szCs w:val="22"/>
        </w:rPr>
        <w:t xml:space="preserve">Deployed containerized services on </w:t>
      </w:r>
      <w:r w:rsidRPr="00972AEE">
        <w:rPr>
          <w:rStyle w:val="Strong"/>
          <w:rFonts w:ascii="Calibri" w:hAnsi="Calibri" w:cs="Calibri"/>
          <w:b w:val="0"/>
          <w:bCs w:val="0"/>
          <w:sz w:val="22"/>
          <w:szCs w:val="22"/>
        </w:rPr>
        <w:t>AWS EC2, RDS, S3</w:t>
      </w:r>
      <w:r w:rsidRPr="00972AEE">
        <w:rPr>
          <w:rFonts w:ascii="Calibri" w:hAnsi="Calibri" w:cs="Calibri"/>
          <w:sz w:val="22"/>
          <w:szCs w:val="22"/>
        </w:rPr>
        <w:t xml:space="preserve"> with auto-scaling and load balancing for elasticity.</w:t>
      </w:r>
    </w:p>
    <w:p w14:paraId="09CC7643" w14:textId="7EE9845A" w:rsidR="00C201F2" w:rsidRPr="00972AEE" w:rsidRDefault="00C201F2" w:rsidP="006A797C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972AEE">
        <w:rPr>
          <w:rFonts w:ascii="Calibri" w:hAnsi="Calibri" w:cs="Calibri"/>
          <w:sz w:val="22"/>
          <w:szCs w:val="22"/>
        </w:rPr>
        <w:lastRenderedPageBreak/>
        <w:t xml:space="preserve">Enhanced </w:t>
      </w:r>
      <w:r w:rsidRPr="00972AEE">
        <w:rPr>
          <w:rStyle w:val="Strong"/>
          <w:rFonts w:ascii="Calibri" w:hAnsi="Calibri" w:cs="Calibri"/>
          <w:b w:val="0"/>
          <w:bCs w:val="0"/>
          <w:sz w:val="22"/>
          <w:szCs w:val="22"/>
        </w:rPr>
        <w:t>CI/CD pipelines</w:t>
      </w:r>
      <w:r w:rsidRPr="00972AEE">
        <w:rPr>
          <w:rFonts w:ascii="Calibri" w:hAnsi="Calibri" w:cs="Calibri"/>
          <w:sz w:val="22"/>
          <w:szCs w:val="22"/>
        </w:rPr>
        <w:t xml:space="preserve"> with Jenkins, Maven, and Docker, integrating static code analysis (SonarQube) and automated testing.</w:t>
      </w:r>
    </w:p>
    <w:p w14:paraId="03E1A7E2" w14:textId="5F8769E4" w:rsidR="00C201F2" w:rsidRPr="00972AEE" w:rsidRDefault="00C201F2" w:rsidP="006A797C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972AEE">
        <w:rPr>
          <w:rFonts w:ascii="Calibri" w:hAnsi="Calibri" w:cs="Calibri"/>
          <w:sz w:val="22"/>
          <w:szCs w:val="22"/>
        </w:rPr>
        <w:t xml:space="preserve">Practiced </w:t>
      </w:r>
      <w:r w:rsidRPr="00972AEE">
        <w:rPr>
          <w:rStyle w:val="Strong"/>
          <w:rFonts w:ascii="Calibri" w:hAnsi="Calibri" w:cs="Calibri"/>
          <w:b w:val="0"/>
          <w:bCs w:val="0"/>
          <w:sz w:val="22"/>
          <w:szCs w:val="22"/>
        </w:rPr>
        <w:t>TDD/BDD</w:t>
      </w:r>
      <w:r w:rsidRPr="00972AEE">
        <w:rPr>
          <w:rFonts w:ascii="Calibri" w:hAnsi="Calibri" w:cs="Calibri"/>
          <w:sz w:val="22"/>
          <w:szCs w:val="22"/>
        </w:rPr>
        <w:t xml:space="preserve"> with JUnit5, Mockito, and Cucumber to reduce regression issues and increase automation coverage.</w:t>
      </w:r>
    </w:p>
    <w:p w14:paraId="02F23DC8" w14:textId="68F6355B" w:rsidR="00C201F2" w:rsidRPr="00972AEE" w:rsidRDefault="00C201F2" w:rsidP="006A797C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972AEE">
        <w:rPr>
          <w:rFonts w:ascii="Calibri" w:hAnsi="Calibri" w:cs="Calibri"/>
          <w:sz w:val="22"/>
          <w:szCs w:val="22"/>
        </w:rPr>
        <w:t xml:space="preserve">Integrated </w:t>
      </w:r>
      <w:r w:rsidRPr="00972AEE">
        <w:rPr>
          <w:rStyle w:val="Strong"/>
          <w:rFonts w:ascii="Calibri" w:hAnsi="Calibri" w:cs="Calibri"/>
          <w:b w:val="0"/>
          <w:bCs w:val="0"/>
          <w:sz w:val="22"/>
          <w:szCs w:val="22"/>
        </w:rPr>
        <w:t>Log4j with ELK Stack</w:t>
      </w:r>
      <w:r w:rsidRPr="00972AEE">
        <w:rPr>
          <w:rFonts w:ascii="Calibri" w:hAnsi="Calibri" w:cs="Calibri"/>
          <w:sz w:val="22"/>
          <w:szCs w:val="22"/>
        </w:rPr>
        <w:t xml:space="preserve"> for centralized logging, auditing, and compliance reporting.</w:t>
      </w:r>
    </w:p>
    <w:p w14:paraId="2238C95F" w14:textId="4869C29E" w:rsidR="00C201F2" w:rsidRPr="00972AEE" w:rsidRDefault="00C201F2" w:rsidP="006A797C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972AEE">
        <w:rPr>
          <w:rFonts w:ascii="Calibri" w:hAnsi="Calibri" w:cs="Calibri"/>
          <w:sz w:val="22"/>
          <w:szCs w:val="22"/>
        </w:rPr>
        <w:t xml:space="preserve">Built </w:t>
      </w:r>
      <w:r w:rsidRPr="00972AEE">
        <w:rPr>
          <w:rStyle w:val="Strong"/>
          <w:rFonts w:ascii="Calibri" w:hAnsi="Calibri" w:cs="Calibri"/>
          <w:b w:val="0"/>
          <w:bCs w:val="0"/>
          <w:sz w:val="22"/>
          <w:szCs w:val="22"/>
        </w:rPr>
        <w:t>observability dashboards</w:t>
      </w:r>
      <w:r w:rsidRPr="00972AEE">
        <w:rPr>
          <w:rFonts w:ascii="Calibri" w:hAnsi="Calibri" w:cs="Calibri"/>
          <w:sz w:val="22"/>
          <w:szCs w:val="22"/>
        </w:rPr>
        <w:t xml:space="preserve"> with Prometheus and Grafana to monitor throughput, latency, and SLA compliance.</w:t>
      </w:r>
    </w:p>
    <w:p w14:paraId="7791FF54" w14:textId="1C5C0A15" w:rsidR="00C201F2" w:rsidRPr="00972AEE" w:rsidRDefault="00C201F2" w:rsidP="006A797C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972AEE">
        <w:rPr>
          <w:rFonts w:ascii="Calibri" w:hAnsi="Calibri" w:cs="Calibri"/>
          <w:sz w:val="22"/>
          <w:szCs w:val="22"/>
        </w:rPr>
        <w:t xml:space="preserve">Applied </w:t>
      </w:r>
      <w:r w:rsidRPr="00972AEE">
        <w:rPr>
          <w:rStyle w:val="Strong"/>
          <w:rFonts w:ascii="Calibri" w:hAnsi="Calibri" w:cs="Calibri"/>
          <w:b w:val="0"/>
          <w:bCs w:val="0"/>
          <w:sz w:val="22"/>
          <w:szCs w:val="22"/>
        </w:rPr>
        <w:t>distributed tracing (</w:t>
      </w:r>
      <w:proofErr w:type="spellStart"/>
      <w:r w:rsidRPr="00972AEE">
        <w:rPr>
          <w:rStyle w:val="Strong"/>
          <w:rFonts w:ascii="Calibri" w:hAnsi="Calibri" w:cs="Calibri"/>
          <w:b w:val="0"/>
          <w:bCs w:val="0"/>
          <w:sz w:val="22"/>
          <w:szCs w:val="22"/>
        </w:rPr>
        <w:t>OpenTelemetry</w:t>
      </w:r>
      <w:proofErr w:type="spellEnd"/>
      <w:r w:rsidRPr="00972AEE">
        <w:rPr>
          <w:rStyle w:val="Strong"/>
          <w:rFonts w:ascii="Calibri" w:hAnsi="Calibri" w:cs="Calibri"/>
          <w:b w:val="0"/>
          <w:bCs w:val="0"/>
          <w:sz w:val="22"/>
          <w:szCs w:val="22"/>
        </w:rPr>
        <w:t>)</w:t>
      </w:r>
      <w:r w:rsidRPr="00972AEE">
        <w:rPr>
          <w:rFonts w:ascii="Calibri" w:hAnsi="Calibri" w:cs="Calibri"/>
          <w:sz w:val="22"/>
          <w:szCs w:val="22"/>
        </w:rPr>
        <w:t xml:space="preserve"> for debugging inter-service latency issues.</w:t>
      </w:r>
    </w:p>
    <w:p w14:paraId="36FD24BD" w14:textId="11FB8393" w:rsidR="00C201F2" w:rsidRPr="00972AEE" w:rsidRDefault="00C201F2" w:rsidP="006A797C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972AEE">
        <w:rPr>
          <w:rFonts w:ascii="Calibri" w:hAnsi="Calibri" w:cs="Calibri"/>
          <w:sz w:val="22"/>
          <w:szCs w:val="22"/>
        </w:rPr>
        <w:t>Tuned JVM performance (G1GC, heap dump analysis, async-profiler) to improve transaction throughput under peak load.</w:t>
      </w:r>
    </w:p>
    <w:p w14:paraId="28773DCE" w14:textId="78F35DDD" w:rsidR="00C201F2" w:rsidRPr="00972AEE" w:rsidRDefault="00C201F2" w:rsidP="006A797C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972AEE">
        <w:rPr>
          <w:rFonts w:ascii="Calibri" w:hAnsi="Calibri" w:cs="Calibri"/>
          <w:sz w:val="22"/>
          <w:szCs w:val="22"/>
        </w:rPr>
        <w:t xml:space="preserve">Conducted </w:t>
      </w:r>
      <w:r w:rsidRPr="00972AEE">
        <w:rPr>
          <w:rStyle w:val="Strong"/>
          <w:rFonts w:ascii="Calibri" w:hAnsi="Calibri" w:cs="Calibri"/>
          <w:b w:val="0"/>
          <w:bCs w:val="0"/>
          <w:sz w:val="22"/>
          <w:szCs w:val="22"/>
        </w:rPr>
        <w:t>secure coding reviews</w:t>
      </w:r>
      <w:r w:rsidRPr="00972AEE">
        <w:rPr>
          <w:rFonts w:ascii="Calibri" w:hAnsi="Calibri" w:cs="Calibri"/>
          <w:sz w:val="22"/>
          <w:szCs w:val="22"/>
        </w:rPr>
        <w:t xml:space="preserve"> to address OWASP Top 10 vulnerabilities (XSS, SQL Injection, CSRF).</w:t>
      </w:r>
    </w:p>
    <w:p w14:paraId="018AC4D5" w14:textId="2B64E1B8" w:rsidR="00C201F2" w:rsidRPr="00972AEE" w:rsidRDefault="00C201F2" w:rsidP="006A797C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972AEE">
        <w:rPr>
          <w:rFonts w:ascii="Calibri" w:hAnsi="Calibri" w:cs="Calibri"/>
          <w:sz w:val="22"/>
          <w:szCs w:val="22"/>
        </w:rPr>
        <w:t xml:space="preserve">Collaborated with DevOps teams on </w:t>
      </w:r>
      <w:r w:rsidRPr="00972AEE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Terraform </w:t>
      </w:r>
      <w:proofErr w:type="spellStart"/>
      <w:r w:rsidRPr="00972AEE">
        <w:rPr>
          <w:rStyle w:val="Strong"/>
          <w:rFonts w:ascii="Calibri" w:hAnsi="Calibri" w:cs="Calibri"/>
          <w:b w:val="0"/>
          <w:bCs w:val="0"/>
          <w:sz w:val="22"/>
          <w:szCs w:val="22"/>
        </w:rPr>
        <w:t>IaC</w:t>
      </w:r>
      <w:proofErr w:type="spellEnd"/>
      <w:r w:rsidRPr="00972AEE">
        <w:rPr>
          <w:rFonts w:ascii="Calibri" w:hAnsi="Calibri" w:cs="Calibri"/>
          <w:sz w:val="22"/>
          <w:szCs w:val="22"/>
        </w:rPr>
        <w:t xml:space="preserve"> for provisioning compute (EC2/EKS), networking (VPCs, SGs), and storage (S3, RDS).</w:t>
      </w:r>
    </w:p>
    <w:p w14:paraId="43ADCD4F" w14:textId="58342230" w:rsidR="00C201F2" w:rsidRPr="00972AEE" w:rsidRDefault="00C201F2" w:rsidP="006A797C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972AEE">
        <w:rPr>
          <w:rFonts w:ascii="Calibri" w:hAnsi="Calibri" w:cs="Calibri"/>
          <w:sz w:val="22"/>
          <w:szCs w:val="22"/>
        </w:rPr>
        <w:t xml:space="preserve">Managed </w:t>
      </w:r>
      <w:r w:rsidRPr="00972AEE">
        <w:rPr>
          <w:rStyle w:val="Strong"/>
          <w:rFonts w:ascii="Calibri" w:hAnsi="Calibri" w:cs="Calibri"/>
          <w:b w:val="0"/>
          <w:bCs w:val="0"/>
          <w:sz w:val="22"/>
          <w:szCs w:val="22"/>
        </w:rPr>
        <w:t>multi-environment provisioning</w:t>
      </w:r>
      <w:r w:rsidRPr="00972AEE">
        <w:rPr>
          <w:rFonts w:ascii="Calibri" w:hAnsi="Calibri" w:cs="Calibri"/>
          <w:sz w:val="22"/>
          <w:szCs w:val="22"/>
        </w:rPr>
        <w:t xml:space="preserve"> (dev, QA, staging, prod) with Terraform workspaces and remote state (S3 + DynamoDB).</w:t>
      </w:r>
    </w:p>
    <w:p w14:paraId="7DAA36CC" w14:textId="63107D2D" w:rsidR="00C201F2" w:rsidRPr="00972AEE" w:rsidRDefault="00C201F2" w:rsidP="006A797C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972AEE">
        <w:rPr>
          <w:rFonts w:ascii="Calibri" w:hAnsi="Calibri" w:cs="Calibri"/>
          <w:sz w:val="22"/>
          <w:szCs w:val="22"/>
        </w:rPr>
        <w:t xml:space="preserve">Designed </w:t>
      </w:r>
      <w:r w:rsidRPr="00972AEE">
        <w:rPr>
          <w:rStyle w:val="Strong"/>
          <w:rFonts w:ascii="Calibri" w:hAnsi="Calibri" w:cs="Calibri"/>
          <w:b w:val="0"/>
          <w:bCs w:val="0"/>
          <w:sz w:val="22"/>
          <w:szCs w:val="22"/>
        </w:rPr>
        <w:t>API contract tests</w:t>
      </w:r>
      <w:r w:rsidRPr="00972AEE">
        <w:rPr>
          <w:rFonts w:ascii="Calibri" w:hAnsi="Calibri" w:cs="Calibri"/>
          <w:sz w:val="22"/>
          <w:szCs w:val="22"/>
        </w:rPr>
        <w:t xml:space="preserve"> using Pact to validate cross-service compatibility.</w:t>
      </w:r>
    </w:p>
    <w:p w14:paraId="06053962" w14:textId="0A9F1D37" w:rsidR="00C201F2" w:rsidRPr="00972AEE" w:rsidRDefault="00C201F2" w:rsidP="006A797C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972AEE">
        <w:rPr>
          <w:rFonts w:ascii="Calibri" w:hAnsi="Calibri" w:cs="Calibri"/>
          <w:sz w:val="22"/>
          <w:szCs w:val="22"/>
        </w:rPr>
        <w:t xml:space="preserve">Implemented </w:t>
      </w:r>
      <w:r w:rsidRPr="00972AEE">
        <w:rPr>
          <w:rStyle w:val="Strong"/>
          <w:rFonts w:ascii="Calibri" w:hAnsi="Calibri" w:cs="Calibri"/>
          <w:b w:val="0"/>
          <w:bCs w:val="0"/>
          <w:sz w:val="22"/>
          <w:szCs w:val="22"/>
        </w:rPr>
        <w:t>Kafka connectors</w:t>
      </w:r>
      <w:r w:rsidRPr="00972AEE">
        <w:rPr>
          <w:rFonts w:ascii="Calibri" w:hAnsi="Calibri" w:cs="Calibri"/>
          <w:sz w:val="22"/>
          <w:szCs w:val="22"/>
        </w:rPr>
        <w:t xml:space="preserve"> for integrating batch data with downstream analytics systems.</w:t>
      </w:r>
    </w:p>
    <w:p w14:paraId="5F042486" w14:textId="15306FBF" w:rsidR="00C70EF7" w:rsidRDefault="00C201F2" w:rsidP="006A797C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972AEE">
        <w:rPr>
          <w:rFonts w:ascii="Calibri" w:hAnsi="Calibri" w:cs="Calibri"/>
          <w:sz w:val="22"/>
          <w:szCs w:val="22"/>
        </w:rPr>
        <w:t>Mentored junior engineers, performed code/design reviews, and advocated backend/cloud best practices.</w:t>
      </w:r>
    </w:p>
    <w:p w14:paraId="23EF0047" w14:textId="067FD27A" w:rsidR="002C0105" w:rsidRPr="00972AEE" w:rsidRDefault="002C0105" w:rsidP="002C0105">
      <w:pPr>
        <w:pStyle w:val="NoSpacing"/>
        <w:jc w:val="both"/>
        <w:rPr>
          <w:rFonts w:ascii="Calibri" w:hAnsi="Calibri" w:cs="Calibri"/>
          <w:sz w:val="22"/>
          <w:szCs w:val="22"/>
        </w:rPr>
      </w:pPr>
      <w:r w:rsidRPr="002C0105">
        <w:rPr>
          <w:rFonts w:ascii="Calibri" w:hAnsi="Calibri" w:cs="Calibri"/>
          <w:sz w:val="22"/>
          <w:szCs w:val="22"/>
        </w:rPr>
        <w:t>Environment</w:t>
      </w:r>
      <w:r>
        <w:rPr>
          <w:rFonts w:ascii="Calibri" w:hAnsi="Calibri" w:cs="Calibri"/>
          <w:sz w:val="22"/>
          <w:szCs w:val="22"/>
        </w:rPr>
        <w:t>:</w:t>
      </w:r>
    </w:p>
    <w:p w14:paraId="2E17FB8F" w14:textId="45E978AE" w:rsidR="00D93FA5" w:rsidRPr="002C0105" w:rsidRDefault="00972AEE" w:rsidP="0065588E">
      <w:pPr>
        <w:pStyle w:val="NoSpacing"/>
        <w:jc w:val="both"/>
        <w:rPr>
          <w:rFonts w:ascii="Calibri" w:hAnsi="Calibri" w:cs="Calibri"/>
          <w:sz w:val="22"/>
          <w:szCs w:val="22"/>
        </w:rPr>
      </w:pPr>
      <w:r w:rsidRPr="002C0105">
        <w:rPr>
          <w:rFonts w:ascii="Calibri" w:hAnsi="Calibri" w:cs="Calibri"/>
          <w:sz w:val="22"/>
          <w:szCs w:val="22"/>
        </w:rPr>
        <w:t xml:space="preserve">Java 8/11, Spring Boot, Spring MVC, Spring Cloud (Eureka, API Gateway, Config Server), Spring Security, OAuth2/JWT, REST APIs, Spring AOP, Hibernate/JPA, Oracle, MySQL, DB2 (PL/SQL), Apache Cassandra, Apache Spark, Python, Spring Batch, Spring Messaging, Kafka, Docker, Jenkins, Maven, Git, SonarQube, JUnit5, Mockito, Cucumber, Pact (contract testing), Resilience4j, Log4j, ELK Stack, Prometheus, Grafana, </w:t>
      </w:r>
      <w:proofErr w:type="spellStart"/>
      <w:r w:rsidRPr="002C0105">
        <w:rPr>
          <w:rFonts w:ascii="Calibri" w:hAnsi="Calibri" w:cs="Calibri"/>
          <w:sz w:val="22"/>
          <w:szCs w:val="22"/>
        </w:rPr>
        <w:t>OpenTelemetry</w:t>
      </w:r>
      <w:proofErr w:type="spellEnd"/>
      <w:r w:rsidRPr="002C0105">
        <w:rPr>
          <w:rFonts w:ascii="Calibri" w:hAnsi="Calibri" w:cs="Calibri"/>
          <w:sz w:val="22"/>
          <w:szCs w:val="22"/>
        </w:rPr>
        <w:t>, AWS (EC2, RDS, S3, IAM, KMS, Secrets Manager, Auto Scaling, Load Balancer), Terraform (modules, workspaces, policy-as-code, remote state), Unix/Linux.</w:t>
      </w:r>
    </w:p>
    <w:p w14:paraId="62E71AD6" w14:textId="50D6907B" w:rsidR="00511D9E" w:rsidRPr="00BA49FB" w:rsidRDefault="003D7F7E" w:rsidP="0065588E">
      <w:pPr>
        <w:pStyle w:val="NoSpacing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6FD5C9B">
          <v:rect id="_x0000_i1030" style="width:0;height:1.5pt" o:hralign="center" o:bullet="t" o:hrstd="t" o:hr="t" fillcolor="#a0a0a0" stroked="f"/>
        </w:pict>
      </w:r>
    </w:p>
    <w:p w14:paraId="59E97062" w14:textId="77777777" w:rsidR="0013200A" w:rsidRPr="00BA49FB" w:rsidRDefault="0013200A" w:rsidP="0065588E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14:paraId="23AE8224" w14:textId="4C8B6769" w:rsidR="0013200A" w:rsidRPr="00BA49FB" w:rsidRDefault="0013200A" w:rsidP="0065588E">
      <w:pPr>
        <w:spacing w:after="0" w:line="240" w:lineRule="auto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BA49FB">
        <w:rPr>
          <w:rFonts w:ascii="Calibri" w:hAnsi="Calibri" w:cs="Calibri"/>
          <w:b/>
          <w:bCs/>
          <w:sz w:val="22"/>
          <w:szCs w:val="22"/>
        </w:rPr>
        <w:t xml:space="preserve">IBM, Hyderabad, </w:t>
      </w:r>
      <w:r w:rsidR="001070C0" w:rsidRPr="00BA49FB">
        <w:rPr>
          <w:rFonts w:ascii="Calibri" w:hAnsi="Calibri" w:cs="Calibri"/>
          <w:b/>
          <w:bCs/>
          <w:sz w:val="22"/>
          <w:szCs w:val="22"/>
        </w:rPr>
        <w:t>India</w:t>
      </w:r>
      <w:r w:rsidRPr="00BA49FB">
        <w:rPr>
          <w:rFonts w:ascii="Calibri" w:hAnsi="Calibri" w:cs="Calibri"/>
          <w:b/>
          <w:bCs/>
          <w:sz w:val="22"/>
          <w:szCs w:val="22"/>
        </w:rPr>
        <w:t xml:space="preserve">, </w:t>
      </w:r>
      <w:r w:rsidR="00EF34B0" w:rsidRPr="00BA49FB">
        <w:rPr>
          <w:rFonts w:ascii="Calibri" w:eastAsia="Calibri" w:hAnsi="Calibri" w:cs="Calibri"/>
          <w:b/>
          <w:sz w:val="22"/>
          <w:szCs w:val="22"/>
          <w:highlight w:val="white"/>
        </w:rPr>
        <w:t>Software Engineer</w:t>
      </w:r>
      <w:r w:rsidRPr="00BA49FB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</w:t>
      </w:r>
      <w:r w:rsidR="00517987" w:rsidRPr="00BA49FB">
        <w:rPr>
          <w:rFonts w:ascii="Calibri" w:hAnsi="Calibri" w:cs="Calibri"/>
          <w:b/>
          <w:bCs/>
          <w:sz w:val="22"/>
          <w:szCs w:val="22"/>
        </w:rPr>
        <w:t xml:space="preserve">                    </w:t>
      </w:r>
      <w:r w:rsidRPr="00BA49FB">
        <w:rPr>
          <w:rFonts w:ascii="Calibri" w:hAnsi="Calibri" w:cs="Calibri"/>
          <w:b/>
          <w:bCs/>
          <w:sz w:val="22"/>
          <w:szCs w:val="22"/>
        </w:rPr>
        <w:t xml:space="preserve"> Aug 2013 –</w:t>
      </w:r>
      <w:r w:rsidR="001070C0" w:rsidRPr="00BA49FB">
        <w:rPr>
          <w:rFonts w:ascii="Calibri" w:hAnsi="Calibri" w:cs="Calibri"/>
          <w:b/>
          <w:bCs/>
          <w:sz w:val="22"/>
          <w:szCs w:val="22"/>
        </w:rPr>
        <w:t xml:space="preserve"> Oct</w:t>
      </w:r>
      <w:r w:rsidRPr="00BA49FB">
        <w:rPr>
          <w:rFonts w:ascii="Calibri" w:hAnsi="Calibri" w:cs="Calibri"/>
          <w:b/>
          <w:bCs/>
          <w:sz w:val="22"/>
          <w:szCs w:val="22"/>
        </w:rPr>
        <w:t xml:space="preserve"> 201</w:t>
      </w:r>
      <w:r w:rsidR="001070C0" w:rsidRPr="00BA49FB">
        <w:rPr>
          <w:rFonts w:ascii="Calibri" w:hAnsi="Calibri" w:cs="Calibri"/>
          <w:b/>
          <w:bCs/>
          <w:sz w:val="22"/>
          <w:szCs w:val="22"/>
        </w:rPr>
        <w:t>7</w:t>
      </w:r>
    </w:p>
    <w:p w14:paraId="1B68611B" w14:textId="77777777" w:rsidR="00F3152E" w:rsidRPr="00BA49FB" w:rsidRDefault="00F3152E" w:rsidP="0065588E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78C35493" w14:textId="77777777" w:rsidR="0013200A" w:rsidRPr="00BA49FB" w:rsidRDefault="0013200A" w:rsidP="0065588E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A49FB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78907FC3" w14:textId="6F34A833" w:rsidR="0013200A" w:rsidRPr="00BA49FB" w:rsidRDefault="0013200A" w:rsidP="0065588E">
      <w:pPr>
        <w:numPr>
          <w:ilvl w:val="0"/>
          <w:numId w:val="16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A49FB">
        <w:rPr>
          <w:rFonts w:ascii="Calibri" w:hAnsi="Calibri" w:cs="Calibri"/>
          <w:sz w:val="22"/>
          <w:szCs w:val="22"/>
        </w:rPr>
        <w:t xml:space="preserve">Utilized </w:t>
      </w:r>
      <w:r w:rsidRPr="00BA49FB">
        <w:rPr>
          <w:rFonts w:ascii="Calibri" w:hAnsi="Calibri" w:cs="Calibri"/>
          <w:b/>
          <w:bCs/>
          <w:sz w:val="22"/>
          <w:szCs w:val="22"/>
        </w:rPr>
        <w:t xml:space="preserve">Java </w:t>
      </w:r>
      <w:r w:rsidR="00CE16CB" w:rsidRPr="00BA49FB">
        <w:rPr>
          <w:rFonts w:ascii="Calibri" w:hAnsi="Calibri" w:cs="Calibri"/>
          <w:b/>
          <w:bCs/>
          <w:sz w:val="22"/>
          <w:szCs w:val="22"/>
        </w:rPr>
        <w:t>7</w:t>
      </w:r>
      <w:r w:rsidRPr="00BA49FB">
        <w:rPr>
          <w:rFonts w:ascii="Calibri" w:hAnsi="Calibri" w:cs="Calibri"/>
          <w:sz w:val="22"/>
          <w:szCs w:val="22"/>
        </w:rPr>
        <w:t xml:space="preserve">and </w:t>
      </w:r>
      <w:r w:rsidRPr="00BA49FB">
        <w:rPr>
          <w:rFonts w:ascii="Calibri" w:hAnsi="Calibri" w:cs="Calibri"/>
          <w:b/>
          <w:bCs/>
          <w:sz w:val="22"/>
          <w:szCs w:val="22"/>
        </w:rPr>
        <w:t>J2EE</w:t>
      </w:r>
      <w:r w:rsidRPr="00BA49FB">
        <w:rPr>
          <w:rFonts w:ascii="Calibri" w:hAnsi="Calibri" w:cs="Calibri"/>
          <w:sz w:val="22"/>
          <w:szCs w:val="22"/>
        </w:rPr>
        <w:t xml:space="preserve"> technologies to develop scalable, enterprise-grade web applications.</w:t>
      </w:r>
    </w:p>
    <w:p w14:paraId="5A825F7D" w14:textId="77777777" w:rsidR="0013200A" w:rsidRPr="00BA49FB" w:rsidRDefault="0013200A" w:rsidP="0065588E">
      <w:pPr>
        <w:numPr>
          <w:ilvl w:val="0"/>
          <w:numId w:val="16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A49FB">
        <w:rPr>
          <w:rFonts w:ascii="Calibri" w:hAnsi="Calibri" w:cs="Calibri"/>
          <w:sz w:val="22"/>
          <w:szCs w:val="22"/>
        </w:rPr>
        <w:t xml:space="preserve">Applied </w:t>
      </w:r>
      <w:r w:rsidRPr="00BA49FB">
        <w:rPr>
          <w:rFonts w:ascii="Calibri" w:hAnsi="Calibri" w:cs="Calibri"/>
          <w:b/>
          <w:bCs/>
          <w:sz w:val="22"/>
          <w:szCs w:val="22"/>
        </w:rPr>
        <w:t>design patterns</w:t>
      </w:r>
      <w:r w:rsidRPr="00BA49FB">
        <w:rPr>
          <w:rFonts w:ascii="Calibri" w:hAnsi="Calibri" w:cs="Calibri"/>
          <w:sz w:val="22"/>
          <w:szCs w:val="22"/>
        </w:rPr>
        <w:t xml:space="preserve"> and best coding practices to improve development efficiency and maintainability.</w:t>
      </w:r>
    </w:p>
    <w:p w14:paraId="56961DCB" w14:textId="77777777" w:rsidR="0013200A" w:rsidRPr="00BA49FB" w:rsidRDefault="0013200A" w:rsidP="0065588E">
      <w:pPr>
        <w:numPr>
          <w:ilvl w:val="0"/>
          <w:numId w:val="16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A49FB">
        <w:rPr>
          <w:rFonts w:ascii="Calibri" w:hAnsi="Calibri" w:cs="Calibri"/>
          <w:sz w:val="22"/>
          <w:szCs w:val="22"/>
        </w:rPr>
        <w:t xml:space="preserve">Deployed applications on </w:t>
      </w:r>
      <w:r w:rsidRPr="00BA49FB">
        <w:rPr>
          <w:rFonts w:ascii="Calibri" w:hAnsi="Calibri" w:cs="Calibri"/>
          <w:b/>
          <w:bCs/>
          <w:sz w:val="22"/>
          <w:szCs w:val="22"/>
        </w:rPr>
        <w:t>WebLogic Server</w:t>
      </w:r>
      <w:r w:rsidRPr="00BA49FB">
        <w:rPr>
          <w:rFonts w:ascii="Calibri" w:hAnsi="Calibri" w:cs="Calibri"/>
          <w:sz w:val="22"/>
          <w:szCs w:val="22"/>
        </w:rPr>
        <w:t xml:space="preserve"> using </w:t>
      </w:r>
      <w:r w:rsidRPr="00BA49FB">
        <w:rPr>
          <w:rFonts w:ascii="Calibri" w:hAnsi="Calibri" w:cs="Calibri"/>
          <w:b/>
          <w:bCs/>
          <w:sz w:val="22"/>
          <w:szCs w:val="22"/>
        </w:rPr>
        <w:t>Apache Maven</w:t>
      </w:r>
      <w:r w:rsidRPr="00BA49FB">
        <w:rPr>
          <w:rFonts w:ascii="Calibri" w:hAnsi="Calibri" w:cs="Calibri"/>
          <w:sz w:val="22"/>
          <w:szCs w:val="22"/>
        </w:rPr>
        <w:t xml:space="preserve"> for automated builds and dependency management.</w:t>
      </w:r>
    </w:p>
    <w:p w14:paraId="5801D75A" w14:textId="77777777" w:rsidR="0013200A" w:rsidRPr="00BA49FB" w:rsidRDefault="0013200A" w:rsidP="0065588E">
      <w:pPr>
        <w:numPr>
          <w:ilvl w:val="0"/>
          <w:numId w:val="16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A49FB">
        <w:rPr>
          <w:rFonts w:ascii="Calibri" w:hAnsi="Calibri" w:cs="Calibri"/>
          <w:sz w:val="22"/>
          <w:szCs w:val="22"/>
        </w:rPr>
        <w:t xml:space="preserve">Enhanced UI responsiveness by integrating </w:t>
      </w:r>
      <w:r w:rsidRPr="00BA49FB">
        <w:rPr>
          <w:rFonts w:ascii="Calibri" w:hAnsi="Calibri" w:cs="Calibri"/>
          <w:b/>
          <w:bCs/>
          <w:sz w:val="22"/>
          <w:szCs w:val="22"/>
        </w:rPr>
        <w:t>AJAX</w:t>
      </w:r>
      <w:r w:rsidRPr="00BA49FB">
        <w:rPr>
          <w:rFonts w:ascii="Calibri" w:hAnsi="Calibri" w:cs="Calibri"/>
          <w:sz w:val="22"/>
          <w:szCs w:val="22"/>
        </w:rPr>
        <w:t xml:space="preserve"> and </w:t>
      </w:r>
      <w:r w:rsidRPr="00BA49FB">
        <w:rPr>
          <w:rFonts w:ascii="Calibri" w:hAnsi="Calibri" w:cs="Calibri"/>
          <w:b/>
          <w:bCs/>
          <w:sz w:val="22"/>
          <w:szCs w:val="22"/>
        </w:rPr>
        <w:t>JSON</w:t>
      </w:r>
      <w:r w:rsidRPr="00BA49FB">
        <w:rPr>
          <w:rFonts w:ascii="Calibri" w:hAnsi="Calibri" w:cs="Calibri"/>
          <w:sz w:val="22"/>
          <w:szCs w:val="22"/>
        </w:rPr>
        <w:t xml:space="preserve"> for asynchronous data exchange.</w:t>
      </w:r>
    </w:p>
    <w:p w14:paraId="59AF7308" w14:textId="77777777" w:rsidR="0013200A" w:rsidRPr="00BA49FB" w:rsidRDefault="0013200A" w:rsidP="0065588E">
      <w:pPr>
        <w:numPr>
          <w:ilvl w:val="0"/>
          <w:numId w:val="16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A49FB">
        <w:rPr>
          <w:rFonts w:ascii="Calibri" w:hAnsi="Calibri" w:cs="Calibri"/>
          <w:sz w:val="22"/>
          <w:szCs w:val="22"/>
        </w:rPr>
        <w:t xml:space="preserve">Developed web modules using </w:t>
      </w:r>
      <w:r w:rsidRPr="00BA49FB">
        <w:rPr>
          <w:rFonts w:ascii="Calibri" w:hAnsi="Calibri" w:cs="Calibri"/>
          <w:b/>
          <w:bCs/>
          <w:sz w:val="22"/>
          <w:szCs w:val="22"/>
        </w:rPr>
        <w:t>Servlets</w:t>
      </w:r>
      <w:r w:rsidRPr="00BA49FB">
        <w:rPr>
          <w:rFonts w:ascii="Calibri" w:hAnsi="Calibri" w:cs="Calibri"/>
          <w:sz w:val="22"/>
          <w:szCs w:val="22"/>
        </w:rPr>
        <w:t xml:space="preserve"> and </w:t>
      </w:r>
      <w:r w:rsidRPr="00BA49FB">
        <w:rPr>
          <w:rFonts w:ascii="Calibri" w:hAnsi="Calibri" w:cs="Calibri"/>
          <w:b/>
          <w:bCs/>
          <w:sz w:val="22"/>
          <w:szCs w:val="22"/>
        </w:rPr>
        <w:t>JSP</w:t>
      </w:r>
      <w:r w:rsidRPr="00BA49FB">
        <w:rPr>
          <w:rFonts w:ascii="Calibri" w:hAnsi="Calibri" w:cs="Calibri"/>
          <w:sz w:val="22"/>
          <w:szCs w:val="22"/>
        </w:rPr>
        <w:t xml:space="preserve">, following the </w:t>
      </w:r>
      <w:r w:rsidRPr="00BA49FB">
        <w:rPr>
          <w:rFonts w:ascii="Calibri" w:hAnsi="Calibri" w:cs="Calibri"/>
          <w:b/>
          <w:bCs/>
          <w:sz w:val="22"/>
          <w:szCs w:val="22"/>
        </w:rPr>
        <w:t>MVC architecture</w:t>
      </w:r>
      <w:r w:rsidRPr="00BA49FB">
        <w:rPr>
          <w:rFonts w:ascii="Calibri" w:hAnsi="Calibri" w:cs="Calibri"/>
          <w:sz w:val="22"/>
          <w:szCs w:val="22"/>
        </w:rPr>
        <w:t xml:space="preserve"> for separation of concerns.</w:t>
      </w:r>
    </w:p>
    <w:p w14:paraId="3ADCE3DB" w14:textId="77777777" w:rsidR="0013200A" w:rsidRPr="00BA49FB" w:rsidRDefault="0013200A" w:rsidP="0065588E">
      <w:pPr>
        <w:numPr>
          <w:ilvl w:val="0"/>
          <w:numId w:val="16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A49FB">
        <w:rPr>
          <w:rFonts w:ascii="Calibri" w:hAnsi="Calibri" w:cs="Calibri"/>
          <w:sz w:val="22"/>
          <w:szCs w:val="22"/>
        </w:rPr>
        <w:t xml:space="preserve">Connected backend to databases using </w:t>
      </w:r>
      <w:r w:rsidRPr="00BA49FB">
        <w:rPr>
          <w:rFonts w:ascii="Calibri" w:hAnsi="Calibri" w:cs="Calibri"/>
          <w:b/>
          <w:bCs/>
          <w:sz w:val="22"/>
          <w:szCs w:val="22"/>
        </w:rPr>
        <w:t>JDBC</w:t>
      </w:r>
      <w:r w:rsidRPr="00BA49FB">
        <w:rPr>
          <w:rFonts w:ascii="Calibri" w:hAnsi="Calibri" w:cs="Calibri"/>
          <w:sz w:val="22"/>
          <w:szCs w:val="22"/>
        </w:rPr>
        <w:t>, ensuring efficient and secure data operations.</w:t>
      </w:r>
    </w:p>
    <w:p w14:paraId="471E1C41" w14:textId="77777777" w:rsidR="0013200A" w:rsidRDefault="0013200A" w:rsidP="0065588E">
      <w:pPr>
        <w:numPr>
          <w:ilvl w:val="0"/>
          <w:numId w:val="16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A49FB">
        <w:rPr>
          <w:rFonts w:ascii="Calibri" w:hAnsi="Calibri" w:cs="Calibri"/>
          <w:sz w:val="22"/>
          <w:szCs w:val="22"/>
        </w:rPr>
        <w:t xml:space="preserve">Designed and implemented </w:t>
      </w:r>
      <w:r w:rsidRPr="00BA49FB">
        <w:rPr>
          <w:rFonts w:ascii="Calibri" w:hAnsi="Calibri" w:cs="Calibri"/>
          <w:b/>
          <w:bCs/>
          <w:sz w:val="22"/>
          <w:szCs w:val="22"/>
        </w:rPr>
        <w:t>SOAP-based web services</w:t>
      </w:r>
      <w:r w:rsidRPr="00BA49FB">
        <w:rPr>
          <w:rFonts w:ascii="Calibri" w:hAnsi="Calibri" w:cs="Calibri"/>
          <w:sz w:val="22"/>
          <w:szCs w:val="22"/>
        </w:rPr>
        <w:t xml:space="preserve"> using </w:t>
      </w:r>
      <w:r w:rsidRPr="00BA49FB">
        <w:rPr>
          <w:rFonts w:ascii="Calibri" w:hAnsi="Calibri" w:cs="Calibri"/>
          <w:b/>
          <w:bCs/>
          <w:sz w:val="22"/>
          <w:szCs w:val="22"/>
        </w:rPr>
        <w:t>JAX-WS</w:t>
      </w:r>
      <w:r w:rsidRPr="00BA49FB">
        <w:rPr>
          <w:rFonts w:ascii="Calibri" w:hAnsi="Calibri" w:cs="Calibri"/>
          <w:sz w:val="22"/>
          <w:szCs w:val="22"/>
        </w:rPr>
        <w:t xml:space="preserve"> to support inter-system communication.</w:t>
      </w:r>
    </w:p>
    <w:p w14:paraId="46ECE8EF" w14:textId="502039BB" w:rsidR="00F63783" w:rsidRPr="00952D7A" w:rsidRDefault="00F63783" w:rsidP="00952D7A">
      <w:pPr>
        <w:pStyle w:val="NoSpacing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F63783">
        <w:rPr>
          <w:rFonts w:ascii="Calibri" w:hAnsi="Calibri" w:cs="Calibri"/>
          <w:sz w:val="22"/>
          <w:szCs w:val="22"/>
        </w:rPr>
        <w:t xml:space="preserve">Built </w:t>
      </w:r>
      <w:r w:rsidRPr="00F63783">
        <w:rPr>
          <w:rStyle w:val="Strong"/>
          <w:rFonts w:ascii="Calibri" w:hAnsi="Calibri" w:cs="Calibri"/>
          <w:sz w:val="22"/>
          <w:szCs w:val="22"/>
        </w:rPr>
        <w:t>SOAP-based services</w:t>
      </w:r>
      <w:r w:rsidRPr="00F63783">
        <w:rPr>
          <w:rFonts w:ascii="Calibri" w:hAnsi="Calibri" w:cs="Calibri"/>
          <w:sz w:val="22"/>
          <w:szCs w:val="22"/>
        </w:rPr>
        <w:t xml:space="preserve"> using JAX-WS integrated with WS-Security for secure enterprise communication.</w:t>
      </w:r>
    </w:p>
    <w:p w14:paraId="692EBF54" w14:textId="77777777" w:rsidR="0013200A" w:rsidRPr="00BA49FB" w:rsidRDefault="0013200A" w:rsidP="0065588E">
      <w:pPr>
        <w:numPr>
          <w:ilvl w:val="0"/>
          <w:numId w:val="16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A49FB">
        <w:rPr>
          <w:rFonts w:ascii="Calibri" w:hAnsi="Calibri" w:cs="Calibri"/>
          <w:sz w:val="22"/>
          <w:szCs w:val="22"/>
        </w:rPr>
        <w:t xml:space="preserve">Contributed to frontend development using </w:t>
      </w:r>
      <w:r w:rsidRPr="00BA49FB">
        <w:rPr>
          <w:rFonts w:ascii="Calibri" w:hAnsi="Calibri" w:cs="Calibri"/>
          <w:b/>
          <w:bCs/>
          <w:sz w:val="22"/>
          <w:szCs w:val="22"/>
        </w:rPr>
        <w:t>HTML</w:t>
      </w:r>
      <w:r w:rsidRPr="00BA49FB">
        <w:rPr>
          <w:rFonts w:ascii="Calibri" w:hAnsi="Calibri" w:cs="Calibri"/>
          <w:sz w:val="22"/>
          <w:szCs w:val="22"/>
        </w:rPr>
        <w:t xml:space="preserve">, </w:t>
      </w:r>
      <w:r w:rsidRPr="00BA49FB">
        <w:rPr>
          <w:rFonts w:ascii="Calibri" w:hAnsi="Calibri" w:cs="Calibri"/>
          <w:b/>
          <w:bCs/>
          <w:sz w:val="22"/>
          <w:szCs w:val="22"/>
        </w:rPr>
        <w:t>CSS</w:t>
      </w:r>
      <w:r w:rsidRPr="00BA49FB">
        <w:rPr>
          <w:rFonts w:ascii="Calibri" w:hAnsi="Calibri" w:cs="Calibri"/>
          <w:sz w:val="22"/>
          <w:szCs w:val="22"/>
        </w:rPr>
        <w:t xml:space="preserve">, and </w:t>
      </w:r>
      <w:r w:rsidRPr="00BA49FB">
        <w:rPr>
          <w:rFonts w:ascii="Calibri" w:hAnsi="Calibri" w:cs="Calibri"/>
          <w:b/>
          <w:bCs/>
          <w:sz w:val="22"/>
          <w:szCs w:val="22"/>
        </w:rPr>
        <w:t>JavaScript</w:t>
      </w:r>
      <w:r w:rsidRPr="00BA49FB">
        <w:rPr>
          <w:rFonts w:ascii="Calibri" w:hAnsi="Calibri" w:cs="Calibri"/>
          <w:sz w:val="22"/>
          <w:szCs w:val="22"/>
        </w:rPr>
        <w:t>, ensuring cross-browser compatibility.</w:t>
      </w:r>
    </w:p>
    <w:p w14:paraId="416EF1ED" w14:textId="77777777" w:rsidR="0013200A" w:rsidRPr="00BA49FB" w:rsidRDefault="0013200A" w:rsidP="0065588E">
      <w:pPr>
        <w:numPr>
          <w:ilvl w:val="0"/>
          <w:numId w:val="16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A49FB">
        <w:rPr>
          <w:rFonts w:ascii="Calibri" w:hAnsi="Calibri" w:cs="Calibri"/>
          <w:sz w:val="22"/>
          <w:szCs w:val="22"/>
        </w:rPr>
        <w:t xml:space="preserve">Participated in </w:t>
      </w:r>
      <w:r w:rsidRPr="00BA49FB">
        <w:rPr>
          <w:rFonts w:ascii="Calibri" w:hAnsi="Calibri" w:cs="Calibri"/>
          <w:b/>
          <w:bCs/>
          <w:sz w:val="22"/>
          <w:szCs w:val="22"/>
        </w:rPr>
        <w:t>peer code reviews</w:t>
      </w:r>
      <w:r w:rsidRPr="00BA49FB">
        <w:rPr>
          <w:rFonts w:ascii="Calibri" w:hAnsi="Calibri" w:cs="Calibri"/>
          <w:sz w:val="22"/>
          <w:szCs w:val="22"/>
        </w:rPr>
        <w:t>, ensuring code quality and promoting best practices across the team.</w:t>
      </w:r>
    </w:p>
    <w:p w14:paraId="5843E6F7" w14:textId="77777777" w:rsidR="0013200A" w:rsidRPr="00BA49FB" w:rsidRDefault="0013200A" w:rsidP="0065588E">
      <w:pPr>
        <w:numPr>
          <w:ilvl w:val="0"/>
          <w:numId w:val="16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A49FB">
        <w:rPr>
          <w:rFonts w:ascii="Calibri" w:hAnsi="Calibri" w:cs="Calibri"/>
          <w:sz w:val="22"/>
          <w:szCs w:val="22"/>
        </w:rPr>
        <w:t xml:space="preserve">Conducted </w:t>
      </w:r>
      <w:r w:rsidRPr="00BA49FB">
        <w:rPr>
          <w:rFonts w:ascii="Calibri" w:hAnsi="Calibri" w:cs="Calibri"/>
          <w:b/>
          <w:bCs/>
          <w:sz w:val="22"/>
          <w:szCs w:val="22"/>
        </w:rPr>
        <w:t>unit testing</w:t>
      </w:r>
      <w:r w:rsidRPr="00BA49FB">
        <w:rPr>
          <w:rFonts w:ascii="Calibri" w:hAnsi="Calibri" w:cs="Calibri"/>
          <w:sz w:val="22"/>
          <w:szCs w:val="22"/>
        </w:rPr>
        <w:t xml:space="preserve"> using </w:t>
      </w:r>
      <w:r w:rsidRPr="00BA49FB">
        <w:rPr>
          <w:rFonts w:ascii="Calibri" w:hAnsi="Calibri" w:cs="Calibri"/>
          <w:b/>
          <w:bCs/>
          <w:sz w:val="22"/>
          <w:szCs w:val="22"/>
        </w:rPr>
        <w:t>TestNG</w:t>
      </w:r>
      <w:r w:rsidRPr="00BA49FB">
        <w:rPr>
          <w:rFonts w:ascii="Calibri" w:hAnsi="Calibri" w:cs="Calibri"/>
          <w:sz w:val="22"/>
          <w:szCs w:val="22"/>
        </w:rPr>
        <w:t xml:space="preserve"> to validate functionality and prevent regressions.</w:t>
      </w:r>
    </w:p>
    <w:p w14:paraId="400071B7" w14:textId="77777777" w:rsidR="0013200A" w:rsidRPr="00BA49FB" w:rsidRDefault="0013200A" w:rsidP="0065588E">
      <w:pPr>
        <w:numPr>
          <w:ilvl w:val="0"/>
          <w:numId w:val="16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A49FB">
        <w:rPr>
          <w:rFonts w:ascii="Calibri" w:hAnsi="Calibri" w:cs="Calibri"/>
          <w:sz w:val="22"/>
          <w:szCs w:val="22"/>
        </w:rPr>
        <w:t>Maintained comprehensive documentation for codebase, APIs, and deployment processes to support maintainability.</w:t>
      </w:r>
    </w:p>
    <w:p w14:paraId="6C17471B" w14:textId="5392C653" w:rsidR="0013200A" w:rsidRPr="00BA49FB" w:rsidRDefault="0013200A" w:rsidP="0065588E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A49FB">
        <w:rPr>
          <w:rFonts w:ascii="Calibri" w:hAnsi="Calibri" w:cs="Calibri"/>
          <w:b/>
          <w:bCs/>
          <w:sz w:val="22"/>
          <w:szCs w:val="22"/>
        </w:rPr>
        <w:t>Environment:</w:t>
      </w:r>
      <w:r w:rsidRPr="00BA49FB">
        <w:rPr>
          <w:rFonts w:ascii="Calibri" w:hAnsi="Calibri" w:cs="Calibri"/>
          <w:sz w:val="22"/>
          <w:szCs w:val="22"/>
        </w:rPr>
        <w:t xml:space="preserve"> Java </w:t>
      </w:r>
      <w:r w:rsidR="00CE16CB" w:rsidRPr="00BA49FB">
        <w:rPr>
          <w:rFonts w:ascii="Calibri" w:hAnsi="Calibri" w:cs="Calibri"/>
          <w:sz w:val="22"/>
          <w:szCs w:val="22"/>
        </w:rPr>
        <w:t>7</w:t>
      </w:r>
      <w:r w:rsidRPr="00BA49FB">
        <w:rPr>
          <w:rFonts w:ascii="Calibri" w:hAnsi="Calibri" w:cs="Calibri"/>
          <w:sz w:val="22"/>
          <w:szCs w:val="22"/>
        </w:rPr>
        <w:t xml:space="preserve">, J2EE, </w:t>
      </w:r>
      <w:r w:rsidR="00CE16CB" w:rsidRPr="00BA49FB">
        <w:rPr>
          <w:rFonts w:ascii="Calibri" w:hAnsi="Calibri" w:cs="Calibri"/>
          <w:sz w:val="22"/>
          <w:szCs w:val="22"/>
        </w:rPr>
        <w:t xml:space="preserve">Spring MVC, </w:t>
      </w:r>
      <w:r w:rsidRPr="00BA49FB">
        <w:rPr>
          <w:rFonts w:ascii="Calibri" w:hAnsi="Calibri" w:cs="Calibri"/>
          <w:sz w:val="22"/>
          <w:szCs w:val="22"/>
        </w:rPr>
        <w:t>Spring Batch, Servlets, JSP, JDBC, SOAP, JAX-WS, PostgreSQL, HTML, CSS, JavaScript, AJAX, JSON, Maven, WebLogic, Docker, Jenkins, JIRA, JMS, Apache JMeter, jQuery, SASS, WSDL.</w:t>
      </w:r>
    </w:p>
    <w:p w14:paraId="0E13ABB2" w14:textId="77777777" w:rsidR="0013200A" w:rsidRPr="00BA49FB" w:rsidRDefault="0013200A" w:rsidP="0065588E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14:paraId="3DDC7BAA" w14:textId="77777777" w:rsidR="00D93FA5" w:rsidRPr="00BA49FB" w:rsidRDefault="00D93FA5" w:rsidP="0065588E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14:paraId="723AC3A8" w14:textId="77777777" w:rsidR="00F27CFF" w:rsidRPr="00BA49FB" w:rsidRDefault="00F27CFF" w:rsidP="0065588E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14:paraId="3D538E8C" w14:textId="77777777" w:rsidR="000B247B" w:rsidRPr="00BA49FB" w:rsidRDefault="000B247B" w:rsidP="0065588E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sectPr w:rsidR="000B247B" w:rsidRPr="00BA49FB" w:rsidSect="00D93FA5">
      <w:headerReference w:type="first" r:id="rId8"/>
      <w:pgSz w:w="12240" w:h="15840"/>
      <w:pgMar w:top="720" w:right="720" w:bottom="720" w:left="720" w:header="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BECDC" w14:textId="77777777" w:rsidR="003D7F7E" w:rsidRDefault="003D7F7E" w:rsidP="00D93FA5">
      <w:pPr>
        <w:spacing w:after="0" w:line="240" w:lineRule="auto"/>
      </w:pPr>
      <w:r>
        <w:separator/>
      </w:r>
    </w:p>
  </w:endnote>
  <w:endnote w:type="continuationSeparator" w:id="0">
    <w:p w14:paraId="79FDC437" w14:textId="77777777" w:rsidR="003D7F7E" w:rsidRDefault="003D7F7E" w:rsidP="00D93F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pectral Medium">
    <w:altName w:val="Calibri"/>
    <w:charset w:val="00"/>
    <w:family w:val="auto"/>
    <w:pitch w:val="default"/>
  </w:font>
  <w:font w:name="Sitka Subheading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111E63" w14:textId="77777777" w:rsidR="003D7F7E" w:rsidRDefault="003D7F7E" w:rsidP="00D93FA5">
      <w:pPr>
        <w:spacing w:after="0" w:line="240" w:lineRule="auto"/>
      </w:pPr>
      <w:bookmarkStart w:id="0" w:name="_Hlk205893585"/>
      <w:bookmarkEnd w:id="0"/>
      <w:r>
        <w:separator/>
      </w:r>
    </w:p>
  </w:footnote>
  <w:footnote w:type="continuationSeparator" w:id="0">
    <w:p w14:paraId="4C241902" w14:textId="77777777" w:rsidR="003D7F7E" w:rsidRDefault="003D7F7E" w:rsidP="00D93F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9B067" w14:textId="4030D11F" w:rsidR="00D93FA5" w:rsidRDefault="00D26BD6" w:rsidP="00D93FA5">
    <w:pPr>
      <w:pStyle w:val="Header"/>
    </w:pPr>
    <w:r>
      <w:t xml:space="preserve">                                                                                                                                                                                </w:t>
    </w:r>
    <w:r w:rsidR="00D93FA5">
      <w:t xml:space="preserve">                                                                                               </w:t>
    </w:r>
  </w:p>
  <w:p w14:paraId="026F7E5B" w14:textId="77777777" w:rsidR="009A2DF2" w:rsidRPr="00B941C7" w:rsidRDefault="009A2DF2" w:rsidP="009A2DF2">
    <w:pPr>
      <w:pStyle w:val="Header"/>
      <w:rPr>
        <w:rFonts w:ascii="Sitka Subheading Semibold" w:hAnsi="Sitka Subheading Semibold"/>
        <w:b/>
        <w:bCs/>
        <w:sz w:val="32"/>
        <w:szCs w:val="32"/>
      </w:rPr>
    </w:pPr>
    <w:r w:rsidRPr="00B941C7">
      <w:rPr>
        <w:rFonts w:ascii="Spectral Medium" w:eastAsia="Spectral Medium" w:hAnsi="Spectral Medium" w:cs="Spectral Medium"/>
        <w:b/>
        <w:bCs/>
        <w:noProof/>
        <w:sz w:val="32"/>
        <w:szCs w:val="32"/>
      </w:rPr>
      <w:drawing>
        <wp:anchor distT="0" distB="0" distL="114300" distR="114300" simplePos="0" relativeHeight="251658240" behindDoc="0" locked="0" layoutInCell="1" allowOverlap="1" wp14:anchorId="2DBC8062" wp14:editId="11BC7873">
          <wp:simplePos x="0" y="0"/>
          <wp:positionH relativeFrom="column">
            <wp:posOffset>6027420</wp:posOffset>
          </wp:positionH>
          <wp:positionV relativeFrom="paragraph">
            <wp:posOffset>4445</wp:posOffset>
          </wp:positionV>
          <wp:extent cx="561975" cy="560705"/>
          <wp:effectExtent l="0" t="0" r="9525" b="0"/>
          <wp:wrapNone/>
          <wp:docPr id="2" name="image2.png" descr="A hexagon with white text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 descr="A hexagon with white text&#10;&#10;AI-generated content may be incorrect.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975" cy="560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D93FA5" w:rsidRPr="00B941C7">
      <w:rPr>
        <w:rFonts w:ascii="Sitka Subheading Semibold" w:hAnsi="Sitka Subheading Semibold"/>
        <w:b/>
        <w:bCs/>
        <w:sz w:val="32"/>
        <w:szCs w:val="32"/>
      </w:rPr>
      <w:t>DHEERAJA M</w:t>
    </w:r>
    <w:r w:rsidRPr="00B941C7">
      <w:rPr>
        <w:rFonts w:ascii="Sitka Subheading Semibold" w:hAnsi="Sitka Subheading Semibold"/>
        <w:b/>
        <w:bCs/>
        <w:sz w:val="32"/>
        <w:szCs w:val="32"/>
      </w:rPr>
      <w:t xml:space="preserve">                                                                          </w:t>
    </w:r>
    <w:r w:rsidRPr="00B941C7">
      <w:rPr>
        <w:rFonts w:ascii="Spectral Medium" w:eastAsia="Spectral Medium" w:hAnsi="Spectral Medium" w:cs="Spectral Medium"/>
        <w:b/>
        <w:bCs/>
        <w:noProof/>
        <w:sz w:val="32"/>
        <w:szCs w:val="32"/>
      </w:rPr>
      <w:drawing>
        <wp:inline distT="114300" distB="114300" distL="114300" distR="114300" wp14:anchorId="090E36DF" wp14:editId="015BB766">
          <wp:extent cx="535728" cy="535728"/>
          <wp:effectExtent l="0" t="0" r="0" b="0"/>
          <wp:docPr id="1" name="image1.png" descr="A blue hexagon with white text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A blue hexagon with white text&#10;&#10;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5728" cy="5357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45DFA17" w14:textId="1139BAA3" w:rsidR="00D93FA5" w:rsidRPr="00B941C7" w:rsidRDefault="00D93FA5" w:rsidP="009A2DF2">
    <w:pPr>
      <w:pStyle w:val="Header"/>
      <w:rPr>
        <w:rFonts w:ascii="Calibri" w:hAnsi="Calibri" w:cs="Calibri"/>
        <w:b/>
        <w:bCs/>
      </w:rPr>
    </w:pPr>
    <w:r w:rsidRPr="00B941C7">
      <w:rPr>
        <w:rFonts w:ascii="Calibri" w:hAnsi="Calibri" w:cs="Calibri"/>
        <w:b/>
        <w:bCs/>
      </w:rPr>
      <w:t>(</w:t>
    </w:r>
    <w:r w:rsidR="006932D9">
      <w:rPr>
        <w:rFonts w:ascii="Calibri" w:hAnsi="Calibri" w:cs="Calibri"/>
        <w:b/>
        <w:bCs/>
      </w:rPr>
      <w:t>703)-791-1622</w:t>
    </w:r>
    <w:r w:rsidRPr="00B941C7">
      <w:rPr>
        <w:rFonts w:ascii="Calibri" w:hAnsi="Calibri" w:cs="Calibri"/>
        <w:b/>
        <w:bCs/>
      </w:rPr>
      <w:t xml:space="preserve"> | </w:t>
    </w:r>
    <w:hyperlink r:id="rId3" w:history="1">
      <w:r w:rsidR="006932D9" w:rsidRPr="006932D9">
        <w:rPr>
          <w:rStyle w:val="Hyperlink"/>
          <w:rFonts w:ascii="Calibri" w:hAnsi="Calibri" w:cs="Calibri"/>
          <w:b/>
          <w:bCs/>
        </w:rPr>
        <w:t>jjasti@moxieit.com</w:t>
      </w:r>
    </w:hyperlink>
    <w:r w:rsidR="006932D9">
      <w:rPr>
        <w:rStyle w:val="Hyperlink"/>
        <w:rFonts w:ascii="Calibri" w:hAnsi="Calibri" w:cs="Calibri"/>
        <w:b/>
        <w:bCs/>
        <w:color w:val="000000" w:themeColor="text1"/>
        <w:u w:val="none"/>
      </w:rPr>
      <w:t xml:space="preserve"> </w:t>
    </w:r>
  </w:p>
  <w:p w14:paraId="4F9DBED4" w14:textId="33B845DB" w:rsidR="00B941C7" w:rsidRPr="00B941C7" w:rsidRDefault="00B941C7" w:rsidP="009A2DF2">
    <w:pPr>
      <w:pStyle w:val="Header"/>
      <w:rPr>
        <w:rFonts w:ascii="Sitka Subheading Semibold" w:hAnsi="Sitka Subheading Semibold"/>
        <w:b/>
        <w:bCs/>
        <w:sz w:val="32"/>
        <w:szCs w:val="32"/>
      </w:rPr>
    </w:pPr>
    <w:r w:rsidRPr="00B941C7">
      <w:rPr>
        <w:rFonts w:ascii="Calibri" w:hAnsi="Calibri" w:cs="Calibri"/>
        <w:b/>
        <w:bCs/>
      </w:rPr>
      <w:t xml:space="preserve">Sr. Java </w:t>
    </w:r>
    <w:r w:rsidR="00AF0776">
      <w:rPr>
        <w:rFonts w:ascii="Calibri" w:hAnsi="Calibri" w:cs="Calibri"/>
        <w:b/>
        <w:bCs/>
      </w:rPr>
      <w:t>Backend</w:t>
    </w:r>
    <w:r w:rsidRPr="00B941C7">
      <w:rPr>
        <w:rFonts w:ascii="Calibri" w:hAnsi="Calibri" w:cs="Calibri"/>
        <w:b/>
        <w:bCs/>
      </w:rPr>
      <w:t xml:space="preserve"> Developer </w:t>
    </w:r>
  </w:p>
  <w:p w14:paraId="07955905" w14:textId="77777777" w:rsidR="00D93FA5" w:rsidRPr="00D93FA5" w:rsidRDefault="00D93FA5" w:rsidP="00D93F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B6888"/>
    <w:multiLevelType w:val="hybridMultilevel"/>
    <w:tmpl w:val="CE260D5C"/>
    <w:lvl w:ilvl="0" w:tplc="DD6C097A">
      <w:numFmt w:val="bullet"/>
      <w:lvlText w:val="•"/>
      <w:lvlJc w:val="left"/>
      <w:pPr>
        <w:ind w:left="720" w:hanging="672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" w15:restartNumberingAfterBreak="0">
    <w:nsid w:val="00F56C5D"/>
    <w:multiLevelType w:val="multilevel"/>
    <w:tmpl w:val="F4D6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416D7"/>
    <w:multiLevelType w:val="hybridMultilevel"/>
    <w:tmpl w:val="1EF64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A27E1B"/>
    <w:multiLevelType w:val="hybridMultilevel"/>
    <w:tmpl w:val="38A20A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B00E3B"/>
    <w:multiLevelType w:val="multilevel"/>
    <w:tmpl w:val="5AC0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B256C"/>
    <w:multiLevelType w:val="hybridMultilevel"/>
    <w:tmpl w:val="BDBA0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57F34"/>
    <w:multiLevelType w:val="hybridMultilevel"/>
    <w:tmpl w:val="ED383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9B726D"/>
    <w:multiLevelType w:val="hybridMultilevel"/>
    <w:tmpl w:val="0296A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8C1182"/>
    <w:multiLevelType w:val="multilevel"/>
    <w:tmpl w:val="9E78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BD0DC3"/>
    <w:multiLevelType w:val="multilevel"/>
    <w:tmpl w:val="4298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7C0005"/>
    <w:multiLevelType w:val="multilevel"/>
    <w:tmpl w:val="D83E6E0E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90B3BD4"/>
    <w:multiLevelType w:val="multilevel"/>
    <w:tmpl w:val="D83E6E0E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D3D3934"/>
    <w:multiLevelType w:val="hybridMultilevel"/>
    <w:tmpl w:val="A60CA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D67447"/>
    <w:multiLevelType w:val="hybridMultilevel"/>
    <w:tmpl w:val="AE6E3A52"/>
    <w:lvl w:ilvl="0" w:tplc="04090001">
      <w:start w:val="1"/>
      <w:numFmt w:val="bullet"/>
      <w:lvlText w:val=""/>
      <w:lvlJc w:val="left"/>
      <w:pPr>
        <w:ind w:left="768" w:hanging="672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4" w15:restartNumberingAfterBreak="0">
    <w:nsid w:val="3277448C"/>
    <w:multiLevelType w:val="hybridMultilevel"/>
    <w:tmpl w:val="B80AF936"/>
    <w:lvl w:ilvl="0" w:tplc="0C8EDEC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9E5B9E"/>
    <w:multiLevelType w:val="hybridMultilevel"/>
    <w:tmpl w:val="0A12C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A932A5"/>
    <w:multiLevelType w:val="hybridMultilevel"/>
    <w:tmpl w:val="33E41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A529D7"/>
    <w:multiLevelType w:val="hybridMultilevel"/>
    <w:tmpl w:val="D0FE4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C55E8C"/>
    <w:multiLevelType w:val="hybridMultilevel"/>
    <w:tmpl w:val="B54C9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AE6992"/>
    <w:multiLevelType w:val="multilevel"/>
    <w:tmpl w:val="AE6C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8F4513"/>
    <w:multiLevelType w:val="hybridMultilevel"/>
    <w:tmpl w:val="763EA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EA7595"/>
    <w:multiLevelType w:val="hybridMultilevel"/>
    <w:tmpl w:val="70422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2C66E5"/>
    <w:multiLevelType w:val="hybridMultilevel"/>
    <w:tmpl w:val="4BE05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AA50E3"/>
    <w:multiLevelType w:val="hybridMultilevel"/>
    <w:tmpl w:val="941471E4"/>
    <w:lvl w:ilvl="0" w:tplc="DD6C097A">
      <w:numFmt w:val="bullet"/>
      <w:lvlText w:val="•"/>
      <w:lvlJc w:val="left"/>
      <w:pPr>
        <w:ind w:left="768" w:hanging="672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4" w15:restartNumberingAfterBreak="0">
    <w:nsid w:val="723241FF"/>
    <w:multiLevelType w:val="multilevel"/>
    <w:tmpl w:val="2BCA39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5"/>
  </w:num>
  <w:num w:numId="2">
    <w:abstractNumId w:val="18"/>
  </w:num>
  <w:num w:numId="3">
    <w:abstractNumId w:val="7"/>
  </w:num>
  <w:num w:numId="4">
    <w:abstractNumId w:val="0"/>
  </w:num>
  <w:num w:numId="5">
    <w:abstractNumId w:val="23"/>
  </w:num>
  <w:num w:numId="6">
    <w:abstractNumId w:val="13"/>
  </w:num>
  <w:num w:numId="7">
    <w:abstractNumId w:val="3"/>
  </w:num>
  <w:num w:numId="8">
    <w:abstractNumId w:val="4"/>
  </w:num>
  <w:num w:numId="9">
    <w:abstractNumId w:val="16"/>
  </w:num>
  <w:num w:numId="10">
    <w:abstractNumId w:val="12"/>
  </w:num>
  <w:num w:numId="11">
    <w:abstractNumId w:val="6"/>
  </w:num>
  <w:num w:numId="12">
    <w:abstractNumId w:val="19"/>
  </w:num>
  <w:num w:numId="13">
    <w:abstractNumId w:val="2"/>
  </w:num>
  <w:num w:numId="14">
    <w:abstractNumId w:val="11"/>
  </w:num>
  <w:num w:numId="15">
    <w:abstractNumId w:val="8"/>
  </w:num>
  <w:num w:numId="16">
    <w:abstractNumId w:val="9"/>
  </w:num>
  <w:num w:numId="17">
    <w:abstractNumId w:val="10"/>
  </w:num>
  <w:num w:numId="18">
    <w:abstractNumId w:val="21"/>
  </w:num>
  <w:num w:numId="19">
    <w:abstractNumId w:val="24"/>
  </w:num>
  <w:num w:numId="20">
    <w:abstractNumId w:val="5"/>
  </w:num>
  <w:num w:numId="21">
    <w:abstractNumId w:val="14"/>
  </w:num>
  <w:num w:numId="22">
    <w:abstractNumId w:val="1"/>
  </w:num>
  <w:num w:numId="23">
    <w:abstractNumId w:val="17"/>
  </w:num>
  <w:num w:numId="24">
    <w:abstractNumId w:val="22"/>
  </w:num>
  <w:num w:numId="25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HEERAJA MALINENI">
    <w15:presenceInfo w15:providerId="Windows Live" w15:userId="6c9b660d6ad58e7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47B"/>
    <w:rsid w:val="0000447F"/>
    <w:rsid w:val="00006B46"/>
    <w:rsid w:val="00010387"/>
    <w:rsid w:val="00010999"/>
    <w:rsid w:val="000B247B"/>
    <w:rsid w:val="000B3C49"/>
    <w:rsid w:val="001070C0"/>
    <w:rsid w:val="001311F3"/>
    <w:rsid w:val="0013200A"/>
    <w:rsid w:val="00135FC2"/>
    <w:rsid w:val="001414D3"/>
    <w:rsid w:val="00162B59"/>
    <w:rsid w:val="00181201"/>
    <w:rsid w:val="001A464D"/>
    <w:rsid w:val="002224AE"/>
    <w:rsid w:val="00235AED"/>
    <w:rsid w:val="0024090E"/>
    <w:rsid w:val="00254EC9"/>
    <w:rsid w:val="002700A9"/>
    <w:rsid w:val="00277B54"/>
    <w:rsid w:val="00287982"/>
    <w:rsid w:val="00293422"/>
    <w:rsid w:val="002B48F4"/>
    <w:rsid w:val="002B6112"/>
    <w:rsid w:val="002C0105"/>
    <w:rsid w:val="002D2A9D"/>
    <w:rsid w:val="002D6E25"/>
    <w:rsid w:val="002E1CE2"/>
    <w:rsid w:val="00307626"/>
    <w:rsid w:val="00311525"/>
    <w:rsid w:val="00382B02"/>
    <w:rsid w:val="003A6E50"/>
    <w:rsid w:val="003A6EC4"/>
    <w:rsid w:val="003B272A"/>
    <w:rsid w:val="003B4804"/>
    <w:rsid w:val="003C55B8"/>
    <w:rsid w:val="003D7F7E"/>
    <w:rsid w:val="003E1F9D"/>
    <w:rsid w:val="003E2F15"/>
    <w:rsid w:val="00430B9C"/>
    <w:rsid w:val="004577A5"/>
    <w:rsid w:val="00483977"/>
    <w:rsid w:val="00491008"/>
    <w:rsid w:val="004A426F"/>
    <w:rsid w:val="004D30E6"/>
    <w:rsid w:val="004D4646"/>
    <w:rsid w:val="004F05D7"/>
    <w:rsid w:val="0050566A"/>
    <w:rsid w:val="00511D9E"/>
    <w:rsid w:val="00513426"/>
    <w:rsid w:val="00517987"/>
    <w:rsid w:val="00521E15"/>
    <w:rsid w:val="005241D1"/>
    <w:rsid w:val="00532A2E"/>
    <w:rsid w:val="005549DB"/>
    <w:rsid w:val="005613A0"/>
    <w:rsid w:val="00573B53"/>
    <w:rsid w:val="005D3233"/>
    <w:rsid w:val="0060420B"/>
    <w:rsid w:val="00616D04"/>
    <w:rsid w:val="006229D1"/>
    <w:rsid w:val="006453BB"/>
    <w:rsid w:val="0065588E"/>
    <w:rsid w:val="00663C4C"/>
    <w:rsid w:val="00687785"/>
    <w:rsid w:val="006932D9"/>
    <w:rsid w:val="00694CCF"/>
    <w:rsid w:val="006A797C"/>
    <w:rsid w:val="0073201E"/>
    <w:rsid w:val="00783392"/>
    <w:rsid w:val="00784233"/>
    <w:rsid w:val="00795091"/>
    <w:rsid w:val="007E6988"/>
    <w:rsid w:val="00811A66"/>
    <w:rsid w:val="008302A7"/>
    <w:rsid w:val="00831D1C"/>
    <w:rsid w:val="00846818"/>
    <w:rsid w:val="00855DF2"/>
    <w:rsid w:val="008778C0"/>
    <w:rsid w:val="00886314"/>
    <w:rsid w:val="008D0045"/>
    <w:rsid w:val="008D7519"/>
    <w:rsid w:val="008E6AEA"/>
    <w:rsid w:val="008F1905"/>
    <w:rsid w:val="00914A69"/>
    <w:rsid w:val="00921645"/>
    <w:rsid w:val="009413F6"/>
    <w:rsid w:val="00952D7A"/>
    <w:rsid w:val="00961CF8"/>
    <w:rsid w:val="009627A0"/>
    <w:rsid w:val="00972AEE"/>
    <w:rsid w:val="00997C0B"/>
    <w:rsid w:val="009A2DF2"/>
    <w:rsid w:val="009A4D4D"/>
    <w:rsid w:val="009D0938"/>
    <w:rsid w:val="009D250D"/>
    <w:rsid w:val="009F380F"/>
    <w:rsid w:val="00A21B2E"/>
    <w:rsid w:val="00AF0776"/>
    <w:rsid w:val="00B2215D"/>
    <w:rsid w:val="00B24568"/>
    <w:rsid w:val="00B4082C"/>
    <w:rsid w:val="00B637CA"/>
    <w:rsid w:val="00B75AD4"/>
    <w:rsid w:val="00B941C7"/>
    <w:rsid w:val="00BA49FB"/>
    <w:rsid w:val="00BE1D4D"/>
    <w:rsid w:val="00C10C47"/>
    <w:rsid w:val="00C15F31"/>
    <w:rsid w:val="00C201F2"/>
    <w:rsid w:val="00C2279C"/>
    <w:rsid w:val="00C34840"/>
    <w:rsid w:val="00C36B4C"/>
    <w:rsid w:val="00C531B1"/>
    <w:rsid w:val="00C619DF"/>
    <w:rsid w:val="00C70EF7"/>
    <w:rsid w:val="00C7258A"/>
    <w:rsid w:val="00CA27F2"/>
    <w:rsid w:val="00CC27B9"/>
    <w:rsid w:val="00CE16CB"/>
    <w:rsid w:val="00CF0A19"/>
    <w:rsid w:val="00CF1A57"/>
    <w:rsid w:val="00CF6B6F"/>
    <w:rsid w:val="00D26BD6"/>
    <w:rsid w:val="00D37C51"/>
    <w:rsid w:val="00D44D56"/>
    <w:rsid w:val="00D46A22"/>
    <w:rsid w:val="00D65934"/>
    <w:rsid w:val="00D93FA5"/>
    <w:rsid w:val="00D94616"/>
    <w:rsid w:val="00DA1CCF"/>
    <w:rsid w:val="00DA5118"/>
    <w:rsid w:val="00DE31D0"/>
    <w:rsid w:val="00E0125B"/>
    <w:rsid w:val="00E13EAA"/>
    <w:rsid w:val="00E51C64"/>
    <w:rsid w:val="00E9463C"/>
    <w:rsid w:val="00EA7BD6"/>
    <w:rsid w:val="00EB1B4C"/>
    <w:rsid w:val="00EC2B6A"/>
    <w:rsid w:val="00EE0AE7"/>
    <w:rsid w:val="00EF34B0"/>
    <w:rsid w:val="00F06D07"/>
    <w:rsid w:val="00F2413B"/>
    <w:rsid w:val="00F27CFF"/>
    <w:rsid w:val="00F3152E"/>
    <w:rsid w:val="00F60B53"/>
    <w:rsid w:val="00F63783"/>
    <w:rsid w:val="00F6597C"/>
    <w:rsid w:val="00FB07E4"/>
    <w:rsid w:val="00FB11B5"/>
    <w:rsid w:val="00FD7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0E43E9"/>
  <w15:chartTrackingRefBased/>
  <w15:docId w15:val="{E424D4C7-2E85-4D1E-8DE8-983BE5B6D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4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4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4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4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47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93FA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D93F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3FA5"/>
  </w:style>
  <w:style w:type="paragraph" w:styleId="Footer">
    <w:name w:val="footer"/>
    <w:basedOn w:val="Normal"/>
    <w:link w:val="FooterChar"/>
    <w:uiPriority w:val="99"/>
    <w:unhideWhenUsed/>
    <w:rsid w:val="00D93F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3FA5"/>
  </w:style>
  <w:style w:type="table" w:styleId="TableGrid">
    <w:name w:val="Table Grid"/>
    <w:basedOn w:val="TableNormal"/>
    <w:uiPriority w:val="59"/>
    <w:rsid w:val="00D6593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E6A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E6AEA"/>
    <w:rPr>
      <w:b/>
      <w:bCs/>
    </w:rPr>
  </w:style>
  <w:style w:type="character" w:styleId="Hyperlink">
    <w:name w:val="Hyperlink"/>
    <w:basedOn w:val="DefaultParagraphFont"/>
    <w:uiPriority w:val="99"/>
    <w:unhideWhenUsed/>
    <w:rsid w:val="005179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79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jjasti@moxieit.com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39A86F-E6AD-4B4A-8865-A85E320A0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3775</Words>
  <Characters>21521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MIT-USA</dc:creator>
  <cp:keywords/>
  <dc:description/>
  <cp:lastModifiedBy>MIT-USA</cp:lastModifiedBy>
  <cp:revision>2</cp:revision>
  <dcterms:created xsi:type="dcterms:W3CDTF">2025-08-18T19:04:00Z</dcterms:created>
  <dcterms:modified xsi:type="dcterms:W3CDTF">2025-08-18T19:04:00Z</dcterms:modified>
</cp:coreProperties>
</file>