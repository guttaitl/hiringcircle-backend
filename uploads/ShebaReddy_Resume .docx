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210F" w14:textId="41CDED62" w:rsidR="00B40E8E" w:rsidRPr="007F3121" w:rsidRDefault="00B40E8E" w:rsidP="00B40E8E">
      <w:pPr>
        <w:widowControl w:val="0"/>
        <w:autoSpaceDE w:val="0"/>
        <w:autoSpaceDN w:val="0"/>
        <w:spacing w:after="0" w:line="240" w:lineRule="auto"/>
        <w:ind w:right="576"/>
        <w:rPr>
          <w:rFonts w:ascii="Calibri" w:eastAsia="Calibri" w:hAnsi="Calibri" w:cs="Calibri"/>
          <w:b/>
          <w:bCs/>
          <w:kern w:val="0"/>
          <w14:ligatures w14:val="none"/>
        </w:rPr>
      </w:pPr>
      <w:r w:rsidRPr="007F3121">
        <w:rPr>
          <w:rFonts w:ascii="Calibri" w:eastAsia="Calibri" w:hAnsi="Calibri" w:cs="Calibri"/>
          <w:b/>
          <w:bCs/>
          <w:kern w:val="0"/>
          <w14:ligatures w14:val="none"/>
        </w:rPr>
        <w:t>Sheba M Reddy</w:t>
      </w:r>
    </w:p>
    <w:p w14:paraId="6124E990" w14:textId="7427B8EE" w:rsidR="00B40E8E" w:rsidRPr="007F3121" w:rsidRDefault="00B40E8E" w:rsidP="00B40E8E">
      <w:pPr>
        <w:widowControl w:val="0"/>
        <w:autoSpaceDE w:val="0"/>
        <w:autoSpaceDN w:val="0"/>
        <w:spacing w:after="0" w:line="240" w:lineRule="auto"/>
        <w:ind w:right="576"/>
        <w:rPr>
          <w:rFonts w:ascii="Calibri" w:eastAsia="Calibri" w:hAnsi="Calibri" w:cs="Calibri"/>
          <w:b/>
          <w:bCs/>
          <w:noProof/>
          <w:lang w:val="en-IN"/>
        </w:rPr>
      </w:pPr>
      <w:r w:rsidRPr="007F3121">
        <w:rPr>
          <w:rFonts w:ascii="Calibri" w:eastAsia="Calibri" w:hAnsi="Calibri" w:cs="Calibri"/>
          <w:b/>
          <w:bCs/>
          <w:noProof/>
          <w:lang w:val="en-IN"/>
        </w:rPr>
        <w:t>Business &amp; Data Analyst</w:t>
      </w:r>
    </w:p>
    <w:p w14:paraId="231F5E98" w14:textId="3D3B9093" w:rsidR="00B40E8E" w:rsidRPr="007F3121" w:rsidRDefault="007D153B" w:rsidP="0078628B">
      <w:pPr>
        <w:pStyle w:val="NormalWeb"/>
        <w:spacing w:before="0" w:beforeAutospacing="0" w:after="0" w:afterAutospacing="0"/>
        <w:rPr>
          <w:rFonts w:ascii="Calibri" w:hAnsi="Calibri" w:cs="Calibri"/>
          <w:spacing w:val="-2"/>
          <w:sz w:val="22"/>
          <w:szCs w:val="22"/>
          <w:u w:val="single"/>
        </w:rPr>
      </w:pPr>
      <w:r w:rsidRPr="007F3121">
        <w:rPr>
          <w:rFonts w:ascii="Calibri" w:hAnsi="Calibri" w:cs="Calibri"/>
          <w:spacing w:val="-2"/>
          <w:sz w:val="22"/>
          <w:szCs w:val="22"/>
        </w:rPr>
        <w:t xml:space="preserve">Results-driven Business Intelligence &amp; Data Analyst with expertise in SQL, Power BI, Tableau, Snowflake, SAP, Oracle, and R. Skilled at designing interactive dashboards, KPI frameworks, and analytics pipelines that enable evidence-based decision-making. Proven ability to improve reporting efficiency, optimize data workflows, and drive organizational strategy across </w:t>
      </w:r>
      <w:r w:rsidR="003A2A33" w:rsidRPr="007F3121">
        <w:rPr>
          <w:rFonts w:ascii="Calibri" w:hAnsi="Calibri" w:cs="Calibri"/>
          <w:spacing w:val="-2"/>
          <w:sz w:val="22"/>
          <w:szCs w:val="22"/>
        </w:rPr>
        <w:t xml:space="preserve">Healthcare, Logistics, Government, and Oil and Gas </w:t>
      </w:r>
      <w:r w:rsidRPr="007F3121">
        <w:rPr>
          <w:rFonts w:ascii="Calibri" w:hAnsi="Calibri" w:cs="Calibri"/>
          <w:spacing w:val="-2"/>
          <w:sz w:val="22"/>
          <w:szCs w:val="22"/>
        </w:rPr>
        <w:t>sectors</w:t>
      </w:r>
      <w:r w:rsidR="009D496D" w:rsidRPr="007F3121">
        <w:rPr>
          <w:rFonts w:ascii="Calibri" w:hAnsi="Calibri" w:cs="Calibri"/>
          <w:spacing w:val="-2"/>
          <w:sz w:val="22"/>
          <w:szCs w:val="22"/>
        </w:rPr>
        <w:t>.</w:t>
      </w:r>
      <w:ins w:id="0" w:author="Ravinder Dharmakar" w:date="2025-10-26T11:28:00Z" w16du:dateUtc="2025-10-26T15:28:00Z">
        <w:r w:rsidR="0078628B" w:rsidRPr="007F3121">
          <w:rPr>
            <w:rFonts w:ascii="Calibri" w:hAnsi="Calibri" w:cs="Calibri"/>
            <w:spacing w:val="-2"/>
            <w:sz w:val="22"/>
            <w:szCs w:val="22"/>
            <w:u w:val="single"/>
          </w:rPr>
          <w:t xml:space="preserve"> </w:t>
        </w:r>
      </w:ins>
    </w:p>
    <w:p w14:paraId="46761518" w14:textId="77777777" w:rsidR="005D553B" w:rsidRPr="007F3121" w:rsidRDefault="005D553B" w:rsidP="005D553B">
      <w:pPr>
        <w:widowControl w:val="0"/>
        <w:autoSpaceDE w:val="0"/>
        <w:autoSpaceDN w:val="0"/>
        <w:spacing w:after="0" w:line="240" w:lineRule="auto"/>
        <w:ind w:left="3600" w:right="576" w:firstLine="720"/>
        <w:rPr>
          <w:rFonts w:ascii="Calibri" w:eastAsia="Times New Roman" w:hAnsi="Calibri" w:cs="Calibri"/>
          <w:spacing w:val="-2"/>
          <w:kern w:val="0"/>
          <w:u w:val="single"/>
          <w14:ligatures w14:val="none"/>
        </w:rPr>
      </w:pPr>
    </w:p>
    <w:p w14:paraId="6A25AFD6" w14:textId="4E418EAA" w:rsidR="005D553B" w:rsidRPr="007F3121" w:rsidRDefault="005D553B" w:rsidP="005D553B">
      <w:pPr>
        <w:widowControl w:val="0"/>
        <w:autoSpaceDE w:val="0"/>
        <w:autoSpaceDN w:val="0"/>
        <w:spacing w:after="0" w:line="240" w:lineRule="auto"/>
        <w:ind w:right="576"/>
        <w:jc w:val="both"/>
        <w:rPr>
          <w:rFonts w:ascii="Calibri" w:eastAsia="Times New Roman" w:hAnsi="Calibri" w:cs="Calibri"/>
          <w:spacing w:val="-2"/>
          <w:kern w:val="0"/>
          <w:u w:val="single"/>
          <w14:ligatures w14:val="none"/>
        </w:rPr>
      </w:pPr>
      <w:r w:rsidRPr="007F3121">
        <w:rPr>
          <w:rFonts w:ascii="Calibri" w:eastAsia="Times New Roman" w:hAnsi="Calibri" w:cs="Calibri"/>
          <w:spacing w:val="-2"/>
          <w:kern w:val="0"/>
          <w:u w:val="single"/>
          <w14:ligatures w14:val="none"/>
        </w:rPr>
        <w:t>Contact details:</w:t>
      </w:r>
    </w:p>
    <w:p w14:paraId="68398BF7" w14:textId="42F8FA04" w:rsidR="005D553B" w:rsidRPr="007F3121" w:rsidRDefault="005D553B" w:rsidP="005D553B">
      <w:pPr>
        <w:widowControl w:val="0"/>
        <w:autoSpaceDE w:val="0"/>
        <w:autoSpaceDN w:val="0"/>
        <w:spacing w:after="0" w:line="240" w:lineRule="auto"/>
        <w:ind w:right="576"/>
        <w:rPr>
          <w:rFonts w:ascii="Calibri" w:eastAsia="Times New Roman" w:hAnsi="Calibri" w:cs="Calibri"/>
          <w:spacing w:val="-2"/>
          <w:kern w:val="0"/>
          <w14:ligatures w14:val="none"/>
        </w:rPr>
      </w:pPr>
      <w:r w:rsidRPr="007F3121">
        <w:rPr>
          <w:rFonts w:ascii="Calibri" w:eastAsia="Times New Roman" w:hAnsi="Calibri" w:cs="Calibri"/>
          <w:spacing w:val="-2"/>
          <w:kern w:val="0"/>
          <w14:ligatures w14:val="none"/>
        </w:rPr>
        <w:t>980-331-2687</w:t>
      </w:r>
      <w:r w:rsidR="00106024" w:rsidRPr="007F3121">
        <w:rPr>
          <w:rFonts w:ascii="Calibri" w:eastAsia="Times New Roman" w:hAnsi="Calibri" w:cs="Calibri"/>
          <w:spacing w:val="-2"/>
          <w:kern w:val="0"/>
          <w14:ligatures w14:val="none"/>
        </w:rPr>
        <w:t>/980-780-0117</w:t>
      </w:r>
      <w:r w:rsidRPr="007F3121">
        <w:rPr>
          <w:rFonts w:ascii="Calibri" w:eastAsia="Times New Roman" w:hAnsi="Calibri" w:cs="Calibri"/>
          <w:spacing w:val="-2"/>
          <w:kern w:val="0"/>
          <w14:ligatures w14:val="none"/>
        </w:rPr>
        <w:br/>
        <w:t>sheebamodamreddy@gmail.com</w:t>
      </w:r>
      <w:r w:rsidRPr="007F3121">
        <w:rPr>
          <w:rFonts w:ascii="Calibri" w:eastAsia="Times New Roman" w:hAnsi="Calibri" w:cs="Calibri"/>
          <w:spacing w:val="-2"/>
          <w:kern w:val="0"/>
          <w14:ligatures w14:val="none"/>
        </w:rPr>
        <w:br/>
        <w:t>www.linkedin.com/in/sheba-mreddy</w:t>
      </w:r>
    </w:p>
    <w:p w14:paraId="6DF807D4" w14:textId="77777777" w:rsidR="00B40E8E" w:rsidRPr="007F3121" w:rsidRDefault="00B40E8E" w:rsidP="54E07942">
      <w:pPr>
        <w:widowControl w:val="0"/>
        <w:autoSpaceDE w:val="0"/>
        <w:autoSpaceDN w:val="0"/>
        <w:spacing w:after="0" w:line="240" w:lineRule="auto"/>
        <w:ind w:left="3600" w:right="576" w:firstLine="720"/>
        <w:rPr>
          <w:rFonts w:ascii="Calibri" w:eastAsia="Calibri" w:hAnsi="Calibri" w:cs="Calibri"/>
          <w:b/>
          <w:bCs/>
          <w:noProof/>
        </w:rPr>
      </w:pPr>
    </w:p>
    <w:p w14:paraId="47430E0D" w14:textId="13E6E442" w:rsidR="00B667A3" w:rsidRPr="007F3121" w:rsidRDefault="00B667A3" w:rsidP="00AC5706">
      <w:pPr>
        <w:pStyle w:val="NormalWeb"/>
        <w:spacing w:before="0" w:beforeAutospacing="0" w:after="0" w:afterAutospacing="0"/>
        <w:jc w:val="both"/>
        <w:rPr>
          <w:rFonts w:ascii="Calibri" w:hAnsi="Calibri" w:cs="Calibri"/>
          <w:sz w:val="22"/>
          <w:szCs w:val="22"/>
        </w:rPr>
      </w:pPr>
      <w:r w:rsidRPr="007F3121">
        <w:rPr>
          <w:rFonts w:ascii="Calibri" w:hAnsi="Calibri" w:cs="Calibri"/>
          <w:b/>
          <w:bCs/>
          <w:spacing w:val="-2"/>
          <w:sz w:val="22"/>
          <w:szCs w:val="22"/>
          <w:u w:val="single"/>
        </w:rPr>
        <w:t>Education</w:t>
      </w:r>
      <w:bookmarkStart w:id="1" w:name="_Hlk140505057"/>
      <w:bookmarkEnd w:id="1"/>
      <w:r w:rsidRPr="007F3121">
        <w:rPr>
          <w:rFonts w:ascii="Calibri" w:hAnsi="Calibri" w:cs="Calibri"/>
          <w:spacing w:val="-2"/>
          <w:sz w:val="22"/>
          <w:szCs w:val="22"/>
        </w:rPr>
        <w:t>                                                                                  </w:t>
      </w:r>
    </w:p>
    <w:p w14:paraId="06262CEC" w14:textId="5AAE54E4" w:rsidR="005D553B" w:rsidRPr="007F3121" w:rsidRDefault="00543955" w:rsidP="005D553B">
      <w:pPr>
        <w:pStyle w:val="NormalWeb"/>
        <w:spacing w:before="0" w:beforeAutospacing="0" w:after="0" w:afterAutospacing="0" w:line="276" w:lineRule="auto"/>
        <w:jc w:val="both"/>
        <w:rPr>
          <w:rFonts w:ascii="Calibri" w:hAnsi="Calibri" w:cs="Calibri"/>
          <w:spacing w:val="-2"/>
          <w:sz w:val="22"/>
          <w:szCs w:val="22"/>
        </w:rPr>
      </w:pPr>
      <w:proofErr w:type="gramStart"/>
      <w:r w:rsidRPr="007F3121">
        <w:rPr>
          <w:rFonts w:ascii="Calibri" w:hAnsi="Calibri" w:cs="Calibri"/>
          <w:spacing w:val="-2"/>
          <w:sz w:val="22"/>
          <w:szCs w:val="22"/>
        </w:rPr>
        <w:t>Bachelor’s</w:t>
      </w:r>
      <w:proofErr w:type="gramEnd"/>
      <w:r w:rsidRPr="007F3121">
        <w:rPr>
          <w:rFonts w:ascii="Calibri" w:hAnsi="Calibri" w:cs="Calibri"/>
          <w:spacing w:val="-2"/>
          <w:sz w:val="22"/>
          <w:szCs w:val="22"/>
        </w:rPr>
        <w:t xml:space="preserve"> in Commerce</w:t>
      </w:r>
      <w:r w:rsidR="005D553B" w:rsidRPr="007F3121">
        <w:rPr>
          <w:rFonts w:ascii="Calibri" w:hAnsi="Calibri" w:cs="Calibri"/>
          <w:spacing w:val="-2"/>
          <w:sz w:val="22"/>
          <w:szCs w:val="22"/>
        </w:rPr>
        <w:t>, Osmania University, India – 2007</w:t>
      </w:r>
    </w:p>
    <w:p w14:paraId="3B31B32E" w14:textId="77777777" w:rsidR="005D553B" w:rsidRPr="007F3121" w:rsidRDefault="005D553B" w:rsidP="005D553B">
      <w:pPr>
        <w:pStyle w:val="NormalWeb"/>
        <w:spacing w:before="0" w:beforeAutospacing="0" w:after="0" w:afterAutospacing="0" w:line="276" w:lineRule="auto"/>
        <w:jc w:val="both"/>
        <w:rPr>
          <w:rFonts w:ascii="Calibri" w:hAnsi="Calibri" w:cs="Calibri"/>
          <w:spacing w:val="-2"/>
          <w:sz w:val="22"/>
          <w:szCs w:val="22"/>
        </w:rPr>
      </w:pPr>
      <w:r w:rsidRPr="007F3121">
        <w:rPr>
          <w:rFonts w:ascii="Calibri" w:hAnsi="Calibri" w:cs="Calibri"/>
          <w:spacing w:val="-2"/>
          <w:sz w:val="22"/>
          <w:szCs w:val="22"/>
        </w:rPr>
        <w:t>Post Graduate Diploma in Human Resources Management, Centennial College, Canada -2011</w:t>
      </w:r>
    </w:p>
    <w:p w14:paraId="1957F0C2" w14:textId="77777777" w:rsidR="005D553B" w:rsidRPr="007F3121" w:rsidRDefault="005D553B" w:rsidP="005D553B">
      <w:pPr>
        <w:pStyle w:val="NormalWeb"/>
        <w:spacing w:before="0" w:beforeAutospacing="0" w:after="0" w:afterAutospacing="0" w:line="276" w:lineRule="auto"/>
        <w:jc w:val="both"/>
        <w:rPr>
          <w:rFonts w:ascii="Calibri" w:hAnsi="Calibri" w:cs="Calibri"/>
          <w:spacing w:val="-2"/>
          <w:sz w:val="22"/>
          <w:szCs w:val="22"/>
        </w:rPr>
      </w:pPr>
    </w:p>
    <w:p w14:paraId="3A7A8EED" w14:textId="0F615D1C" w:rsidR="00A067D0" w:rsidRPr="007F3121" w:rsidRDefault="00FF26F9" w:rsidP="005D553B">
      <w:pPr>
        <w:pStyle w:val="NormalWeb"/>
        <w:spacing w:before="0" w:beforeAutospacing="0" w:after="0" w:afterAutospacing="0" w:line="276" w:lineRule="auto"/>
        <w:jc w:val="both"/>
        <w:rPr>
          <w:rFonts w:ascii="Calibri" w:hAnsi="Calibri" w:cs="Calibri"/>
          <w:spacing w:val="-2"/>
          <w:sz w:val="22"/>
          <w:szCs w:val="22"/>
        </w:rPr>
      </w:pPr>
      <w:r w:rsidRPr="007F3121">
        <w:rPr>
          <w:rFonts w:ascii="Calibri" w:hAnsi="Calibri" w:cs="Calibri"/>
          <w:b/>
          <w:spacing w:val="-2"/>
          <w:sz w:val="22"/>
          <w:szCs w:val="22"/>
          <w:u w:val="single"/>
        </w:rPr>
        <w:t>Certifications:</w:t>
      </w:r>
      <w:r w:rsidR="00A067D0" w:rsidRPr="007F3121">
        <w:rPr>
          <w:rFonts w:ascii="Calibri" w:hAnsi="Calibri" w:cs="Calibri"/>
          <w:spacing w:val="-2"/>
          <w:sz w:val="22"/>
          <w:szCs w:val="22"/>
        </w:rPr>
        <w:t xml:space="preserve"> </w:t>
      </w:r>
    </w:p>
    <w:p w14:paraId="60026367" w14:textId="4EF1E5A1" w:rsidR="005D553B" w:rsidRPr="007F3121" w:rsidRDefault="005D553B" w:rsidP="005D553B">
      <w:pPr>
        <w:pStyle w:val="NormalWeb"/>
        <w:spacing w:before="0" w:beforeAutospacing="0" w:after="0" w:afterAutospacing="0" w:line="276" w:lineRule="auto"/>
        <w:jc w:val="both"/>
        <w:rPr>
          <w:rFonts w:ascii="Calibri" w:hAnsi="Calibri" w:cs="Calibri"/>
          <w:spacing w:val="-2"/>
          <w:sz w:val="22"/>
          <w:szCs w:val="22"/>
        </w:rPr>
      </w:pPr>
      <w:r w:rsidRPr="007F3121">
        <w:rPr>
          <w:rFonts w:ascii="Calibri" w:hAnsi="Calibri" w:cs="Calibri"/>
          <w:spacing w:val="-2"/>
          <w:sz w:val="22"/>
          <w:szCs w:val="22"/>
        </w:rPr>
        <w:t>Analyzing and Visualizing Data with Microsoft Power BI – Microsoft, 2022</w:t>
      </w:r>
    </w:p>
    <w:p w14:paraId="28129A83" w14:textId="26FFB925" w:rsidR="005D553B" w:rsidRPr="007F3121" w:rsidRDefault="005D553B" w:rsidP="005D553B">
      <w:pPr>
        <w:pStyle w:val="NormalWeb"/>
        <w:spacing w:before="0" w:beforeAutospacing="0" w:after="0" w:afterAutospacing="0" w:line="276" w:lineRule="auto"/>
        <w:jc w:val="both"/>
        <w:rPr>
          <w:rFonts w:ascii="Calibri" w:hAnsi="Calibri" w:cs="Calibri"/>
          <w:spacing w:val="-2"/>
          <w:sz w:val="22"/>
          <w:szCs w:val="22"/>
        </w:rPr>
      </w:pPr>
      <w:r w:rsidRPr="007F3121">
        <w:rPr>
          <w:rFonts w:ascii="Calibri" w:hAnsi="Calibri" w:cs="Calibri"/>
          <w:spacing w:val="-2"/>
          <w:sz w:val="22"/>
          <w:szCs w:val="22"/>
        </w:rPr>
        <w:t>Salesforce Certified Administrator (SCA)Salesforce – 2022 (Credential ID 265605)</w:t>
      </w:r>
    </w:p>
    <w:p w14:paraId="686F391C" w14:textId="27CD1761" w:rsidR="00AC5706" w:rsidRPr="007F3121" w:rsidRDefault="00A067D0" w:rsidP="005D553B">
      <w:pPr>
        <w:pStyle w:val="NormalWeb"/>
        <w:spacing w:before="0" w:beforeAutospacing="0" w:after="0" w:afterAutospacing="0"/>
        <w:jc w:val="both"/>
        <w:rPr>
          <w:rFonts w:ascii="Calibri" w:hAnsi="Calibri" w:cs="Calibri"/>
          <w:sz w:val="22"/>
          <w:szCs w:val="22"/>
        </w:rPr>
      </w:pPr>
      <w:r w:rsidRPr="007F3121">
        <w:rPr>
          <w:rFonts w:ascii="Calibri" w:hAnsi="Calibri" w:cs="Calibri"/>
          <w:spacing w:val="-2"/>
          <w:sz w:val="22"/>
          <w:szCs w:val="22"/>
        </w:rPr>
        <w:tab/>
        <w:t xml:space="preserve">         </w:t>
      </w:r>
      <w:r w:rsidR="5B78CA11" w:rsidRPr="007F3121">
        <w:rPr>
          <w:rFonts w:ascii="Calibri" w:hAnsi="Calibri" w:cs="Calibri"/>
          <w:spacing w:val="-2"/>
          <w:sz w:val="22"/>
          <w:szCs w:val="22"/>
        </w:rPr>
        <w:t xml:space="preserve"> </w:t>
      </w:r>
      <w:r w:rsidRPr="007F3121">
        <w:rPr>
          <w:rFonts w:ascii="Calibri" w:hAnsi="Calibri" w:cs="Calibri"/>
          <w:spacing w:val="-2"/>
          <w:sz w:val="22"/>
          <w:szCs w:val="22"/>
        </w:rPr>
        <w:t xml:space="preserve"> -    </w:t>
      </w:r>
      <w:r w:rsidR="00264200" w:rsidRPr="007F3121">
        <w:rPr>
          <w:rFonts w:ascii="Calibri" w:hAnsi="Calibri" w:cs="Calibri"/>
          <w:spacing w:val="-2"/>
          <w:sz w:val="22"/>
          <w:szCs w:val="22"/>
        </w:rPr>
        <w:tab/>
      </w:r>
      <w:r w:rsidR="00264200" w:rsidRPr="007F3121">
        <w:rPr>
          <w:rFonts w:ascii="Calibri" w:hAnsi="Calibri" w:cs="Calibri"/>
          <w:spacing w:val="-2"/>
          <w:sz w:val="22"/>
          <w:szCs w:val="22"/>
        </w:rPr>
        <w:tab/>
      </w:r>
    </w:p>
    <w:p w14:paraId="23E01B58" w14:textId="7EFA6E87" w:rsidR="001E52D7" w:rsidRPr="007F3121" w:rsidRDefault="001E52D7" w:rsidP="00AC5706">
      <w:pPr>
        <w:pStyle w:val="NormalWeb"/>
        <w:spacing w:before="0" w:beforeAutospacing="0" w:after="0" w:afterAutospacing="0" w:line="276" w:lineRule="auto"/>
        <w:jc w:val="both"/>
        <w:rPr>
          <w:rFonts w:ascii="Calibri" w:hAnsi="Calibri" w:cs="Calibri"/>
          <w:spacing w:val="-2"/>
          <w:sz w:val="22"/>
          <w:szCs w:val="22"/>
        </w:rPr>
      </w:pPr>
      <w:r w:rsidRPr="007F3121">
        <w:rPr>
          <w:rFonts w:ascii="Calibri" w:hAnsi="Calibri" w:cs="Calibri"/>
          <w:b/>
          <w:bCs/>
          <w:spacing w:val="-2"/>
          <w:sz w:val="22"/>
          <w:szCs w:val="22"/>
          <w:u w:val="single"/>
        </w:rPr>
        <w:t>Technical Skills</w:t>
      </w:r>
    </w:p>
    <w:tbl>
      <w:tblPr>
        <w:tblStyle w:val="PlainTable1"/>
        <w:tblW w:w="0" w:type="auto"/>
        <w:tblLook w:val="0420" w:firstRow="1" w:lastRow="0" w:firstColumn="0" w:lastColumn="0" w:noHBand="0" w:noVBand="1"/>
      </w:tblPr>
      <w:tblGrid>
        <w:gridCol w:w="4508"/>
        <w:gridCol w:w="6260"/>
      </w:tblGrid>
      <w:tr w:rsidR="000E6DCB" w:rsidRPr="007F3121" w14:paraId="62277954" w14:textId="77777777" w:rsidTr="00823158">
        <w:trPr>
          <w:cnfStyle w:val="100000000000" w:firstRow="1" w:lastRow="0" w:firstColumn="0" w:lastColumn="0" w:oddVBand="0" w:evenVBand="0" w:oddHBand="0" w:evenHBand="0" w:firstRowFirstColumn="0" w:firstRowLastColumn="0" w:lastRowFirstColumn="0" w:lastRowLastColumn="0"/>
        </w:trPr>
        <w:tc>
          <w:tcPr>
            <w:tcW w:w="4508" w:type="dxa"/>
          </w:tcPr>
          <w:p w14:paraId="39BF44EA" w14:textId="77777777" w:rsidR="000E6DCB" w:rsidRPr="007F3121" w:rsidRDefault="000E6DCB" w:rsidP="003B7A58">
            <w:pPr>
              <w:rPr>
                <w:rFonts w:ascii="Calibri" w:hAnsi="Calibri" w:cs="Calibri"/>
              </w:rPr>
            </w:pPr>
            <w:r w:rsidRPr="007F3121">
              <w:rPr>
                <w:rFonts w:ascii="Calibri" w:hAnsi="Calibri" w:cs="Calibri"/>
              </w:rPr>
              <w:t>Category</w:t>
            </w:r>
          </w:p>
        </w:tc>
        <w:tc>
          <w:tcPr>
            <w:tcW w:w="6260" w:type="dxa"/>
          </w:tcPr>
          <w:p w14:paraId="79C3A896" w14:textId="77777777" w:rsidR="000E6DCB" w:rsidRPr="007F3121" w:rsidRDefault="000E6DCB" w:rsidP="003B7A58">
            <w:pPr>
              <w:rPr>
                <w:rFonts w:ascii="Calibri" w:hAnsi="Calibri" w:cs="Calibri"/>
              </w:rPr>
            </w:pPr>
            <w:r w:rsidRPr="007F3121">
              <w:rPr>
                <w:rFonts w:ascii="Calibri" w:hAnsi="Calibri" w:cs="Calibri"/>
              </w:rPr>
              <w:t>Skills &amp; Tools</w:t>
            </w:r>
          </w:p>
        </w:tc>
      </w:tr>
      <w:tr w:rsidR="000E6DCB" w:rsidRPr="007F3121" w14:paraId="700D8382" w14:textId="77777777" w:rsidTr="00823158">
        <w:trPr>
          <w:cnfStyle w:val="000000100000" w:firstRow="0" w:lastRow="0" w:firstColumn="0" w:lastColumn="0" w:oddVBand="0" w:evenVBand="0" w:oddHBand="1" w:evenHBand="0" w:firstRowFirstColumn="0" w:firstRowLastColumn="0" w:lastRowFirstColumn="0" w:lastRowLastColumn="0"/>
        </w:trPr>
        <w:tc>
          <w:tcPr>
            <w:tcW w:w="4508" w:type="dxa"/>
          </w:tcPr>
          <w:p w14:paraId="1F6668A7" w14:textId="77777777" w:rsidR="000E6DCB" w:rsidRPr="007F3121" w:rsidRDefault="000E6DCB" w:rsidP="003B7A58">
            <w:pPr>
              <w:rPr>
                <w:rFonts w:ascii="Calibri" w:hAnsi="Calibri" w:cs="Calibri"/>
              </w:rPr>
            </w:pPr>
            <w:r w:rsidRPr="007F3121">
              <w:rPr>
                <w:rFonts w:ascii="Calibri" w:hAnsi="Calibri" w:cs="Calibri"/>
              </w:rPr>
              <w:t>Data Management &amp; Governance</w:t>
            </w:r>
          </w:p>
        </w:tc>
        <w:tc>
          <w:tcPr>
            <w:tcW w:w="6260" w:type="dxa"/>
          </w:tcPr>
          <w:p w14:paraId="36C9A00A" w14:textId="77777777" w:rsidR="000E6DCB" w:rsidRPr="007F3121" w:rsidRDefault="000E6DCB" w:rsidP="003B7A58">
            <w:pPr>
              <w:rPr>
                <w:rFonts w:ascii="Calibri" w:hAnsi="Calibri" w:cs="Calibri"/>
              </w:rPr>
            </w:pPr>
            <w:r w:rsidRPr="007F3121">
              <w:rPr>
                <w:rFonts w:ascii="Calibri" w:hAnsi="Calibri" w:cs="Calibri"/>
              </w:rPr>
              <w:t>Data Validation &amp; Governance, Data Cleaning &amp; Transformation, Snowflake</w:t>
            </w:r>
          </w:p>
        </w:tc>
      </w:tr>
      <w:tr w:rsidR="000E6DCB" w:rsidRPr="007F3121" w14:paraId="12041E23" w14:textId="77777777" w:rsidTr="00823158">
        <w:tc>
          <w:tcPr>
            <w:tcW w:w="4508" w:type="dxa"/>
          </w:tcPr>
          <w:p w14:paraId="517B174C" w14:textId="77777777" w:rsidR="000E6DCB" w:rsidRPr="007F3121" w:rsidRDefault="000E6DCB" w:rsidP="003B7A58">
            <w:pPr>
              <w:rPr>
                <w:rFonts w:ascii="Calibri" w:hAnsi="Calibri" w:cs="Calibri"/>
              </w:rPr>
            </w:pPr>
            <w:r w:rsidRPr="007F3121">
              <w:rPr>
                <w:rFonts w:ascii="Calibri" w:hAnsi="Calibri" w:cs="Calibri"/>
              </w:rPr>
              <w:t>Data Tools &amp; Platforms</w:t>
            </w:r>
          </w:p>
        </w:tc>
        <w:tc>
          <w:tcPr>
            <w:tcW w:w="6260" w:type="dxa"/>
          </w:tcPr>
          <w:p w14:paraId="7A39AF39" w14:textId="77777777" w:rsidR="000E6DCB" w:rsidRPr="007F3121" w:rsidRDefault="000E6DCB" w:rsidP="003B7A58">
            <w:pPr>
              <w:rPr>
                <w:rFonts w:ascii="Calibri" w:hAnsi="Calibri" w:cs="Calibri"/>
              </w:rPr>
            </w:pPr>
            <w:r w:rsidRPr="007F3121">
              <w:rPr>
                <w:rFonts w:ascii="Calibri" w:hAnsi="Calibri" w:cs="Calibri"/>
              </w:rPr>
              <w:t>Excel, Google Suite, Power Query, R Scripts, Databricks, Apache Spark, Snowflake, Salesforce CRM</w:t>
            </w:r>
          </w:p>
        </w:tc>
      </w:tr>
      <w:tr w:rsidR="000E6DCB" w:rsidRPr="007F3121" w14:paraId="611C9D8A" w14:textId="77777777" w:rsidTr="00823158">
        <w:trPr>
          <w:cnfStyle w:val="000000100000" w:firstRow="0" w:lastRow="0" w:firstColumn="0" w:lastColumn="0" w:oddVBand="0" w:evenVBand="0" w:oddHBand="1" w:evenHBand="0" w:firstRowFirstColumn="0" w:firstRowLastColumn="0" w:lastRowFirstColumn="0" w:lastRowLastColumn="0"/>
        </w:trPr>
        <w:tc>
          <w:tcPr>
            <w:tcW w:w="4508" w:type="dxa"/>
          </w:tcPr>
          <w:p w14:paraId="4304E514" w14:textId="77777777" w:rsidR="000E6DCB" w:rsidRPr="007F3121" w:rsidRDefault="000E6DCB" w:rsidP="003B7A58">
            <w:pPr>
              <w:rPr>
                <w:rFonts w:ascii="Calibri" w:hAnsi="Calibri" w:cs="Calibri"/>
              </w:rPr>
            </w:pPr>
            <w:r w:rsidRPr="007F3121">
              <w:rPr>
                <w:rFonts w:ascii="Calibri" w:hAnsi="Calibri" w:cs="Calibri"/>
              </w:rPr>
              <w:t>Cloud Platforms &amp; Warehouses</w:t>
            </w:r>
          </w:p>
        </w:tc>
        <w:tc>
          <w:tcPr>
            <w:tcW w:w="6260" w:type="dxa"/>
          </w:tcPr>
          <w:p w14:paraId="2DD50B3B" w14:textId="77777777" w:rsidR="000E6DCB" w:rsidRPr="007F3121" w:rsidRDefault="000E6DCB" w:rsidP="003B7A58">
            <w:pPr>
              <w:rPr>
                <w:rFonts w:ascii="Calibri" w:hAnsi="Calibri" w:cs="Calibri"/>
              </w:rPr>
            </w:pPr>
            <w:r w:rsidRPr="007F3121">
              <w:rPr>
                <w:rFonts w:ascii="Calibri" w:hAnsi="Calibri" w:cs="Calibri"/>
              </w:rPr>
              <w:t>GCP (Big Query, Looker), Snowflake</w:t>
            </w:r>
          </w:p>
        </w:tc>
      </w:tr>
      <w:tr w:rsidR="000E6DCB" w:rsidRPr="007F3121" w14:paraId="7E9F0A46" w14:textId="77777777" w:rsidTr="00823158">
        <w:tc>
          <w:tcPr>
            <w:tcW w:w="4508" w:type="dxa"/>
          </w:tcPr>
          <w:p w14:paraId="21D49F6F" w14:textId="77777777" w:rsidR="000E6DCB" w:rsidRPr="007F3121" w:rsidRDefault="000E6DCB" w:rsidP="003B7A58">
            <w:pPr>
              <w:rPr>
                <w:rFonts w:ascii="Calibri" w:hAnsi="Calibri" w:cs="Calibri"/>
              </w:rPr>
            </w:pPr>
            <w:r w:rsidRPr="007F3121">
              <w:rPr>
                <w:rFonts w:ascii="Calibri" w:hAnsi="Calibri" w:cs="Calibri"/>
              </w:rPr>
              <w:t>ETL &amp; Workflow Management</w:t>
            </w:r>
          </w:p>
        </w:tc>
        <w:tc>
          <w:tcPr>
            <w:tcW w:w="6260" w:type="dxa"/>
          </w:tcPr>
          <w:p w14:paraId="74F5392B" w14:textId="77777777" w:rsidR="000E6DCB" w:rsidRPr="007F3121" w:rsidRDefault="000E6DCB" w:rsidP="003B7A58">
            <w:pPr>
              <w:rPr>
                <w:rFonts w:ascii="Calibri" w:hAnsi="Calibri" w:cs="Calibri"/>
              </w:rPr>
            </w:pPr>
            <w:r w:rsidRPr="007F3121">
              <w:rPr>
                <w:rFonts w:ascii="Calibri" w:hAnsi="Calibri" w:cs="Calibri"/>
              </w:rPr>
              <w:t>ETL Pipelines, Workflow Automation</w:t>
            </w:r>
          </w:p>
        </w:tc>
      </w:tr>
      <w:tr w:rsidR="000E6DCB" w:rsidRPr="007F3121" w14:paraId="7D832C1E" w14:textId="77777777" w:rsidTr="00823158">
        <w:trPr>
          <w:cnfStyle w:val="000000100000" w:firstRow="0" w:lastRow="0" w:firstColumn="0" w:lastColumn="0" w:oddVBand="0" w:evenVBand="0" w:oddHBand="1" w:evenHBand="0" w:firstRowFirstColumn="0" w:firstRowLastColumn="0" w:lastRowFirstColumn="0" w:lastRowLastColumn="0"/>
        </w:trPr>
        <w:tc>
          <w:tcPr>
            <w:tcW w:w="4508" w:type="dxa"/>
          </w:tcPr>
          <w:p w14:paraId="365A0FC0" w14:textId="77777777" w:rsidR="000E6DCB" w:rsidRPr="007F3121" w:rsidRDefault="000E6DCB" w:rsidP="003B7A58">
            <w:pPr>
              <w:rPr>
                <w:rFonts w:ascii="Calibri" w:hAnsi="Calibri" w:cs="Calibri"/>
              </w:rPr>
            </w:pPr>
            <w:r w:rsidRPr="007F3121">
              <w:rPr>
                <w:rFonts w:ascii="Calibri" w:hAnsi="Calibri" w:cs="Calibri"/>
              </w:rPr>
              <w:t>Programming Languages</w:t>
            </w:r>
          </w:p>
        </w:tc>
        <w:tc>
          <w:tcPr>
            <w:tcW w:w="6260" w:type="dxa"/>
          </w:tcPr>
          <w:p w14:paraId="381AF704" w14:textId="77777777" w:rsidR="000E6DCB" w:rsidRPr="007F3121" w:rsidRDefault="000E6DCB" w:rsidP="003B7A58">
            <w:pPr>
              <w:rPr>
                <w:rFonts w:ascii="Calibri" w:hAnsi="Calibri" w:cs="Calibri"/>
              </w:rPr>
            </w:pPr>
            <w:r w:rsidRPr="007F3121">
              <w:rPr>
                <w:rFonts w:ascii="Calibri" w:hAnsi="Calibri" w:cs="Calibri"/>
              </w:rPr>
              <w:t>SQL, R, VBA, DAX</w:t>
            </w:r>
          </w:p>
        </w:tc>
      </w:tr>
      <w:tr w:rsidR="000E6DCB" w:rsidRPr="007F3121" w14:paraId="1216850F" w14:textId="77777777" w:rsidTr="00823158">
        <w:tc>
          <w:tcPr>
            <w:tcW w:w="4508" w:type="dxa"/>
          </w:tcPr>
          <w:p w14:paraId="2C4068AB" w14:textId="68F88F34" w:rsidR="000E6DCB" w:rsidRPr="007F3121" w:rsidRDefault="000E6DCB" w:rsidP="003B7A58">
            <w:pPr>
              <w:rPr>
                <w:rFonts w:ascii="Calibri" w:hAnsi="Calibri" w:cs="Calibri"/>
              </w:rPr>
            </w:pPr>
            <w:r w:rsidRPr="007F3121">
              <w:rPr>
                <w:rFonts w:ascii="Calibri" w:hAnsi="Calibri" w:cs="Calibri"/>
              </w:rPr>
              <w:t>Data Modelling Tools</w:t>
            </w:r>
          </w:p>
        </w:tc>
        <w:tc>
          <w:tcPr>
            <w:tcW w:w="6260" w:type="dxa"/>
          </w:tcPr>
          <w:p w14:paraId="3DFC4602" w14:textId="77777777" w:rsidR="000E6DCB" w:rsidRPr="007F3121" w:rsidRDefault="000E6DCB" w:rsidP="003B7A58">
            <w:pPr>
              <w:rPr>
                <w:rFonts w:ascii="Calibri" w:hAnsi="Calibri" w:cs="Calibri"/>
              </w:rPr>
            </w:pPr>
            <w:proofErr w:type="spellStart"/>
            <w:r w:rsidRPr="007F3121">
              <w:rPr>
                <w:rFonts w:ascii="Calibri" w:hAnsi="Calibri" w:cs="Calibri"/>
              </w:rPr>
              <w:t>ERwin</w:t>
            </w:r>
            <w:proofErr w:type="spellEnd"/>
            <w:r w:rsidRPr="007F3121">
              <w:rPr>
                <w:rFonts w:ascii="Calibri" w:hAnsi="Calibri" w:cs="Calibri"/>
              </w:rPr>
              <w:t xml:space="preserve">, SAP </w:t>
            </w:r>
            <w:proofErr w:type="spellStart"/>
            <w:r w:rsidRPr="007F3121">
              <w:rPr>
                <w:rFonts w:ascii="Calibri" w:hAnsi="Calibri" w:cs="Calibri"/>
              </w:rPr>
              <w:t>PowerDesigner</w:t>
            </w:r>
            <w:proofErr w:type="spellEnd"/>
            <w:r w:rsidRPr="007F3121">
              <w:rPr>
                <w:rFonts w:ascii="Calibri" w:hAnsi="Calibri" w:cs="Calibri"/>
              </w:rPr>
              <w:t>, Oracle SQL Developer Data Modeler</w:t>
            </w:r>
          </w:p>
        </w:tc>
      </w:tr>
      <w:tr w:rsidR="000E6DCB" w:rsidRPr="007F3121" w14:paraId="697D9075" w14:textId="77777777" w:rsidTr="00823158">
        <w:trPr>
          <w:cnfStyle w:val="000000100000" w:firstRow="0" w:lastRow="0" w:firstColumn="0" w:lastColumn="0" w:oddVBand="0" w:evenVBand="0" w:oddHBand="1" w:evenHBand="0" w:firstRowFirstColumn="0" w:firstRowLastColumn="0" w:lastRowFirstColumn="0" w:lastRowLastColumn="0"/>
          <w:trHeight w:val="442"/>
        </w:trPr>
        <w:tc>
          <w:tcPr>
            <w:tcW w:w="4508" w:type="dxa"/>
          </w:tcPr>
          <w:p w14:paraId="04FB4B1F" w14:textId="77777777" w:rsidR="000E6DCB" w:rsidRPr="007F3121" w:rsidRDefault="000E6DCB" w:rsidP="003B7A58">
            <w:pPr>
              <w:rPr>
                <w:rFonts w:ascii="Calibri" w:hAnsi="Calibri" w:cs="Calibri"/>
              </w:rPr>
            </w:pPr>
            <w:r w:rsidRPr="007F3121">
              <w:rPr>
                <w:rFonts w:ascii="Calibri" w:hAnsi="Calibri" w:cs="Calibri"/>
              </w:rPr>
              <w:t>Statistical Analysis &amp; ML</w:t>
            </w:r>
          </w:p>
        </w:tc>
        <w:tc>
          <w:tcPr>
            <w:tcW w:w="6260" w:type="dxa"/>
          </w:tcPr>
          <w:p w14:paraId="377DA05B" w14:textId="77777777" w:rsidR="000E6DCB" w:rsidRPr="007F3121" w:rsidRDefault="000E6DCB" w:rsidP="003B7A58">
            <w:pPr>
              <w:rPr>
                <w:rFonts w:ascii="Calibri" w:hAnsi="Calibri" w:cs="Calibri"/>
              </w:rPr>
            </w:pPr>
            <w:r w:rsidRPr="007F3121">
              <w:rPr>
                <w:rFonts w:ascii="Calibri" w:hAnsi="Calibri" w:cs="Calibri"/>
              </w:rPr>
              <w:t xml:space="preserve">Regression, Forecasting, Predictive </w:t>
            </w:r>
            <w:proofErr w:type="spellStart"/>
            <w:r w:rsidRPr="007F3121">
              <w:rPr>
                <w:rFonts w:ascii="Calibri" w:hAnsi="Calibri" w:cs="Calibri"/>
              </w:rPr>
              <w:t>Modeling</w:t>
            </w:r>
            <w:proofErr w:type="spellEnd"/>
            <w:r w:rsidRPr="007F3121">
              <w:rPr>
                <w:rFonts w:ascii="Calibri" w:hAnsi="Calibri" w:cs="Calibri"/>
              </w:rPr>
              <w:t>, Operations Research Techniques</w:t>
            </w:r>
          </w:p>
        </w:tc>
      </w:tr>
      <w:tr w:rsidR="000E6DCB" w:rsidRPr="007F3121" w14:paraId="7E4AFA6E" w14:textId="77777777" w:rsidTr="00823158">
        <w:tc>
          <w:tcPr>
            <w:tcW w:w="4508" w:type="dxa"/>
          </w:tcPr>
          <w:p w14:paraId="111BCAB3" w14:textId="77777777" w:rsidR="000E6DCB" w:rsidRPr="007F3121" w:rsidRDefault="000E6DCB" w:rsidP="003B7A58">
            <w:pPr>
              <w:rPr>
                <w:rFonts w:ascii="Calibri" w:hAnsi="Calibri" w:cs="Calibri"/>
              </w:rPr>
            </w:pPr>
            <w:r w:rsidRPr="007F3121">
              <w:rPr>
                <w:rFonts w:ascii="Calibri" w:hAnsi="Calibri" w:cs="Calibri"/>
              </w:rPr>
              <w:t>Natural Language Processing (NLP)</w:t>
            </w:r>
          </w:p>
        </w:tc>
        <w:tc>
          <w:tcPr>
            <w:tcW w:w="6260" w:type="dxa"/>
          </w:tcPr>
          <w:p w14:paraId="723BE19B" w14:textId="77777777" w:rsidR="000E6DCB" w:rsidRPr="007F3121" w:rsidRDefault="000E6DCB" w:rsidP="003B7A58">
            <w:pPr>
              <w:rPr>
                <w:rFonts w:ascii="Calibri" w:hAnsi="Calibri" w:cs="Calibri"/>
              </w:rPr>
            </w:pPr>
            <w:r w:rsidRPr="007F3121">
              <w:rPr>
                <w:rFonts w:ascii="Calibri" w:hAnsi="Calibri" w:cs="Calibri"/>
              </w:rPr>
              <w:t>Sentiment Analysis, Text Mining, Natural Language Processing (NLP)</w:t>
            </w:r>
          </w:p>
        </w:tc>
      </w:tr>
      <w:tr w:rsidR="000E6DCB" w:rsidRPr="007F3121" w14:paraId="612B54B8" w14:textId="77777777" w:rsidTr="00823158">
        <w:trPr>
          <w:cnfStyle w:val="000000100000" w:firstRow="0" w:lastRow="0" w:firstColumn="0" w:lastColumn="0" w:oddVBand="0" w:evenVBand="0" w:oddHBand="1" w:evenHBand="0" w:firstRowFirstColumn="0" w:firstRowLastColumn="0" w:lastRowFirstColumn="0" w:lastRowLastColumn="0"/>
        </w:trPr>
        <w:tc>
          <w:tcPr>
            <w:tcW w:w="4508" w:type="dxa"/>
          </w:tcPr>
          <w:p w14:paraId="1D76495F" w14:textId="77777777" w:rsidR="000E6DCB" w:rsidRPr="007F3121" w:rsidRDefault="000E6DCB" w:rsidP="003B7A58">
            <w:pPr>
              <w:rPr>
                <w:rFonts w:ascii="Calibri" w:hAnsi="Calibri" w:cs="Calibri"/>
              </w:rPr>
            </w:pPr>
            <w:r w:rsidRPr="007F3121">
              <w:rPr>
                <w:rFonts w:ascii="Calibri" w:hAnsi="Calibri" w:cs="Calibri"/>
              </w:rPr>
              <w:t>Data Visualization &amp; BI</w:t>
            </w:r>
          </w:p>
        </w:tc>
        <w:tc>
          <w:tcPr>
            <w:tcW w:w="6260" w:type="dxa"/>
          </w:tcPr>
          <w:p w14:paraId="5DE97B48" w14:textId="77777777" w:rsidR="000E6DCB" w:rsidRPr="007F3121" w:rsidRDefault="000E6DCB" w:rsidP="003B7A58">
            <w:pPr>
              <w:rPr>
                <w:rFonts w:ascii="Calibri" w:hAnsi="Calibri" w:cs="Calibri"/>
              </w:rPr>
            </w:pPr>
            <w:r w:rsidRPr="007F3121">
              <w:rPr>
                <w:rFonts w:ascii="Calibri" w:hAnsi="Calibri" w:cs="Calibri"/>
              </w:rPr>
              <w:t>Power BI, Tableau, Looker, Google Data Studio, ggplot2</w:t>
            </w:r>
          </w:p>
        </w:tc>
      </w:tr>
      <w:tr w:rsidR="000E6DCB" w:rsidRPr="007F3121" w14:paraId="3CE5473F" w14:textId="77777777" w:rsidTr="00823158">
        <w:tc>
          <w:tcPr>
            <w:tcW w:w="4508" w:type="dxa"/>
          </w:tcPr>
          <w:p w14:paraId="565DEF55" w14:textId="77777777" w:rsidR="000E6DCB" w:rsidRPr="007F3121" w:rsidRDefault="000E6DCB" w:rsidP="003B7A58">
            <w:pPr>
              <w:rPr>
                <w:rFonts w:ascii="Calibri" w:hAnsi="Calibri" w:cs="Calibri"/>
              </w:rPr>
            </w:pPr>
            <w:r w:rsidRPr="007F3121">
              <w:rPr>
                <w:rFonts w:ascii="Calibri" w:hAnsi="Calibri" w:cs="Calibri"/>
              </w:rPr>
              <w:t>Business/Financial Skills</w:t>
            </w:r>
          </w:p>
        </w:tc>
        <w:tc>
          <w:tcPr>
            <w:tcW w:w="6260" w:type="dxa"/>
          </w:tcPr>
          <w:p w14:paraId="6CB37D92" w14:textId="77777777" w:rsidR="000E6DCB" w:rsidRPr="007F3121" w:rsidRDefault="000E6DCB" w:rsidP="003B7A58">
            <w:pPr>
              <w:rPr>
                <w:rFonts w:ascii="Calibri" w:hAnsi="Calibri" w:cs="Calibri"/>
              </w:rPr>
            </w:pPr>
            <w:r w:rsidRPr="007F3121">
              <w:rPr>
                <w:rFonts w:ascii="Calibri" w:hAnsi="Calibri" w:cs="Calibri"/>
              </w:rPr>
              <w:t>Forecasting, Market Research, Predictive Analysis, KPI Measurement</w:t>
            </w:r>
          </w:p>
        </w:tc>
      </w:tr>
      <w:tr w:rsidR="000E6DCB" w:rsidRPr="007F3121" w14:paraId="2C1C0098" w14:textId="77777777" w:rsidTr="00823158">
        <w:trPr>
          <w:cnfStyle w:val="000000100000" w:firstRow="0" w:lastRow="0" w:firstColumn="0" w:lastColumn="0" w:oddVBand="0" w:evenVBand="0" w:oddHBand="1" w:evenHBand="0" w:firstRowFirstColumn="0" w:firstRowLastColumn="0" w:lastRowFirstColumn="0" w:lastRowLastColumn="0"/>
        </w:trPr>
        <w:tc>
          <w:tcPr>
            <w:tcW w:w="4508" w:type="dxa"/>
          </w:tcPr>
          <w:p w14:paraId="42EB0372" w14:textId="77777777" w:rsidR="000E6DCB" w:rsidRPr="007F3121" w:rsidRDefault="000E6DCB" w:rsidP="003B7A58">
            <w:pPr>
              <w:rPr>
                <w:rFonts w:ascii="Calibri" w:hAnsi="Calibri" w:cs="Calibri"/>
              </w:rPr>
            </w:pPr>
            <w:r w:rsidRPr="007F3121">
              <w:rPr>
                <w:rFonts w:ascii="Calibri" w:hAnsi="Calibri" w:cs="Calibri"/>
              </w:rPr>
              <w:t>Project Management &amp; Soft Skills</w:t>
            </w:r>
          </w:p>
        </w:tc>
        <w:tc>
          <w:tcPr>
            <w:tcW w:w="6260" w:type="dxa"/>
          </w:tcPr>
          <w:p w14:paraId="4CEFF1CC" w14:textId="77777777" w:rsidR="000E6DCB" w:rsidRPr="007F3121" w:rsidRDefault="000E6DCB" w:rsidP="003B7A58">
            <w:pPr>
              <w:rPr>
                <w:rFonts w:ascii="Calibri" w:hAnsi="Calibri" w:cs="Calibri"/>
              </w:rPr>
            </w:pPr>
            <w:r w:rsidRPr="007F3121">
              <w:rPr>
                <w:rFonts w:ascii="Calibri" w:hAnsi="Calibri" w:cs="Calibri"/>
              </w:rPr>
              <w:t>Jira, Agile Tools, Sprint Planning, Backlog Grooming, Version Control Concepts</w:t>
            </w:r>
          </w:p>
        </w:tc>
      </w:tr>
      <w:tr w:rsidR="000E6DCB" w:rsidRPr="007F3121" w14:paraId="71E7E507" w14:textId="77777777" w:rsidTr="00823158">
        <w:tc>
          <w:tcPr>
            <w:tcW w:w="4508" w:type="dxa"/>
          </w:tcPr>
          <w:p w14:paraId="494F86C2" w14:textId="77777777" w:rsidR="000E6DCB" w:rsidRPr="007F3121" w:rsidRDefault="000E6DCB" w:rsidP="003B7A58">
            <w:pPr>
              <w:rPr>
                <w:rFonts w:ascii="Calibri" w:hAnsi="Calibri" w:cs="Calibri"/>
              </w:rPr>
            </w:pPr>
            <w:r w:rsidRPr="007F3121">
              <w:rPr>
                <w:rFonts w:ascii="Calibri" w:hAnsi="Calibri" w:cs="Calibri"/>
              </w:rPr>
              <w:t>Domain Knowledge</w:t>
            </w:r>
          </w:p>
        </w:tc>
        <w:tc>
          <w:tcPr>
            <w:tcW w:w="6260" w:type="dxa"/>
          </w:tcPr>
          <w:p w14:paraId="0AF19B85" w14:textId="77777777" w:rsidR="000E6DCB" w:rsidRPr="007F3121" w:rsidRDefault="000E6DCB" w:rsidP="003B7A58">
            <w:pPr>
              <w:rPr>
                <w:rFonts w:ascii="Calibri" w:hAnsi="Calibri" w:cs="Calibri"/>
              </w:rPr>
            </w:pPr>
            <w:r w:rsidRPr="007F3121">
              <w:rPr>
                <w:rFonts w:ascii="Calibri" w:hAnsi="Calibri" w:cs="Calibri"/>
              </w:rPr>
              <w:t>Logistics, Industrial Analytics, Municipal Data, Healthcare and Oil &amp; Gas</w:t>
            </w:r>
          </w:p>
        </w:tc>
      </w:tr>
    </w:tbl>
    <w:p w14:paraId="29CE6A89" w14:textId="3E59AC56" w:rsidR="00EC13B5" w:rsidRPr="007F3121" w:rsidRDefault="00EC13B5" w:rsidP="0050082A">
      <w:pPr>
        <w:spacing w:after="0"/>
        <w:jc w:val="both"/>
        <w:rPr>
          <w:rFonts w:ascii="Calibri" w:hAnsi="Calibri" w:cs="Calibri"/>
          <w:spacing w:val="-2"/>
        </w:rPr>
      </w:pPr>
    </w:p>
    <w:p w14:paraId="08BD0285" w14:textId="77777777" w:rsidR="0050082A" w:rsidRPr="007F3121" w:rsidRDefault="0050082A" w:rsidP="0050082A">
      <w:pPr>
        <w:spacing w:after="0"/>
        <w:jc w:val="both"/>
        <w:rPr>
          <w:rFonts w:ascii="Calibri" w:hAnsi="Calibri" w:cs="Calibri"/>
          <w:spacing w:val="-2"/>
          <w:lang w:val="en-IN"/>
        </w:rPr>
      </w:pPr>
      <w:r w:rsidRPr="007F3121">
        <w:rPr>
          <w:rFonts w:ascii="Calibri" w:hAnsi="Calibri" w:cs="Calibri"/>
          <w:spacing w:val="-2"/>
          <w:lang w:val="en-IN"/>
        </w:rPr>
        <w:t xml:space="preserve"> </w:t>
      </w:r>
    </w:p>
    <w:p w14:paraId="23CC43CB" w14:textId="77777777" w:rsidR="000E6DCB" w:rsidRPr="007F3121" w:rsidRDefault="000E6DCB" w:rsidP="0050082A">
      <w:pPr>
        <w:spacing w:after="0"/>
        <w:jc w:val="both"/>
        <w:rPr>
          <w:rFonts w:ascii="Calibri" w:hAnsi="Calibri" w:cs="Calibri"/>
          <w:spacing w:val="-2"/>
          <w:lang w:val="en-IN"/>
        </w:rPr>
      </w:pPr>
    </w:p>
    <w:p w14:paraId="46C6B3A7" w14:textId="77777777" w:rsidR="000E6DCB" w:rsidRPr="007F3121" w:rsidRDefault="000E6DCB" w:rsidP="0050082A">
      <w:pPr>
        <w:spacing w:after="0"/>
        <w:jc w:val="both"/>
        <w:rPr>
          <w:rFonts w:ascii="Calibri" w:hAnsi="Calibri" w:cs="Calibri"/>
          <w:spacing w:val="-2"/>
          <w:lang w:val="en-IN"/>
        </w:rPr>
      </w:pPr>
    </w:p>
    <w:p w14:paraId="0C1C8F58" w14:textId="56166C93" w:rsidR="00D57762" w:rsidRPr="007F3121" w:rsidRDefault="00D57762" w:rsidP="54E07942">
      <w:pPr>
        <w:spacing w:after="0"/>
        <w:jc w:val="both"/>
        <w:rPr>
          <w:rFonts w:ascii="Calibri" w:hAnsi="Calibri" w:cs="Calibri"/>
          <w:spacing w:val="-2"/>
        </w:rPr>
      </w:pPr>
    </w:p>
    <w:p w14:paraId="71BBCB72" w14:textId="77777777" w:rsidR="00823158" w:rsidRPr="007F3121" w:rsidRDefault="00823158" w:rsidP="54E07942">
      <w:pPr>
        <w:spacing w:after="0"/>
        <w:jc w:val="both"/>
        <w:rPr>
          <w:rFonts w:ascii="Calibri" w:hAnsi="Calibri" w:cs="Calibri"/>
          <w:spacing w:val="-2"/>
        </w:rPr>
      </w:pPr>
    </w:p>
    <w:p w14:paraId="4FC9E271" w14:textId="77777777" w:rsidR="00823158" w:rsidRPr="007F3121" w:rsidRDefault="00823158" w:rsidP="54E07942">
      <w:pPr>
        <w:spacing w:after="0"/>
        <w:jc w:val="both"/>
        <w:rPr>
          <w:rFonts w:ascii="Calibri" w:hAnsi="Calibri" w:cs="Calibri"/>
          <w:spacing w:val="-2"/>
        </w:rPr>
      </w:pPr>
    </w:p>
    <w:p w14:paraId="1A21DE3F" w14:textId="2057CE09" w:rsidR="00543955" w:rsidRPr="007F3121" w:rsidRDefault="00FF26F9" w:rsidP="54E07942">
      <w:pPr>
        <w:spacing w:after="0"/>
        <w:jc w:val="both"/>
        <w:rPr>
          <w:rFonts w:ascii="Calibri" w:hAnsi="Calibri" w:cs="Calibri"/>
          <w:b/>
          <w:bCs/>
          <w:spacing w:val="-2"/>
          <w:u w:val="single"/>
        </w:rPr>
      </w:pPr>
      <w:r w:rsidRPr="007F3121">
        <w:rPr>
          <w:rFonts w:ascii="Calibri" w:hAnsi="Calibri" w:cs="Calibri"/>
          <w:b/>
          <w:bCs/>
          <w:spacing w:val="-2"/>
          <w:u w:val="single"/>
        </w:rPr>
        <w:t xml:space="preserve">Work </w:t>
      </w:r>
      <w:r w:rsidR="001E52D7" w:rsidRPr="007F3121">
        <w:rPr>
          <w:rFonts w:ascii="Calibri" w:hAnsi="Calibri" w:cs="Calibri"/>
          <w:b/>
          <w:bCs/>
          <w:spacing w:val="-2"/>
          <w:u w:val="single"/>
        </w:rPr>
        <w:t xml:space="preserve">Experience </w:t>
      </w:r>
    </w:p>
    <w:p w14:paraId="3108B9DB" w14:textId="1A8CE382" w:rsidR="00A87C97" w:rsidRPr="007F3121" w:rsidRDefault="00A87C97" w:rsidP="00A87C97">
      <w:pPr>
        <w:spacing w:after="0"/>
        <w:jc w:val="both"/>
        <w:rPr>
          <w:rFonts w:ascii="Calibri" w:hAnsi="Calibri" w:cs="Calibri"/>
          <w:b/>
          <w:bCs/>
          <w:spacing w:val="-2"/>
        </w:rPr>
      </w:pPr>
      <w:r w:rsidRPr="007F3121">
        <w:rPr>
          <w:rFonts w:ascii="Calibri" w:hAnsi="Calibri" w:cs="Calibri"/>
          <w:b/>
          <w:bCs/>
          <w:spacing w:val="-2"/>
        </w:rPr>
        <w:t>Los Angeles County</w:t>
      </w:r>
      <w:r w:rsidR="004D14FE" w:rsidRPr="007F3121">
        <w:rPr>
          <w:rFonts w:ascii="Calibri" w:hAnsi="Calibri" w:cs="Calibri"/>
          <w:b/>
          <w:bCs/>
          <w:spacing w:val="-2"/>
        </w:rPr>
        <w:t>, California</w:t>
      </w:r>
      <w:r w:rsidR="00CF500F" w:rsidRPr="007F3121">
        <w:rPr>
          <w:rFonts w:ascii="Calibri" w:hAnsi="Calibri" w:cs="Calibri"/>
          <w:b/>
          <w:bCs/>
          <w:spacing w:val="-2"/>
        </w:rPr>
        <w:t xml:space="preserve">                                                                              </w:t>
      </w:r>
      <w:r w:rsidR="00752225" w:rsidRPr="007F3121">
        <w:rPr>
          <w:rFonts w:ascii="Calibri" w:hAnsi="Calibri" w:cs="Calibri"/>
          <w:b/>
          <w:bCs/>
          <w:spacing w:val="-2"/>
        </w:rPr>
        <w:t xml:space="preserve">          </w:t>
      </w:r>
      <w:r w:rsidR="00CF500F" w:rsidRPr="007F3121">
        <w:rPr>
          <w:rFonts w:ascii="Calibri" w:hAnsi="Calibri" w:cs="Calibri"/>
          <w:b/>
          <w:bCs/>
        </w:rPr>
        <w:t>January 2025 – Till Date</w:t>
      </w:r>
      <w:r w:rsidR="00CF500F" w:rsidRPr="007F3121">
        <w:rPr>
          <w:rFonts w:ascii="Calibri" w:hAnsi="Calibri" w:cs="Calibri"/>
          <w:b/>
          <w:bCs/>
          <w:spacing w:val="-2"/>
        </w:rPr>
        <w:t xml:space="preserve">                                                                                                                  </w:t>
      </w:r>
      <w:r w:rsidRPr="007F3121">
        <w:rPr>
          <w:rFonts w:ascii="Calibri" w:hAnsi="Calibri" w:cs="Calibri"/>
          <w:b/>
          <w:bCs/>
          <w:spacing w:val="-2"/>
        </w:rPr>
        <w:t xml:space="preserve">                                                   </w:t>
      </w:r>
    </w:p>
    <w:p w14:paraId="4143DDDD" w14:textId="430F515A" w:rsidR="00A87C97" w:rsidRPr="007F3121" w:rsidRDefault="00A87C97" w:rsidP="00A87C97">
      <w:pPr>
        <w:spacing w:after="0"/>
        <w:jc w:val="both"/>
        <w:rPr>
          <w:rFonts w:ascii="Calibri" w:hAnsi="Calibri" w:cs="Calibri"/>
          <w:b/>
          <w:bCs/>
        </w:rPr>
      </w:pPr>
      <w:r w:rsidRPr="007F3121">
        <w:rPr>
          <w:rFonts w:ascii="Calibri" w:hAnsi="Calibri" w:cs="Calibri"/>
          <w:b/>
          <w:bCs/>
          <w:spacing w:val="-2"/>
        </w:rPr>
        <w:t xml:space="preserve">Business Analyst </w:t>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t xml:space="preserve">          </w:t>
      </w:r>
    </w:p>
    <w:p w14:paraId="2EF88917" w14:textId="37897725" w:rsidR="00A87C97" w:rsidRPr="007F3121" w:rsidRDefault="00147A86" w:rsidP="00A87C97">
      <w:pPr>
        <w:spacing w:after="0"/>
        <w:jc w:val="both"/>
        <w:rPr>
          <w:rFonts w:ascii="Calibri" w:hAnsi="Calibri" w:cs="Calibri"/>
        </w:rPr>
      </w:pPr>
      <w:r w:rsidRPr="007F3121">
        <w:rPr>
          <w:rFonts w:ascii="Calibri" w:hAnsi="Calibri" w:cs="Calibri"/>
        </w:rPr>
        <w:lastRenderedPageBreak/>
        <w:t>Support enterprise healthcare analytics by designing automated dashboards, predictive models, and NLP-driven insights to improve patient care outcomes, reduce operational bottlenecks, and increase clinical efficiency across DHS hospitals and clinics.</w:t>
      </w:r>
    </w:p>
    <w:p w14:paraId="479AECCB" w14:textId="77777777" w:rsidR="004D14FE" w:rsidRPr="007F3121" w:rsidRDefault="004D14FE" w:rsidP="00A87C97">
      <w:pPr>
        <w:spacing w:after="0"/>
        <w:jc w:val="both"/>
        <w:rPr>
          <w:rFonts w:ascii="Calibri" w:hAnsi="Calibri" w:cs="Calibri"/>
        </w:rPr>
      </w:pPr>
    </w:p>
    <w:p w14:paraId="0FB00FC6" w14:textId="77777777" w:rsidR="00A87C97" w:rsidRPr="007F3121" w:rsidRDefault="00A87C97" w:rsidP="00A87C97">
      <w:pPr>
        <w:spacing w:after="0"/>
        <w:jc w:val="both"/>
        <w:rPr>
          <w:rFonts w:ascii="Calibri" w:hAnsi="Calibri" w:cs="Calibri"/>
          <w:b/>
          <w:bCs/>
        </w:rPr>
      </w:pPr>
      <w:r w:rsidRPr="007F3121">
        <w:rPr>
          <w:rFonts w:ascii="Calibri" w:hAnsi="Calibri" w:cs="Calibri"/>
          <w:b/>
          <w:bCs/>
        </w:rPr>
        <w:t>Responsibilities:</w:t>
      </w:r>
    </w:p>
    <w:p w14:paraId="3BBBC911" w14:textId="634AC852" w:rsidR="00147A86" w:rsidRPr="007F3121" w:rsidRDefault="00147A86" w:rsidP="00CF500F">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Gather business and data requirements from clinical, claims, and care-coordination teams and translate them into BI dashboards, semantic models, and reporting structures using Agile/Scrum, JIRA, and sprint planning.</w:t>
      </w:r>
    </w:p>
    <w:p w14:paraId="138E9C09" w14:textId="41DDD6C1" w:rsidR="003A2A33" w:rsidRPr="007F3121" w:rsidRDefault="003A2A33" w:rsidP="00CF500F">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Gather, analyze, and document business requirements by working directly with clinical, claims, care management, and operations stakeholders, converting them into reporting and dashboard specifications in Looker/Power BI/Tableau.</w:t>
      </w:r>
    </w:p>
    <w:p w14:paraId="69F34B63" w14:textId="797E9978" w:rsidR="003A2A33" w:rsidRPr="007F3121" w:rsidRDefault="003A2A33" w:rsidP="00CF500F">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Collaborate with data engineers to define metric logic, semantic models, and datasets for Snowflake/</w:t>
      </w:r>
      <w:proofErr w:type="spellStart"/>
      <w:r w:rsidRPr="007F3121">
        <w:rPr>
          <w:rFonts w:ascii="Calibri" w:eastAsia="Times New Roman" w:hAnsi="Calibri" w:cs="Calibri"/>
        </w:rPr>
        <w:t>BigQuery</w:t>
      </w:r>
      <w:proofErr w:type="spellEnd"/>
      <w:r w:rsidRPr="007F3121">
        <w:rPr>
          <w:rFonts w:ascii="Calibri" w:eastAsia="Times New Roman" w:hAnsi="Calibri" w:cs="Calibri"/>
        </w:rPr>
        <w:t xml:space="preserve"> stored in cloud data warehouses, ensuring consistency and alignment across teams</w:t>
      </w:r>
    </w:p>
    <w:p w14:paraId="7654200F" w14:textId="51F1C4CD"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Build ETL workflows using Power Query, R scripts, VBA automation, and ETL pipelines to extract and harmonize data from SAP, Oracle ERP, EHR/EMR systems, CRM, and claims repositories.</w:t>
      </w:r>
    </w:p>
    <w:p w14:paraId="1444379C" w14:textId="5B8E23E7"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Write advanced SQL</w:t>
      </w:r>
      <w:r w:rsidR="000E6DCB" w:rsidRPr="007F3121">
        <w:rPr>
          <w:rFonts w:ascii="Calibri" w:eastAsia="Times New Roman" w:hAnsi="Calibri" w:cs="Calibri"/>
        </w:rPr>
        <w:t xml:space="preserve"> </w:t>
      </w:r>
      <w:r w:rsidRPr="007F3121">
        <w:rPr>
          <w:rFonts w:ascii="Calibri" w:eastAsia="Times New Roman" w:hAnsi="Calibri" w:cs="Calibri"/>
        </w:rPr>
        <w:t>to perform care-cost analysis, patient utilization trends, and clinical KPI reporting.</w:t>
      </w:r>
    </w:p>
    <w:p w14:paraId="4622CDEC" w14:textId="2535610E" w:rsidR="00420301" w:rsidRPr="007F3121" w:rsidRDefault="00420301"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Develop conceptual/logical/physical data models, documented lineage and source-to-target mappings, conducted data profiling across Epic/Cerner/Oracle systems</w:t>
      </w:r>
    </w:p>
    <w:p w14:paraId="24B12F8D" w14:textId="0C29829D"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Use Databricks and Apache Spark to process large-scale clinical and claims datasets and prepare data for predictive modeling and BI layer consumption.</w:t>
      </w:r>
    </w:p>
    <w:p w14:paraId="0EA84F47" w14:textId="6515D3A5" w:rsidR="003A2A33" w:rsidRPr="007F3121" w:rsidRDefault="003A2A33"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Applied HIPAA, PHI confidentiality, and data governance policies across analytics workflows, ensuring secure and compliant reporting delivery</w:t>
      </w:r>
    </w:p>
    <w:p w14:paraId="2F7D8460" w14:textId="43C015A1"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Develop predictive and forecasting models in R/Python (pandas, ggplot2) to predict patient surge volumes, clinic capacity needs, and care-path outcomes.</w:t>
      </w:r>
    </w:p>
    <w:p w14:paraId="6EF88E05" w14:textId="435FC907"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Perform sentiment analysis, text mining, and NLP on patient experience surveys and feedback to identify service gaps and improve patient engagement metrics.</w:t>
      </w:r>
    </w:p>
    <w:p w14:paraId="0CDD5754" w14:textId="6CBA1BC0"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 xml:space="preserve">Integrate data from Salesforce CRM, GCP </w:t>
      </w:r>
      <w:proofErr w:type="spellStart"/>
      <w:r w:rsidRPr="007F3121">
        <w:rPr>
          <w:rFonts w:ascii="Calibri" w:eastAsia="Times New Roman" w:hAnsi="Calibri" w:cs="Calibri"/>
        </w:rPr>
        <w:t>BigQuery</w:t>
      </w:r>
      <w:proofErr w:type="spellEnd"/>
      <w:r w:rsidRPr="007F3121">
        <w:rPr>
          <w:rFonts w:ascii="Calibri" w:eastAsia="Times New Roman" w:hAnsi="Calibri" w:cs="Calibri"/>
        </w:rPr>
        <w:t>, Looker, and on-prem/Cloud systems to create a unified view of the member journey and provider touchpoints.</w:t>
      </w:r>
    </w:p>
    <w:p w14:paraId="1E066F6D" w14:textId="52ED90DC"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Use SAP and Oracle data structures to validate financial accuracy, claims allocation, and operational reporting.</w:t>
      </w:r>
    </w:p>
    <w:p w14:paraId="68CF6C9D" w14:textId="48668504"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Apply data governance, data validation, privacy, and HIPAA compliance to protect PHI and ensure secure analytical workflows.</w:t>
      </w:r>
    </w:p>
    <w:p w14:paraId="635EDF74" w14:textId="45B87A15"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Automate recurring reporting and executive decks using Excel (Power Query, VBA), R Markdown, and workflow automation, reducing manual reporting effort by 40%+.</w:t>
      </w:r>
    </w:p>
    <w:p w14:paraId="09F89994" w14:textId="49AF50AA" w:rsidR="00147A86" w:rsidRPr="007F3121" w:rsidRDefault="00147A86" w:rsidP="00147A8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Maintain documentation and release tracking for dashboards and models using version control practices (Git/JIRA) to ensure reproducibility and auditability.</w:t>
      </w:r>
    </w:p>
    <w:p w14:paraId="43E64EF5" w14:textId="77777777" w:rsidR="00147A86" w:rsidRPr="007F3121" w:rsidRDefault="00147A86" w:rsidP="00147A86">
      <w:pPr>
        <w:pStyle w:val="ListParagraph"/>
        <w:spacing w:after="0" w:line="240" w:lineRule="auto"/>
        <w:rPr>
          <w:rFonts w:ascii="Calibri" w:eastAsia="Times New Roman" w:hAnsi="Calibri" w:cs="Calibri"/>
        </w:rPr>
      </w:pPr>
    </w:p>
    <w:p w14:paraId="0A4365F4" w14:textId="49A709DF" w:rsidR="0030523D" w:rsidRPr="007F3121" w:rsidRDefault="00B05837" w:rsidP="54E07942">
      <w:pPr>
        <w:spacing w:after="0"/>
        <w:jc w:val="both"/>
        <w:rPr>
          <w:rFonts w:ascii="Calibri" w:hAnsi="Calibri" w:cs="Calibri"/>
          <w:b/>
          <w:bCs/>
          <w:spacing w:val="-2"/>
        </w:rPr>
      </w:pPr>
      <w:r w:rsidRPr="007F3121">
        <w:rPr>
          <w:rFonts w:ascii="Calibri" w:hAnsi="Calibri" w:cs="Calibri"/>
          <w:b/>
          <w:bCs/>
          <w:spacing w:val="-2"/>
        </w:rPr>
        <w:t>City of Edmonton</w:t>
      </w:r>
      <w:r w:rsidR="367E196E" w:rsidRPr="007F3121">
        <w:rPr>
          <w:rFonts w:ascii="Calibri" w:hAnsi="Calibri" w:cs="Calibri"/>
          <w:b/>
          <w:bCs/>
          <w:spacing w:val="-2"/>
        </w:rPr>
        <w:t xml:space="preserve"> </w:t>
      </w:r>
      <w:r w:rsidR="00264200" w:rsidRPr="007F3121">
        <w:rPr>
          <w:rFonts w:ascii="Calibri" w:hAnsi="Calibri" w:cs="Calibri"/>
          <w:b/>
          <w:bCs/>
        </w:rPr>
        <w:tab/>
      </w:r>
      <w:r w:rsidR="00264200" w:rsidRPr="007F3121">
        <w:rPr>
          <w:rFonts w:ascii="Calibri" w:hAnsi="Calibri" w:cs="Calibri"/>
          <w:b/>
          <w:bCs/>
        </w:rPr>
        <w:tab/>
      </w:r>
      <w:r w:rsidR="00264200" w:rsidRPr="007F3121">
        <w:rPr>
          <w:rFonts w:ascii="Calibri" w:hAnsi="Calibri" w:cs="Calibri"/>
          <w:b/>
          <w:bCs/>
        </w:rPr>
        <w:tab/>
      </w:r>
      <w:r w:rsidR="00264200" w:rsidRPr="007F3121">
        <w:rPr>
          <w:rFonts w:ascii="Calibri" w:hAnsi="Calibri" w:cs="Calibri"/>
          <w:b/>
          <w:bCs/>
        </w:rPr>
        <w:tab/>
      </w:r>
      <w:r w:rsidR="00264200" w:rsidRPr="007F3121">
        <w:rPr>
          <w:rFonts w:ascii="Calibri" w:hAnsi="Calibri" w:cs="Calibri"/>
          <w:b/>
          <w:bCs/>
        </w:rPr>
        <w:tab/>
      </w:r>
      <w:r w:rsidR="00264200" w:rsidRPr="007F3121">
        <w:rPr>
          <w:rFonts w:ascii="Calibri" w:hAnsi="Calibri" w:cs="Calibri"/>
          <w:b/>
          <w:bCs/>
        </w:rPr>
        <w:tab/>
      </w:r>
      <w:r w:rsidR="00264200" w:rsidRPr="007F3121">
        <w:rPr>
          <w:rFonts w:ascii="Calibri" w:hAnsi="Calibri" w:cs="Calibri"/>
          <w:b/>
          <w:bCs/>
        </w:rPr>
        <w:tab/>
      </w:r>
      <w:r w:rsidR="7D02844F" w:rsidRPr="007F3121">
        <w:rPr>
          <w:rFonts w:ascii="Calibri" w:hAnsi="Calibri" w:cs="Calibri"/>
          <w:b/>
          <w:bCs/>
        </w:rPr>
        <w:t xml:space="preserve"> </w:t>
      </w:r>
      <w:r w:rsidRPr="007F3121">
        <w:rPr>
          <w:rFonts w:ascii="Calibri" w:hAnsi="Calibri" w:cs="Calibri"/>
          <w:b/>
          <w:bCs/>
        </w:rPr>
        <w:t xml:space="preserve">          </w:t>
      </w:r>
      <w:r w:rsidR="00F73BD4" w:rsidRPr="007F3121">
        <w:rPr>
          <w:rFonts w:ascii="Calibri" w:hAnsi="Calibri" w:cs="Calibri"/>
          <w:b/>
          <w:bCs/>
        </w:rPr>
        <w:t xml:space="preserve">            </w:t>
      </w:r>
      <w:r w:rsidRPr="007F3121">
        <w:rPr>
          <w:rFonts w:ascii="Calibri" w:hAnsi="Calibri" w:cs="Calibri"/>
          <w:b/>
          <w:bCs/>
        </w:rPr>
        <w:t xml:space="preserve">  May</w:t>
      </w:r>
      <w:r w:rsidR="0FD1F562" w:rsidRPr="007F3121">
        <w:rPr>
          <w:rFonts w:ascii="Calibri" w:hAnsi="Calibri" w:cs="Calibri"/>
          <w:b/>
          <w:bCs/>
        </w:rPr>
        <w:t xml:space="preserve"> </w:t>
      </w:r>
      <w:r w:rsidR="00264200" w:rsidRPr="007F3121">
        <w:rPr>
          <w:rFonts w:ascii="Calibri" w:hAnsi="Calibri" w:cs="Calibri"/>
          <w:b/>
          <w:bCs/>
          <w:spacing w:val="-2"/>
        </w:rPr>
        <w:t>202</w:t>
      </w:r>
      <w:r w:rsidRPr="007F3121">
        <w:rPr>
          <w:rFonts w:ascii="Calibri" w:hAnsi="Calibri" w:cs="Calibri"/>
          <w:b/>
          <w:bCs/>
          <w:spacing w:val="-2"/>
        </w:rPr>
        <w:t>4</w:t>
      </w:r>
      <w:r w:rsidR="245FD23A" w:rsidRPr="007F3121">
        <w:rPr>
          <w:rFonts w:ascii="Calibri" w:hAnsi="Calibri" w:cs="Calibri"/>
          <w:b/>
          <w:bCs/>
          <w:spacing w:val="-2"/>
        </w:rPr>
        <w:t xml:space="preserve"> </w:t>
      </w:r>
      <w:r w:rsidR="00A87C97" w:rsidRPr="007F3121">
        <w:rPr>
          <w:rFonts w:ascii="Calibri" w:hAnsi="Calibri" w:cs="Calibri"/>
          <w:b/>
          <w:bCs/>
          <w:spacing w:val="-2"/>
        </w:rPr>
        <w:t>–</w:t>
      </w:r>
      <w:r w:rsidRPr="007F3121">
        <w:rPr>
          <w:rFonts w:ascii="Calibri" w:hAnsi="Calibri" w:cs="Calibri"/>
          <w:b/>
          <w:bCs/>
          <w:spacing w:val="-2"/>
        </w:rPr>
        <w:t xml:space="preserve"> </w:t>
      </w:r>
      <w:r w:rsidR="00A87C97" w:rsidRPr="007F3121">
        <w:rPr>
          <w:rFonts w:ascii="Calibri" w:hAnsi="Calibri" w:cs="Calibri"/>
          <w:b/>
          <w:bCs/>
          <w:spacing w:val="-2"/>
        </w:rPr>
        <w:t>December 2024</w:t>
      </w:r>
      <w:r w:rsidR="00264200" w:rsidRPr="007F3121">
        <w:rPr>
          <w:rFonts w:ascii="Calibri" w:hAnsi="Calibri" w:cs="Calibri"/>
          <w:b/>
          <w:bCs/>
          <w:spacing w:val="-2"/>
        </w:rPr>
        <w:t xml:space="preserve"> </w:t>
      </w:r>
    </w:p>
    <w:p w14:paraId="2E845AE9" w14:textId="5139ABB2" w:rsidR="00264200" w:rsidRPr="007F3121" w:rsidRDefault="00264200" w:rsidP="54E07942">
      <w:pPr>
        <w:spacing w:after="0" w:line="240" w:lineRule="auto"/>
        <w:jc w:val="both"/>
        <w:rPr>
          <w:rFonts w:ascii="Calibri" w:hAnsi="Calibri" w:cs="Calibri"/>
          <w:b/>
          <w:bCs/>
        </w:rPr>
      </w:pPr>
      <w:r w:rsidRPr="007F3121">
        <w:rPr>
          <w:rFonts w:ascii="Calibri" w:hAnsi="Calibri" w:cs="Calibri"/>
          <w:b/>
          <w:bCs/>
        </w:rPr>
        <w:t>D</w:t>
      </w:r>
      <w:r w:rsidR="00B05837" w:rsidRPr="007F3121">
        <w:rPr>
          <w:rFonts w:ascii="Calibri" w:hAnsi="Calibri" w:cs="Calibri"/>
          <w:b/>
          <w:bCs/>
        </w:rPr>
        <w:t>ata Analyst</w:t>
      </w:r>
      <w:r w:rsidR="0004159D" w:rsidRPr="007F3121">
        <w:rPr>
          <w:rFonts w:ascii="Calibri" w:hAnsi="Calibri" w:cs="Calibri"/>
          <w:b/>
          <w:bCs/>
        </w:rPr>
        <w:t>, Edmonton, Canada</w:t>
      </w:r>
    </w:p>
    <w:p w14:paraId="357E27BC" w14:textId="77777777" w:rsidR="00B05837" w:rsidRPr="007F3121" w:rsidRDefault="00B05837" w:rsidP="54E07942">
      <w:pPr>
        <w:spacing w:after="0"/>
        <w:jc w:val="both"/>
        <w:rPr>
          <w:rFonts w:ascii="Calibri" w:hAnsi="Calibri" w:cs="Calibri"/>
        </w:rPr>
      </w:pPr>
      <w:r w:rsidRPr="007F3121">
        <w:rPr>
          <w:rFonts w:ascii="Calibri" w:hAnsi="Calibri" w:cs="Calibri"/>
        </w:rPr>
        <w:t>Delivered end-to-end data analytics and visualization solutions to support municipal policy, strategic planning, and performance reporting. Designed interactive dashboards in Power BI, Tableau, and Looker, integrated complex census, financial, and geospatial datasets using SQL and R, and implemented data governance and validation frameworks to ensure accuracy and transparency in citywide decision-making.</w:t>
      </w:r>
    </w:p>
    <w:p w14:paraId="48D4FE7E" w14:textId="77777777" w:rsidR="00B05837" w:rsidRPr="007F3121" w:rsidRDefault="00B05837" w:rsidP="54E07942">
      <w:pPr>
        <w:spacing w:after="0"/>
        <w:jc w:val="both"/>
        <w:rPr>
          <w:rFonts w:ascii="Calibri" w:hAnsi="Calibri" w:cs="Calibri"/>
        </w:rPr>
      </w:pPr>
    </w:p>
    <w:p w14:paraId="78EC9E57" w14:textId="77777777" w:rsidR="000E6DCB" w:rsidRPr="007F3121" w:rsidRDefault="000E6DCB" w:rsidP="54E07942">
      <w:pPr>
        <w:spacing w:after="0"/>
        <w:jc w:val="both"/>
        <w:rPr>
          <w:rFonts w:ascii="Calibri" w:hAnsi="Calibri" w:cs="Calibri"/>
          <w:b/>
          <w:bCs/>
        </w:rPr>
      </w:pPr>
    </w:p>
    <w:p w14:paraId="54C9F0EE" w14:textId="77777777" w:rsidR="000E6DCB" w:rsidRPr="007F3121" w:rsidRDefault="000E6DCB" w:rsidP="54E07942">
      <w:pPr>
        <w:spacing w:after="0"/>
        <w:jc w:val="both"/>
        <w:rPr>
          <w:rFonts w:ascii="Calibri" w:hAnsi="Calibri" w:cs="Calibri"/>
          <w:b/>
          <w:bCs/>
        </w:rPr>
      </w:pPr>
    </w:p>
    <w:p w14:paraId="6C544FE1" w14:textId="28836BC3" w:rsidR="00FF26F9" w:rsidRPr="007F3121" w:rsidRDefault="00FF26F9" w:rsidP="54E07942">
      <w:pPr>
        <w:spacing w:after="0"/>
        <w:jc w:val="both"/>
        <w:rPr>
          <w:rFonts w:ascii="Calibri" w:hAnsi="Calibri" w:cs="Calibri"/>
          <w:b/>
          <w:bCs/>
        </w:rPr>
      </w:pPr>
      <w:r w:rsidRPr="007F3121">
        <w:rPr>
          <w:rFonts w:ascii="Calibri" w:hAnsi="Calibri" w:cs="Calibri"/>
          <w:b/>
          <w:bCs/>
        </w:rPr>
        <w:t>Responsibilities:</w:t>
      </w:r>
    </w:p>
    <w:p w14:paraId="703AD665" w14:textId="02091C25"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Gathered, analyzed, and documented business and data requirements from cross-department stakeholders, translating them into functional dashboard and reporting specifications in Power BI, Tableau, and Looker.</w:t>
      </w:r>
    </w:p>
    <w:p w14:paraId="56ACA514" w14:textId="41A8EE96"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Collaborated with business owners to define KPIs, metric logic, data sources, and validation rules, ensuring alignment and consistency across reporting deliverables.</w:t>
      </w:r>
    </w:p>
    <w:p w14:paraId="6B723C6E" w14:textId="7B7B2F15"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Designed, developed, and maintained interactive dashboards and BI reports that supported policy and strategic planning decisions while enabling self-serve analytics adoption.</w:t>
      </w:r>
    </w:p>
    <w:p w14:paraId="4B792D14" w14:textId="4F4370A8"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lastRenderedPageBreak/>
        <w:t>Integrated, transformed, and modeled large census, financial, and geospatial datasets using SQL, R, and ETL pipelines; applied governance and data quality controls to ensure accuracy, confidentiality, and compliance.</w:t>
      </w:r>
    </w:p>
    <w:p w14:paraId="13FEB7A6" w14:textId="08178732"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Supported Agile project cycles by participating in backlog grooming, sprint planning, and sprint reviews.</w:t>
      </w:r>
    </w:p>
    <w:p w14:paraId="57203BC9" w14:textId="4204B501"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Developed predictive and forecasting models in R to support growth, housing, and budget projections.</w:t>
      </w:r>
    </w:p>
    <w:p w14:paraId="12B97D22" w14:textId="017BA3AB"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Automated analytical workflows and recurring reporting processes using R scripts and reusable data queries.</w:t>
      </w:r>
    </w:p>
    <w:p w14:paraId="7D247583" w14:textId="1EFFDD80"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Prepared and delivered reports, visualizations, and presentations using Google Suite, Tableau, Power BI, Looker, and ggplot2.</w:t>
      </w:r>
    </w:p>
    <w:p w14:paraId="432C2BAB" w14:textId="6D3F6A09"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Curated and published datasets on open data portals with comprehensive documentation and metadata for transparency and reusability.</w:t>
      </w:r>
    </w:p>
    <w:p w14:paraId="1C26EBB3" w14:textId="25DD53C3" w:rsidR="003A2A33"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Enforced data governance, privacy, and security standards across analytics deliverables.</w:t>
      </w:r>
    </w:p>
    <w:p w14:paraId="027853ED" w14:textId="1C2CDFF6" w:rsidR="00543955" w:rsidRPr="007F3121" w:rsidRDefault="003A2A33" w:rsidP="003A2A33">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Provided departments with reusable data models, standardized queries, and insights to improve decision-making efficiency.</w:t>
      </w:r>
    </w:p>
    <w:p w14:paraId="546ED7A6" w14:textId="77777777" w:rsidR="00543955" w:rsidRPr="007F3121" w:rsidRDefault="00543955" w:rsidP="00543955">
      <w:pPr>
        <w:pStyle w:val="ListParagraph"/>
        <w:spacing w:after="0" w:line="240" w:lineRule="auto"/>
        <w:jc w:val="both"/>
        <w:rPr>
          <w:rFonts w:ascii="Calibri" w:hAnsi="Calibri" w:cs="Calibri"/>
          <w:b/>
          <w:bCs/>
          <w:i/>
          <w:iCs/>
          <w:spacing w:val="-2"/>
        </w:rPr>
      </w:pPr>
    </w:p>
    <w:p w14:paraId="20C39EE2" w14:textId="2665F4A5" w:rsidR="00B05837" w:rsidRPr="007F3121" w:rsidRDefault="00537306" w:rsidP="00B05837">
      <w:pPr>
        <w:spacing w:after="0"/>
        <w:jc w:val="both"/>
        <w:rPr>
          <w:rFonts w:ascii="Calibri" w:hAnsi="Calibri" w:cs="Calibri"/>
          <w:b/>
          <w:bCs/>
          <w:spacing w:val="-2"/>
        </w:rPr>
      </w:pPr>
      <w:r w:rsidRPr="007F3121">
        <w:rPr>
          <w:rFonts w:ascii="Calibri" w:hAnsi="Calibri" w:cs="Calibri"/>
          <w:b/>
          <w:bCs/>
          <w:spacing w:val="-2"/>
        </w:rPr>
        <w:t>People Corporation</w:t>
      </w:r>
      <w:r w:rsidR="00B05837" w:rsidRPr="007F3121">
        <w:rPr>
          <w:rFonts w:ascii="Calibri" w:hAnsi="Calibri" w:cs="Calibri"/>
          <w:b/>
          <w:bCs/>
          <w:spacing w:val="-2"/>
        </w:rPr>
        <w:t xml:space="preserve"> </w:t>
      </w:r>
      <w:r w:rsidR="00B05837" w:rsidRPr="007F3121">
        <w:rPr>
          <w:rFonts w:ascii="Calibri" w:hAnsi="Calibri" w:cs="Calibri"/>
          <w:b/>
          <w:bCs/>
        </w:rPr>
        <w:tab/>
      </w:r>
      <w:r w:rsidR="00B05837" w:rsidRPr="007F3121">
        <w:rPr>
          <w:rFonts w:ascii="Calibri" w:hAnsi="Calibri" w:cs="Calibri"/>
          <w:b/>
          <w:bCs/>
        </w:rPr>
        <w:tab/>
      </w:r>
      <w:r w:rsidR="00B05837" w:rsidRPr="007F3121">
        <w:rPr>
          <w:rFonts w:ascii="Calibri" w:hAnsi="Calibri" w:cs="Calibri"/>
          <w:b/>
          <w:bCs/>
        </w:rPr>
        <w:tab/>
      </w:r>
      <w:r w:rsidR="00B05837" w:rsidRPr="007F3121">
        <w:rPr>
          <w:rFonts w:ascii="Calibri" w:hAnsi="Calibri" w:cs="Calibri"/>
          <w:b/>
          <w:bCs/>
        </w:rPr>
        <w:tab/>
      </w:r>
      <w:r w:rsidR="00B05837" w:rsidRPr="007F3121">
        <w:rPr>
          <w:rFonts w:ascii="Calibri" w:hAnsi="Calibri" w:cs="Calibri"/>
          <w:b/>
          <w:bCs/>
        </w:rPr>
        <w:tab/>
      </w:r>
      <w:r w:rsidR="00B05837" w:rsidRPr="007F3121">
        <w:rPr>
          <w:rFonts w:ascii="Calibri" w:hAnsi="Calibri" w:cs="Calibri"/>
          <w:b/>
          <w:bCs/>
        </w:rPr>
        <w:tab/>
      </w:r>
      <w:r w:rsidR="00B05837" w:rsidRPr="007F3121">
        <w:rPr>
          <w:rFonts w:ascii="Calibri" w:hAnsi="Calibri" w:cs="Calibri"/>
          <w:b/>
          <w:bCs/>
        </w:rPr>
        <w:tab/>
        <w:t xml:space="preserve">      </w:t>
      </w:r>
      <w:r w:rsidRPr="007F3121">
        <w:rPr>
          <w:rFonts w:ascii="Calibri" w:hAnsi="Calibri" w:cs="Calibri"/>
          <w:b/>
          <w:bCs/>
        </w:rPr>
        <w:t xml:space="preserve">                 </w:t>
      </w:r>
      <w:r w:rsidR="00B05837" w:rsidRPr="007F3121">
        <w:rPr>
          <w:rFonts w:ascii="Calibri" w:hAnsi="Calibri" w:cs="Calibri"/>
          <w:b/>
          <w:bCs/>
        </w:rPr>
        <w:t xml:space="preserve"> </w:t>
      </w:r>
      <w:r w:rsidRPr="007F3121">
        <w:rPr>
          <w:rFonts w:ascii="Calibri" w:hAnsi="Calibri" w:cs="Calibri"/>
          <w:b/>
          <w:bCs/>
        </w:rPr>
        <w:t xml:space="preserve">November </w:t>
      </w:r>
      <w:r w:rsidR="00B05837" w:rsidRPr="007F3121">
        <w:rPr>
          <w:rFonts w:ascii="Calibri" w:hAnsi="Calibri" w:cs="Calibri"/>
          <w:b/>
          <w:bCs/>
          <w:spacing w:val="-2"/>
        </w:rPr>
        <w:t>202</w:t>
      </w:r>
      <w:r w:rsidRPr="007F3121">
        <w:rPr>
          <w:rFonts w:ascii="Calibri" w:hAnsi="Calibri" w:cs="Calibri"/>
          <w:b/>
          <w:bCs/>
          <w:spacing w:val="-2"/>
        </w:rPr>
        <w:t>3</w:t>
      </w:r>
      <w:r w:rsidR="00B05837" w:rsidRPr="007F3121">
        <w:rPr>
          <w:rFonts w:ascii="Calibri" w:hAnsi="Calibri" w:cs="Calibri"/>
          <w:b/>
          <w:bCs/>
          <w:spacing w:val="-2"/>
        </w:rPr>
        <w:t xml:space="preserve"> </w:t>
      </w:r>
      <w:r w:rsidRPr="007F3121">
        <w:rPr>
          <w:rFonts w:ascii="Calibri" w:hAnsi="Calibri" w:cs="Calibri"/>
          <w:b/>
          <w:bCs/>
          <w:spacing w:val="-2"/>
        </w:rPr>
        <w:t>–</w:t>
      </w:r>
      <w:r w:rsidR="00B05837" w:rsidRPr="007F3121">
        <w:rPr>
          <w:rFonts w:ascii="Calibri" w:hAnsi="Calibri" w:cs="Calibri"/>
          <w:b/>
          <w:bCs/>
          <w:spacing w:val="-2"/>
        </w:rPr>
        <w:t xml:space="preserve"> </w:t>
      </w:r>
      <w:r w:rsidRPr="007F3121">
        <w:rPr>
          <w:rFonts w:ascii="Calibri" w:hAnsi="Calibri" w:cs="Calibri"/>
          <w:b/>
          <w:bCs/>
          <w:spacing w:val="-2"/>
        </w:rPr>
        <w:t>April 2024</w:t>
      </w:r>
    </w:p>
    <w:p w14:paraId="0BB30478" w14:textId="66B29CE8" w:rsidR="00B05837" w:rsidRPr="007F3121" w:rsidRDefault="0004159D" w:rsidP="00B05837">
      <w:pPr>
        <w:spacing w:after="0" w:line="240" w:lineRule="auto"/>
        <w:jc w:val="both"/>
        <w:rPr>
          <w:rFonts w:ascii="Calibri" w:hAnsi="Calibri" w:cs="Calibri"/>
          <w:b/>
          <w:bCs/>
        </w:rPr>
      </w:pPr>
      <w:r w:rsidRPr="007F3121">
        <w:rPr>
          <w:rFonts w:ascii="Calibri" w:hAnsi="Calibri" w:cs="Calibri"/>
          <w:b/>
          <w:bCs/>
        </w:rPr>
        <w:t>Business &amp; Data A</w:t>
      </w:r>
      <w:r w:rsidR="00B05837" w:rsidRPr="007F3121">
        <w:rPr>
          <w:rFonts w:ascii="Calibri" w:hAnsi="Calibri" w:cs="Calibri"/>
          <w:b/>
          <w:bCs/>
        </w:rPr>
        <w:t>nalyst</w:t>
      </w:r>
    </w:p>
    <w:p w14:paraId="6DBF2431" w14:textId="3AFA820B" w:rsidR="00B05837" w:rsidRPr="007F3121" w:rsidRDefault="00537306" w:rsidP="00B05837">
      <w:pPr>
        <w:spacing w:after="0"/>
        <w:jc w:val="both"/>
        <w:rPr>
          <w:rFonts w:ascii="Calibri" w:hAnsi="Calibri" w:cs="Calibri"/>
        </w:rPr>
      </w:pPr>
      <w:r w:rsidRPr="007F3121">
        <w:rPr>
          <w:rFonts w:ascii="Calibri" w:hAnsi="Calibri" w:cs="Calibri"/>
        </w:rPr>
        <w:t>Supported national sales operations through data-driven insights, KPI tracking, and dashboard development. Managed Salesforce CRM data, automated reporting workflows in Excel and Tableau, and delivered performance analytics that enhanced forecasting accuracy, territory alignment, and executive decision-making.</w:t>
      </w:r>
    </w:p>
    <w:p w14:paraId="58DC5945" w14:textId="77777777" w:rsidR="00B05837" w:rsidRPr="007F3121" w:rsidRDefault="00B05837" w:rsidP="00B05837">
      <w:pPr>
        <w:spacing w:after="0"/>
        <w:jc w:val="both"/>
        <w:rPr>
          <w:rFonts w:ascii="Calibri" w:hAnsi="Calibri" w:cs="Calibri"/>
        </w:rPr>
      </w:pPr>
    </w:p>
    <w:p w14:paraId="18599472" w14:textId="77777777" w:rsidR="00B05837" w:rsidRPr="007F3121" w:rsidRDefault="00B05837" w:rsidP="00B05837">
      <w:pPr>
        <w:spacing w:after="0"/>
        <w:jc w:val="both"/>
        <w:rPr>
          <w:rFonts w:ascii="Calibri" w:hAnsi="Calibri" w:cs="Calibri"/>
          <w:b/>
          <w:bCs/>
        </w:rPr>
      </w:pPr>
      <w:r w:rsidRPr="007F3121">
        <w:rPr>
          <w:rFonts w:ascii="Calibri" w:hAnsi="Calibri" w:cs="Calibri"/>
          <w:b/>
          <w:bCs/>
        </w:rPr>
        <w:t>Responsibilities:</w:t>
      </w:r>
    </w:p>
    <w:p w14:paraId="698580EC" w14:textId="4BCA3F31" w:rsidR="003C3F70" w:rsidRPr="007F3121" w:rsidRDefault="003C3F70" w:rsidP="003C3F70">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Designed and managed ETL workflows to extract data from Salesforce and other sources, transform it for consistency, and load it into analytical databases for reporting and analysis.</w:t>
      </w:r>
    </w:p>
    <w:p w14:paraId="11B43F71" w14:textId="4B268BB1" w:rsidR="003C3F70" w:rsidRPr="007F3121" w:rsidRDefault="003C3F70" w:rsidP="003C3F70">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Used SQL queries and Excel models to analyze sales pipelines, revenue trends, and customer metrics, identifying performance gaps and opportunities for growth.</w:t>
      </w:r>
    </w:p>
    <w:p w14:paraId="56832BFF" w14:textId="0A187386" w:rsidR="003C3F70" w:rsidRPr="007F3121" w:rsidRDefault="003C3F70" w:rsidP="003C3F70">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Built interactive Tableau dashboards that visualized KPIs such as conversion rates, client retention, and sales forecasts to support data-driven decision-making.</w:t>
      </w:r>
    </w:p>
    <w:p w14:paraId="6B573B03" w14:textId="06F74A2B" w:rsidR="003C3F70" w:rsidRPr="007F3121" w:rsidRDefault="003C3F70" w:rsidP="003C3F70">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Maintained and validated Salesforce data quality while collaborating with sales teams to improve lead tracking, pipeline visibility, and reporting accuracy.</w:t>
      </w:r>
    </w:p>
    <w:p w14:paraId="2044DC70" w14:textId="57E50AB1" w:rsidR="00B05837" w:rsidRPr="007F3121" w:rsidRDefault="003C3F70" w:rsidP="003C3F70">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Automated recurring sales and business reports using Excel macros and Tableau dashboards, delivering actionable insights on revenue, customer segments, and product performance.</w:t>
      </w:r>
    </w:p>
    <w:p w14:paraId="7D998B5F" w14:textId="0CC97B6C" w:rsidR="00051198" w:rsidRPr="007F3121" w:rsidRDefault="00051198" w:rsidP="000E2617">
      <w:pPr>
        <w:rPr>
          <w:rFonts w:ascii="Calibri" w:hAnsi="Calibri" w:cs="Calibri"/>
        </w:rPr>
      </w:pPr>
    </w:p>
    <w:p w14:paraId="24232F32" w14:textId="61612F7F" w:rsidR="00537306" w:rsidRPr="007F3121" w:rsidRDefault="00537306" w:rsidP="00537306">
      <w:pPr>
        <w:spacing w:after="0"/>
        <w:jc w:val="both"/>
        <w:rPr>
          <w:rFonts w:ascii="Calibri" w:hAnsi="Calibri" w:cs="Calibri"/>
          <w:b/>
          <w:bCs/>
          <w:spacing w:val="-2"/>
        </w:rPr>
      </w:pPr>
      <w:r w:rsidRPr="007F3121">
        <w:rPr>
          <w:rFonts w:ascii="Calibri" w:hAnsi="Calibri" w:cs="Calibri"/>
          <w:b/>
          <w:bCs/>
          <w:spacing w:val="-2"/>
        </w:rPr>
        <w:t>Corteva Agriscience</w:t>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t xml:space="preserve">                        April </w:t>
      </w:r>
      <w:r w:rsidRPr="007F3121">
        <w:rPr>
          <w:rFonts w:ascii="Calibri" w:hAnsi="Calibri" w:cs="Calibri"/>
          <w:b/>
          <w:bCs/>
          <w:spacing w:val="-2"/>
        </w:rPr>
        <w:t>2021 – September 2023</w:t>
      </w:r>
    </w:p>
    <w:p w14:paraId="74D64A7B" w14:textId="559555C8" w:rsidR="00537306" w:rsidRPr="007F3121" w:rsidRDefault="00537306" w:rsidP="00537306">
      <w:pPr>
        <w:spacing w:after="0" w:line="240" w:lineRule="auto"/>
        <w:jc w:val="both"/>
        <w:rPr>
          <w:rFonts w:ascii="Calibri" w:hAnsi="Calibri" w:cs="Calibri"/>
          <w:b/>
          <w:bCs/>
        </w:rPr>
      </w:pPr>
      <w:r w:rsidRPr="007F3121">
        <w:rPr>
          <w:rFonts w:ascii="Calibri" w:hAnsi="Calibri" w:cs="Calibri"/>
          <w:b/>
          <w:bCs/>
        </w:rPr>
        <w:t xml:space="preserve">Business </w:t>
      </w:r>
      <w:r w:rsidR="0004159D" w:rsidRPr="007F3121">
        <w:rPr>
          <w:rFonts w:ascii="Calibri" w:hAnsi="Calibri" w:cs="Calibri"/>
          <w:b/>
          <w:bCs/>
        </w:rPr>
        <w:t xml:space="preserve">&amp; Data </w:t>
      </w:r>
      <w:r w:rsidRPr="007F3121">
        <w:rPr>
          <w:rFonts w:ascii="Calibri" w:hAnsi="Calibri" w:cs="Calibri"/>
          <w:b/>
          <w:bCs/>
        </w:rPr>
        <w:t>Analyst</w:t>
      </w:r>
    </w:p>
    <w:p w14:paraId="5BF44F29" w14:textId="7392119A" w:rsidR="00537306" w:rsidRPr="007F3121" w:rsidRDefault="00537306" w:rsidP="00537306">
      <w:pPr>
        <w:spacing w:after="0"/>
        <w:jc w:val="both"/>
        <w:rPr>
          <w:rFonts w:ascii="Calibri" w:hAnsi="Calibri" w:cs="Calibri"/>
        </w:rPr>
      </w:pPr>
      <w:r w:rsidRPr="007F3121">
        <w:rPr>
          <w:rFonts w:ascii="Calibri" w:hAnsi="Calibri" w:cs="Calibri"/>
        </w:rPr>
        <w:t>Led data analytics and business intelligence initiatives to improve sales performance, forecasting accuracy, and supply chain visibility. Designed and automated KPI dashboards in Power BI and Tableau by integrating SAP, CRM, and market data through Databricks and GCP. Applied predictive modeling, ETL automation, and cloud-based data governance to support strategic planning, territory optimization, and executive reporting.</w:t>
      </w:r>
    </w:p>
    <w:p w14:paraId="468DC91C" w14:textId="77777777" w:rsidR="00537306" w:rsidRPr="007F3121" w:rsidRDefault="00537306" w:rsidP="00537306">
      <w:pPr>
        <w:spacing w:after="0"/>
        <w:jc w:val="both"/>
        <w:rPr>
          <w:rFonts w:ascii="Calibri" w:hAnsi="Calibri" w:cs="Calibri"/>
        </w:rPr>
      </w:pPr>
    </w:p>
    <w:p w14:paraId="4869229E" w14:textId="77777777" w:rsidR="00537306" w:rsidRPr="007F3121" w:rsidRDefault="00537306" w:rsidP="00537306">
      <w:pPr>
        <w:spacing w:after="0"/>
        <w:jc w:val="both"/>
        <w:rPr>
          <w:rFonts w:ascii="Calibri" w:hAnsi="Calibri" w:cs="Calibri"/>
          <w:b/>
          <w:bCs/>
        </w:rPr>
      </w:pPr>
      <w:r w:rsidRPr="007F3121">
        <w:rPr>
          <w:rFonts w:ascii="Calibri" w:hAnsi="Calibri" w:cs="Calibri"/>
          <w:b/>
          <w:bCs/>
        </w:rPr>
        <w:t>Responsibilities:</w:t>
      </w:r>
    </w:p>
    <w:p w14:paraId="69BA59BD" w14:textId="7CAE3FA2"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Developed and managed Key Performance Indicators (KPIs) to measure sales performance, customer engagement, and operational outcomes.</w:t>
      </w:r>
    </w:p>
    <w:p w14:paraId="66391A41" w14:textId="7C570EDA" w:rsidR="0075488A" w:rsidRPr="007F3121" w:rsidRDefault="0075488A"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Developed customer journey maps by analyzing end-to-end customer interactions across touchpoints (web, CRM, support, marketing campaigns, etc.) to identify friction points and improvement opportunities</w:t>
      </w:r>
    </w:p>
    <w:p w14:paraId="7DE2462B" w14:textId="68BBF4EE" w:rsidR="007D153B" w:rsidRPr="007F3121" w:rsidRDefault="007D153B" w:rsidP="007D153B">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Designed and automated KPI dashboards in Power BI and Tableau by integrating SAP, CRM, Snowflake, and market data through Databricks and GCP.</w:t>
      </w:r>
    </w:p>
    <w:p w14:paraId="18D4C14C" w14:textId="2BC2287F" w:rsidR="00537306" w:rsidRPr="007F3121" w:rsidRDefault="007D153B" w:rsidP="007D153B">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Used Snowflake as a cloud data warehouse to store, model, and transform large datasets used for dashboarding and predictive insights.</w:t>
      </w:r>
    </w:p>
    <w:p w14:paraId="1835D0FC" w14:textId="7A5FCF85"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Designed and automated ETL pipelines for seamless data extraction, transformation, and loading from multiple sources.</w:t>
      </w:r>
    </w:p>
    <w:p w14:paraId="679DDA2F" w14:textId="59836920"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Applied predictive modeling and statistical forecasting in R to improve territory planning and demand prediction.</w:t>
      </w:r>
    </w:p>
    <w:p w14:paraId="74B00C4D" w14:textId="78D1BBB6"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lastRenderedPageBreak/>
        <w:t>Collaborated with data engineers and cross-functional teams to standardize global datasets and ensure consistency across cloud platforms.</w:t>
      </w:r>
    </w:p>
    <w:p w14:paraId="1F956071" w14:textId="273808E8"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Utilized Oracle and SAP systems for data extraction, financial tracking, and performance analysis.</w:t>
      </w:r>
    </w:p>
    <w:p w14:paraId="167A8533" w14:textId="1C715638"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Automated recurring Excel and VBA report</w:t>
      </w:r>
      <w:r w:rsidR="002902C9" w:rsidRPr="007F3121">
        <w:rPr>
          <w:rFonts w:ascii="Calibri" w:eastAsia="Times New Roman" w:hAnsi="Calibri" w:cs="Calibri"/>
        </w:rPr>
        <w:t>s.</w:t>
      </w:r>
    </w:p>
    <w:p w14:paraId="4CDE71C9" w14:textId="2C2803FF" w:rsidR="00537306" w:rsidRPr="007F3121" w:rsidRDefault="00537306" w:rsidP="00537306">
      <w:pPr>
        <w:pStyle w:val="ListParagraph"/>
        <w:numPr>
          <w:ilvl w:val="0"/>
          <w:numId w:val="12"/>
        </w:numPr>
        <w:spacing w:after="0" w:line="240" w:lineRule="auto"/>
        <w:rPr>
          <w:rFonts w:ascii="Calibri" w:eastAsia="Times New Roman" w:hAnsi="Calibri" w:cs="Calibri"/>
        </w:rPr>
      </w:pPr>
      <w:r w:rsidRPr="007F3121">
        <w:rPr>
          <w:rFonts w:ascii="Calibri" w:eastAsia="Times New Roman" w:hAnsi="Calibri" w:cs="Calibri"/>
        </w:rPr>
        <w:t>Supported Agile delivery using JIRA, participating in sprint planning and backlog grooming to align analytics with business priorities.</w:t>
      </w:r>
    </w:p>
    <w:p w14:paraId="5BCB5FB3" w14:textId="0CBFF83A" w:rsidR="00537306" w:rsidRPr="007F3121" w:rsidRDefault="00537306" w:rsidP="00537306">
      <w:pPr>
        <w:pStyle w:val="ListParagraph"/>
        <w:numPr>
          <w:ilvl w:val="0"/>
          <w:numId w:val="12"/>
        </w:numPr>
        <w:spacing w:after="0" w:line="240" w:lineRule="auto"/>
        <w:rPr>
          <w:rFonts w:ascii="Calibri" w:hAnsi="Calibri" w:cs="Calibri"/>
        </w:rPr>
      </w:pPr>
      <w:r w:rsidRPr="007F3121">
        <w:rPr>
          <w:rFonts w:ascii="Calibri" w:eastAsia="Times New Roman" w:hAnsi="Calibri" w:cs="Calibri"/>
        </w:rPr>
        <w:t>Managed version-controlled ETL workflows and dashboards through GitHub, ensuring transparency and reproducibility in analytical processes.</w:t>
      </w:r>
    </w:p>
    <w:p w14:paraId="2B5E5A7C" w14:textId="443533D5"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 xml:space="preserve">Conducted market research to understand industry trends, customer behavior, and competitive landscape, providing insights that support strategic decision-making. </w:t>
      </w:r>
    </w:p>
    <w:p w14:paraId="6A89C015" w14:textId="3461EA18"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 xml:space="preserve">Designed Surveys &amp; Questionnaires </w:t>
      </w:r>
    </w:p>
    <w:p w14:paraId="6BDAB1D4" w14:textId="3E295DB4" w:rsidR="00B36013" w:rsidRPr="007F3121" w:rsidRDefault="00B36013" w:rsidP="0050082A">
      <w:pPr>
        <w:pStyle w:val="ListParagraph"/>
        <w:numPr>
          <w:ilvl w:val="0"/>
          <w:numId w:val="12"/>
        </w:numPr>
        <w:spacing w:after="0" w:line="240" w:lineRule="auto"/>
        <w:rPr>
          <w:rFonts w:ascii="Calibri" w:hAnsi="Calibri" w:cs="Calibri"/>
        </w:rPr>
      </w:pPr>
      <w:r w:rsidRPr="007F3121">
        <w:rPr>
          <w:rFonts w:ascii="Calibri" w:hAnsi="Calibri" w:cs="Calibri"/>
        </w:rPr>
        <w:t>Used AI-driven sentiment analysis to improve post-purchase customer satisfaction by 20%</w:t>
      </w:r>
    </w:p>
    <w:p w14:paraId="3EE7C4B8" w14:textId="7E95EDF2" w:rsidR="0050082A" w:rsidRPr="007F3121" w:rsidRDefault="0050082A" w:rsidP="0050082A">
      <w:pPr>
        <w:spacing w:after="0" w:line="240" w:lineRule="auto"/>
        <w:ind w:left="360"/>
        <w:rPr>
          <w:rFonts w:ascii="Calibri" w:hAnsi="Calibri" w:cs="Calibri"/>
        </w:rPr>
      </w:pPr>
    </w:p>
    <w:p w14:paraId="43B82EFB" w14:textId="786B5ED5" w:rsidR="0050082A" w:rsidRPr="007F3121" w:rsidRDefault="0050082A" w:rsidP="0050082A">
      <w:pPr>
        <w:spacing w:after="0"/>
        <w:jc w:val="both"/>
        <w:rPr>
          <w:rFonts w:ascii="Calibri" w:hAnsi="Calibri" w:cs="Calibri"/>
          <w:b/>
          <w:bCs/>
          <w:spacing w:val="-2"/>
        </w:rPr>
      </w:pPr>
      <w:proofErr w:type="spellStart"/>
      <w:r w:rsidRPr="007F3121">
        <w:rPr>
          <w:rFonts w:ascii="Calibri" w:hAnsi="Calibri" w:cs="Calibri"/>
          <w:b/>
          <w:bCs/>
          <w:spacing w:val="-2"/>
        </w:rPr>
        <w:t>Vitalaire</w:t>
      </w:r>
      <w:proofErr w:type="spellEnd"/>
      <w:r w:rsidRPr="007F3121">
        <w:rPr>
          <w:rFonts w:ascii="Calibri" w:hAnsi="Calibri" w:cs="Calibri"/>
          <w:b/>
          <w:bCs/>
          <w:spacing w:val="-2"/>
        </w:rPr>
        <w:t xml:space="preserve"> Healthcare</w:t>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t xml:space="preserve">                                      </w:t>
      </w:r>
      <w:r w:rsidR="00752225" w:rsidRPr="007F3121">
        <w:rPr>
          <w:rFonts w:ascii="Calibri" w:hAnsi="Calibri" w:cs="Calibri"/>
          <w:b/>
          <w:bCs/>
        </w:rPr>
        <w:t xml:space="preserve">  </w:t>
      </w:r>
      <w:r w:rsidRPr="007F3121">
        <w:rPr>
          <w:rFonts w:ascii="Calibri" w:hAnsi="Calibri" w:cs="Calibri"/>
          <w:b/>
          <w:bCs/>
        </w:rPr>
        <w:t xml:space="preserve">  June </w:t>
      </w:r>
      <w:r w:rsidRPr="007F3121">
        <w:rPr>
          <w:rFonts w:ascii="Calibri" w:hAnsi="Calibri" w:cs="Calibri"/>
          <w:b/>
          <w:bCs/>
          <w:spacing w:val="-2"/>
        </w:rPr>
        <w:t>2017 – March 2019</w:t>
      </w:r>
    </w:p>
    <w:p w14:paraId="0BEF2888" w14:textId="19F4EF71" w:rsidR="0050082A" w:rsidRPr="007F3121" w:rsidRDefault="0050082A" w:rsidP="0050082A">
      <w:pPr>
        <w:spacing w:after="0" w:line="240" w:lineRule="auto"/>
        <w:jc w:val="both"/>
        <w:rPr>
          <w:rFonts w:ascii="Calibri" w:hAnsi="Calibri" w:cs="Calibri"/>
          <w:b/>
          <w:bCs/>
        </w:rPr>
      </w:pPr>
      <w:r w:rsidRPr="007F3121">
        <w:rPr>
          <w:rFonts w:ascii="Calibri" w:hAnsi="Calibri" w:cs="Calibri"/>
          <w:b/>
          <w:bCs/>
        </w:rPr>
        <w:t>Marketing</w:t>
      </w:r>
      <w:r w:rsidR="0004159D" w:rsidRPr="007F3121">
        <w:rPr>
          <w:rFonts w:ascii="Calibri" w:hAnsi="Calibri" w:cs="Calibri"/>
          <w:b/>
          <w:bCs/>
        </w:rPr>
        <w:t xml:space="preserve"> &amp; Data</w:t>
      </w:r>
      <w:r w:rsidRPr="007F3121">
        <w:rPr>
          <w:rFonts w:ascii="Calibri" w:hAnsi="Calibri" w:cs="Calibri"/>
          <w:b/>
          <w:bCs/>
        </w:rPr>
        <w:t xml:space="preserve"> Analyst</w:t>
      </w:r>
    </w:p>
    <w:p w14:paraId="0425858D" w14:textId="77777777" w:rsidR="0050082A" w:rsidRPr="007F3121" w:rsidRDefault="0050082A" w:rsidP="0050082A">
      <w:pPr>
        <w:spacing w:after="0"/>
        <w:jc w:val="both"/>
        <w:rPr>
          <w:rFonts w:ascii="Calibri" w:hAnsi="Calibri" w:cs="Calibri"/>
        </w:rPr>
      </w:pPr>
      <w:r w:rsidRPr="007F3121">
        <w:rPr>
          <w:rFonts w:ascii="Calibri" w:hAnsi="Calibri" w:cs="Calibri"/>
        </w:rPr>
        <w:t>Delivered analytical insights to support sales, marketing, and operational strategies within the healthcare sector. Developed data-driven dashboards, predictive models, and automated reporting systems to improve sales visibility, optimize pricing, and forecast medical gas demand across hospitals and clinics.</w:t>
      </w:r>
    </w:p>
    <w:p w14:paraId="29DB295C" w14:textId="77777777" w:rsidR="0050082A" w:rsidRPr="007F3121" w:rsidRDefault="0050082A" w:rsidP="0050082A">
      <w:pPr>
        <w:spacing w:after="0"/>
        <w:jc w:val="both"/>
        <w:rPr>
          <w:rFonts w:ascii="Calibri" w:hAnsi="Calibri" w:cs="Calibri"/>
        </w:rPr>
      </w:pPr>
    </w:p>
    <w:p w14:paraId="0B1500A1" w14:textId="2E811A50" w:rsidR="0050082A" w:rsidRPr="007F3121" w:rsidRDefault="0050082A" w:rsidP="0050082A">
      <w:pPr>
        <w:spacing w:after="0"/>
        <w:jc w:val="both"/>
        <w:rPr>
          <w:rFonts w:ascii="Calibri" w:hAnsi="Calibri" w:cs="Calibri"/>
          <w:b/>
          <w:bCs/>
        </w:rPr>
      </w:pPr>
      <w:r w:rsidRPr="007F3121">
        <w:rPr>
          <w:rFonts w:ascii="Calibri" w:hAnsi="Calibri" w:cs="Calibri"/>
          <w:b/>
          <w:bCs/>
        </w:rPr>
        <w:t>Responsibilities:</w:t>
      </w:r>
    </w:p>
    <w:p w14:paraId="45CBECB1" w14:textId="3349DCC0"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Collected and analyzed sales and marketing data from CRM, ERP, and distributor systems to assess product demand and territory performance.</w:t>
      </w:r>
    </w:p>
    <w:p w14:paraId="3B4417A5" w14:textId="5DCE445D"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Built interactive dashboards in Power BI, Tableau, and Excel to visualize sales trends, customer usage, and regional growth.</w:t>
      </w:r>
    </w:p>
    <w:p w14:paraId="3E4BEA83" w14:textId="7FC2C9F7"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Developed predictive models in R to forecast demand for medical gases using hospital admissions, seasonal patterns, and procedure volumes.</w:t>
      </w:r>
    </w:p>
    <w:p w14:paraId="017067B4" w14:textId="4354C5EE"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Conducted market research to evaluate competitor activity, pricing trends, and healthcare industry shifts.</w:t>
      </w:r>
    </w:p>
    <w:p w14:paraId="50471C23" w14:textId="184D8299"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Designed and executed pricing and margin analysis to evaluate profitability across client segments.</w:t>
      </w:r>
    </w:p>
    <w:p w14:paraId="530F49F3" w14:textId="6EFF0A45"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Automated recurring reports with SQL queries, Power</w:t>
      </w:r>
      <w:r w:rsidRPr="007F3121">
        <w:rPr>
          <w:rFonts w:ascii="Calibri" w:hAnsi="Calibri" w:cs="Calibri"/>
          <w:b/>
          <w:bCs/>
        </w:rPr>
        <w:t xml:space="preserve"> </w:t>
      </w:r>
      <w:r w:rsidRPr="007F3121">
        <w:rPr>
          <w:rFonts w:ascii="Calibri" w:hAnsi="Calibri" w:cs="Calibri"/>
        </w:rPr>
        <w:t>Query, and Excel VBA.</w:t>
      </w:r>
    </w:p>
    <w:p w14:paraId="0C94CF6A" w14:textId="3A7CFAB3"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Created segmentation models to identify high-value hospitals, clinics, and industrial clients for targeted outreach.</w:t>
      </w:r>
    </w:p>
    <w:p w14:paraId="43E5CAB5" w14:textId="7A650052"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Monitored digital marketing performance (Google Ads,</w:t>
      </w:r>
      <w:r w:rsidR="002902C9" w:rsidRPr="007F3121">
        <w:rPr>
          <w:rFonts w:ascii="Calibri" w:hAnsi="Calibri" w:cs="Calibri"/>
        </w:rPr>
        <w:t xml:space="preserve"> </w:t>
      </w:r>
      <w:r w:rsidRPr="007F3121">
        <w:rPr>
          <w:rFonts w:ascii="Calibri" w:hAnsi="Calibri" w:cs="Calibri"/>
        </w:rPr>
        <w:t>industry events) and provided optimization insights.</w:t>
      </w:r>
    </w:p>
    <w:p w14:paraId="12F8EA39" w14:textId="7874BA09" w:rsidR="0050082A" w:rsidRPr="007F3121" w:rsidRDefault="0050082A" w:rsidP="0050082A">
      <w:pPr>
        <w:pStyle w:val="ListParagraph"/>
        <w:numPr>
          <w:ilvl w:val="0"/>
          <w:numId w:val="12"/>
        </w:numPr>
        <w:spacing w:after="0" w:line="240" w:lineRule="auto"/>
        <w:rPr>
          <w:rFonts w:ascii="Calibri" w:hAnsi="Calibri" w:cs="Calibri"/>
        </w:rPr>
      </w:pPr>
      <w:r w:rsidRPr="007F3121">
        <w:rPr>
          <w:rFonts w:ascii="Calibri" w:hAnsi="Calibri" w:cs="Calibri"/>
        </w:rPr>
        <w:t>Prepared executive dashboards and presentations summarizing market share, revenue growth, and operational risks.</w:t>
      </w:r>
    </w:p>
    <w:p w14:paraId="1023AD33" w14:textId="30887C3E" w:rsidR="0050082A" w:rsidRPr="007F3121" w:rsidRDefault="0050082A" w:rsidP="0050082A">
      <w:pPr>
        <w:pStyle w:val="ListParagraph"/>
        <w:spacing w:after="0" w:line="240" w:lineRule="auto"/>
        <w:rPr>
          <w:rFonts w:ascii="Calibri" w:hAnsi="Calibri" w:cs="Calibri"/>
        </w:rPr>
      </w:pPr>
    </w:p>
    <w:p w14:paraId="4471EA16" w14:textId="444EF75B" w:rsidR="002902C9" w:rsidRPr="007F3121" w:rsidRDefault="002902C9" w:rsidP="002902C9">
      <w:pPr>
        <w:spacing w:after="0"/>
        <w:jc w:val="both"/>
        <w:rPr>
          <w:rFonts w:ascii="Calibri" w:hAnsi="Calibri" w:cs="Calibri"/>
          <w:b/>
          <w:bCs/>
          <w:spacing w:val="-2"/>
        </w:rPr>
      </w:pPr>
      <w:proofErr w:type="spellStart"/>
      <w:r w:rsidRPr="007F3121">
        <w:rPr>
          <w:rFonts w:ascii="Calibri" w:hAnsi="Calibri" w:cs="Calibri"/>
          <w:b/>
          <w:bCs/>
          <w:spacing w:val="-2"/>
        </w:rPr>
        <w:t>AirLiquide</w:t>
      </w:r>
      <w:proofErr w:type="spellEnd"/>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r>
      <w:r w:rsidRPr="007F3121">
        <w:rPr>
          <w:rFonts w:ascii="Calibri" w:hAnsi="Calibri" w:cs="Calibri"/>
          <w:b/>
          <w:bCs/>
        </w:rPr>
        <w:tab/>
        <w:t xml:space="preserve">                                                    March </w:t>
      </w:r>
      <w:r w:rsidRPr="007F3121">
        <w:rPr>
          <w:rFonts w:ascii="Calibri" w:hAnsi="Calibri" w:cs="Calibri"/>
          <w:b/>
          <w:bCs/>
          <w:spacing w:val="-2"/>
        </w:rPr>
        <w:t>2015 – June 2017</w:t>
      </w:r>
    </w:p>
    <w:p w14:paraId="612E1852" w14:textId="0BF1FCF2" w:rsidR="002902C9" w:rsidRPr="007F3121" w:rsidRDefault="002902C9" w:rsidP="002902C9">
      <w:pPr>
        <w:spacing w:after="0" w:line="240" w:lineRule="auto"/>
        <w:jc w:val="both"/>
        <w:rPr>
          <w:rFonts w:ascii="Calibri" w:hAnsi="Calibri" w:cs="Calibri"/>
          <w:b/>
          <w:bCs/>
        </w:rPr>
      </w:pPr>
      <w:r w:rsidRPr="007F3121">
        <w:rPr>
          <w:rFonts w:ascii="Calibri" w:hAnsi="Calibri" w:cs="Calibri"/>
          <w:b/>
          <w:bCs/>
        </w:rPr>
        <w:t>Business Analyst</w:t>
      </w:r>
    </w:p>
    <w:p w14:paraId="236D5437" w14:textId="77777777" w:rsidR="002902C9" w:rsidRPr="007F3121" w:rsidRDefault="002902C9" w:rsidP="002902C9">
      <w:pPr>
        <w:spacing w:after="0"/>
        <w:jc w:val="both"/>
        <w:rPr>
          <w:rFonts w:ascii="Calibri" w:hAnsi="Calibri" w:cs="Calibri"/>
        </w:rPr>
      </w:pPr>
      <w:r w:rsidRPr="007F3121">
        <w:rPr>
          <w:rFonts w:ascii="Calibri" w:hAnsi="Calibri" w:cs="Calibri"/>
        </w:rPr>
        <w:t>Provided business intelligence and sales analytics support to optimize customer relationships, pricing strategies, and financial performance. Integrated Salesforce and Oracle ERP data to develop automated dashboards and reports that enhanced transparency, operational efficiency, and revenue tracking across multiple business units.</w:t>
      </w:r>
    </w:p>
    <w:p w14:paraId="4534CED1" w14:textId="77777777" w:rsidR="002902C9" w:rsidRPr="007F3121" w:rsidRDefault="002902C9" w:rsidP="002902C9">
      <w:pPr>
        <w:spacing w:after="0"/>
        <w:jc w:val="both"/>
        <w:rPr>
          <w:rFonts w:ascii="Calibri" w:hAnsi="Calibri" w:cs="Calibri"/>
        </w:rPr>
      </w:pPr>
    </w:p>
    <w:p w14:paraId="710C90C9" w14:textId="34448F28" w:rsidR="002902C9" w:rsidRPr="007F3121" w:rsidRDefault="002902C9" w:rsidP="002902C9">
      <w:pPr>
        <w:spacing w:after="0"/>
        <w:jc w:val="both"/>
        <w:rPr>
          <w:rFonts w:ascii="Calibri" w:hAnsi="Calibri" w:cs="Calibri"/>
          <w:b/>
          <w:bCs/>
        </w:rPr>
      </w:pPr>
      <w:r w:rsidRPr="007F3121">
        <w:rPr>
          <w:rFonts w:ascii="Calibri" w:hAnsi="Calibri" w:cs="Calibri"/>
          <w:b/>
          <w:bCs/>
        </w:rPr>
        <w:t>Responsibilities:</w:t>
      </w:r>
    </w:p>
    <w:p w14:paraId="565CEA2C" w14:textId="43B40F76"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Managed and optimized Salesforce CRM workflows to track leads, opportunities, and customer activities.</w:t>
      </w:r>
    </w:p>
    <w:p w14:paraId="1A82EF45" w14:textId="36E5EC0F" w:rsidR="0075488A" w:rsidRPr="007F3121" w:rsidRDefault="0075488A" w:rsidP="002902C9">
      <w:pPr>
        <w:pStyle w:val="ListParagraph"/>
        <w:numPr>
          <w:ilvl w:val="0"/>
          <w:numId w:val="12"/>
        </w:numPr>
        <w:spacing w:after="0" w:line="240" w:lineRule="auto"/>
        <w:rPr>
          <w:rFonts w:ascii="Calibri" w:hAnsi="Calibri" w:cs="Calibri"/>
        </w:rPr>
      </w:pPr>
      <w:r w:rsidRPr="007F3121">
        <w:rPr>
          <w:rFonts w:ascii="Calibri" w:hAnsi="Calibri" w:cs="Calibri"/>
        </w:rPr>
        <w:t>Extract and clean transactional data from databases or systems</w:t>
      </w:r>
    </w:p>
    <w:p w14:paraId="50FD5FBB" w14:textId="5F1CAE1D"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Designed Salesforce dashboards and custom KPI reports to monitor sales growth, lead conversion, account retention, and revenue performance.</w:t>
      </w:r>
    </w:p>
    <w:p w14:paraId="1104F98B" w14:textId="5778F8B4"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Extracted, transformed, and analyzed large datasets from Salesforce and Oracle ERP using Excel, Power Query, and VBA macros for financial and sales reporting.</w:t>
      </w:r>
    </w:p>
    <w:p w14:paraId="4ADF3425" w14:textId="77777777" w:rsidR="00EB4084" w:rsidRPr="007F3121" w:rsidRDefault="002902C9" w:rsidP="005B73F3">
      <w:pPr>
        <w:pStyle w:val="ListParagraph"/>
        <w:numPr>
          <w:ilvl w:val="0"/>
          <w:numId w:val="12"/>
        </w:numPr>
        <w:spacing w:after="0" w:line="240" w:lineRule="auto"/>
        <w:rPr>
          <w:rFonts w:ascii="Calibri" w:hAnsi="Calibri" w:cs="Calibri"/>
        </w:rPr>
      </w:pPr>
      <w:r w:rsidRPr="007F3121">
        <w:rPr>
          <w:rFonts w:ascii="Calibri" w:hAnsi="Calibri" w:cs="Calibri"/>
        </w:rPr>
        <w:t>Processed and validated billing and customer data in Oracle, ensuring financial accuracy and compliance with corporate standard</w:t>
      </w:r>
      <w:r w:rsidR="009D496D" w:rsidRPr="007F3121">
        <w:rPr>
          <w:rFonts w:ascii="Calibri" w:hAnsi="Calibri" w:cs="Calibri"/>
        </w:rPr>
        <w:t>s.</w:t>
      </w:r>
    </w:p>
    <w:p w14:paraId="480CE2B6" w14:textId="4546DED4" w:rsidR="002902C9" w:rsidRPr="007F3121" w:rsidRDefault="002902C9" w:rsidP="005B73F3">
      <w:pPr>
        <w:pStyle w:val="ListParagraph"/>
        <w:numPr>
          <w:ilvl w:val="0"/>
          <w:numId w:val="12"/>
        </w:numPr>
        <w:spacing w:after="0" w:line="240" w:lineRule="auto"/>
        <w:rPr>
          <w:rFonts w:ascii="Calibri" w:hAnsi="Calibri" w:cs="Calibri"/>
        </w:rPr>
      </w:pPr>
      <w:r w:rsidRPr="007F3121">
        <w:rPr>
          <w:rFonts w:ascii="Calibri" w:hAnsi="Calibri" w:cs="Calibri"/>
        </w:rPr>
        <w:t>Automated recurring sales and billing reports, reducing manual processing time by 40%.</w:t>
      </w:r>
    </w:p>
    <w:p w14:paraId="22EE3FCE" w14:textId="18E3E63E"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lastRenderedPageBreak/>
        <w:t>Integrated Salesforce and Oracle data into unified Excel-based BI models, supporting cross-functional reporting for sales, finance, and operations teams.</w:t>
      </w:r>
    </w:p>
    <w:p w14:paraId="452B2439" w14:textId="5A825D4C"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Conducted margin, pricing, and contract performance analytics to identify cost optimization and revenue leakage opportunities.</w:t>
      </w:r>
    </w:p>
    <w:p w14:paraId="25A7E836" w14:textId="0992A56F"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Developed forecasting models using Salesforce pipeline data and Oracle billing trends to support strategic planning and sales projections.</w:t>
      </w:r>
    </w:p>
    <w:p w14:paraId="298692BE" w14:textId="54B5FE8F"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Collaborated with sales managers and finance teams to streamline customer updates, billing workflows, and KPI scorecards.</w:t>
      </w:r>
    </w:p>
    <w:p w14:paraId="1B0FB3D0" w14:textId="2AB84ACE" w:rsidR="002902C9" w:rsidRPr="007F3121" w:rsidRDefault="002902C9" w:rsidP="002902C9">
      <w:pPr>
        <w:pStyle w:val="ListParagraph"/>
        <w:numPr>
          <w:ilvl w:val="0"/>
          <w:numId w:val="12"/>
        </w:numPr>
        <w:spacing w:after="0" w:line="240" w:lineRule="auto"/>
        <w:rPr>
          <w:rFonts w:ascii="Calibri" w:hAnsi="Calibri" w:cs="Calibri"/>
        </w:rPr>
      </w:pPr>
      <w:r w:rsidRPr="007F3121">
        <w:rPr>
          <w:rFonts w:ascii="Calibri" w:hAnsi="Calibri" w:cs="Calibri"/>
        </w:rPr>
        <w:t>Prepared and presented executive dashboards and performance reports for senior leadership.</w:t>
      </w:r>
    </w:p>
    <w:sectPr w:rsidR="002902C9" w:rsidRPr="007F3121" w:rsidSect="005F51EF">
      <w:pgSz w:w="12240" w:h="15840"/>
      <w:pgMar w:top="720" w:right="720" w:bottom="720" w:left="720" w:header="288" w:footer="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B57E" w14:textId="77777777" w:rsidR="00106B23" w:rsidRDefault="00106B23" w:rsidP="0070016D">
      <w:pPr>
        <w:spacing w:after="0" w:line="240" w:lineRule="auto"/>
      </w:pPr>
      <w:r>
        <w:separator/>
      </w:r>
    </w:p>
  </w:endnote>
  <w:endnote w:type="continuationSeparator" w:id="0">
    <w:p w14:paraId="011565EF" w14:textId="77777777" w:rsidR="00106B23" w:rsidRDefault="00106B23" w:rsidP="0070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4E2A" w14:textId="77777777" w:rsidR="00106B23" w:rsidRDefault="00106B23" w:rsidP="0070016D">
      <w:pPr>
        <w:spacing w:after="0" w:line="240" w:lineRule="auto"/>
      </w:pPr>
      <w:r>
        <w:separator/>
      </w:r>
    </w:p>
  </w:footnote>
  <w:footnote w:type="continuationSeparator" w:id="0">
    <w:p w14:paraId="63028245" w14:textId="77777777" w:rsidR="00106B23" w:rsidRDefault="00106B23" w:rsidP="0070016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2854"/>
    <w:multiLevelType w:val="hybridMultilevel"/>
    <w:tmpl w:val="B92EC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52551A"/>
    <w:multiLevelType w:val="hybridMultilevel"/>
    <w:tmpl w:val="36604FE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3ED1E3E"/>
    <w:multiLevelType w:val="hybridMultilevel"/>
    <w:tmpl w:val="B544A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AF3CCC"/>
    <w:multiLevelType w:val="hybridMultilevel"/>
    <w:tmpl w:val="5C28C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1D762AE"/>
    <w:multiLevelType w:val="hybridMultilevel"/>
    <w:tmpl w:val="F39677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165EB7"/>
    <w:multiLevelType w:val="hybridMultilevel"/>
    <w:tmpl w:val="AD7E4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DC27C5"/>
    <w:multiLevelType w:val="hybridMultilevel"/>
    <w:tmpl w:val="EFCE7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BF51F9"/>
    <w:multiLevelType w:val="hybridMultilevel"/>
    <w:tmpl w:val="E7181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617551"/>
    <w:multiLevelType w:val="hybridMultilevel"/>
    <w:tmpl w:val="0908B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A4E0AEE"/>
    <w:multiLevelType w:val="hybridMultilevel"/>
    <w:tmpl w:val="1F208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13690D"/>
    <w:multiLevelType w:val="hybridMultilevel"/>
    <w:tmpl w:val="EF3C7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400C14"/>
    <w:multiLevelType w:val="hybridMultilevel"/>
    <w:tmpl w:val="E348DC7E"/>
    <w:lvl w:ilvl="0" w:tplc="8A428A22">
      <w:start w:val="1"/>
      <w:numFmt w:val="bullet"/>
      <w:lvlText w:val="●"/>
      <w:lvlJc w:val="left"/>
      <w:pPr>
        <w:ind w:left="705"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1" w:tplc="BE123756">
      <w:start w:val="1"/>
      <w:numFmt w:val="bullet"/>
      <w:lvlText w:val="o"/>
      <w:lvlJc w:val="left"/>
      <w:pPr>
        <w:ind w:left="144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2" w:tplc="2E5AAD2C">
      <w:start w:val="1"/>
      <w:numFmt w:val="bullet"/>
      <w:lvlText w:val="▪"/>
      <w:lvlJc w:val="left"/>
      <w:pPr>
        <w:ind w:left="216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3" w:tplc="FC54E17C">
      <w:start w:val="1"/>
      <w:numFmt w:val="bullet"/>
      <w:lvlText w:val="•"/>
      <w:lvlJc w:val="left"/>
      <w:pPr>
        <w:ind w:left="288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4" w:tplc="14149FFC">
      <w:start w:val="1"/>
      <w:numFmt w:val="bullet"/>
      <w:lvlText w:val="o"/>
      <w:lvlJc w:val="left"/>
      <w:pPr>
        <w:ind w:left="360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5" w:tplc="F1C0018E">
      <w:start w:val="1"/>
      <w:numFmt w:val="bullet"/>
      <w:lvlText w:val="▪"/>
      <w:lvlJc w:val="left"/>
      <w:pPr>
        <w:ind w:left="432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6" w:tplc="0F0A4058">
      <w:start w:val="1"/>
      <w:numFmt w:val="bullet"/>
      <w:lvlText w:val="•"/>
      <w:lvlJc w:val="left"/>
      <w:pPr>
        <w:ind w:left="504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7" w:tplc="01240D60">
      <w:start w:val="1"/>
      <w:numFmt w:val="bullet"/>
      <w:lvlText w:val="o"/>
      <w:lvlJc w:val="left"/>
      <w:pPr>
        <w:ind w:left="576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lvl w:ilvl="8" w:tplc="66C63976">
      <w:start w:val="1"/>
      <w:numFmt w:val="bullet"/>
      <w:lvlText w:val="▪"/>
      <w:lvlJc w:val="left"/>
      <w:pPr>
        <w:ind w:left="6480" w:firstLine="0"/>
      </w:pPr>
      <w:rPr>
        <w:rFonts w:ascii="Arial" w:eastAsia="Arial" w:hAnsi="Arial" w:cs="Arial"/>
        <w:b w:val="0"/>
        <w:i w:val="0"/>
        <w:strike w:val="0"/>
        <w:dstrike w:val="0"/>
        <w:color w:val="434343"/>
        <w:sz w:val="16"/>
        <w:szCs w:val="16"/>
        <w:u w:val="none" w:color="000000"/>
        <w:effect w:val="none"/>
        <w:bdr w:val="none" w:sz="0" w:space="0" w:color="auto" w:frame="1"/>
        <w:vertAlign w:val="baseline"/>
      </w:rPr>
    </w:lvl>
  </w:abstractNum>
  <w:abstractNum w:abstractNumId="12" w15:restartNumberingAfterBreak="0">
    <w:nsid w:val="7A8C0D7C"/>
    <w:multiLevelType w:val="hybridMultilevel"/>
    <w:tmpl w:val="16200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2668175">
    <w:abstractNumId w:val="3"/>
  </w:num>
  <w:num w:numId="2" w16cid:durableId="382675714">
    <w:abstractNumId w:val="6"/>
  </w:num>
  <w:num w:numId="3" w16cid:durableId="277227429">
    <w:abstractNumId w:val="12"/>
  </w:num>
  <w:num w:numId="4" w16cid:durableId="940995841">
    <w:abstractNumId w:val="4"/>
  </w:num>
  <w:num w:numId="5" w16cid:durableId="1262102139">
    <w:abstractNumId w:val="1"/>
  </w:num>
  <w:num w:numId="6" w16cid:durableId="1844125689">
    <w:abstractNumId w:val="8"/>
  </w:num>
  <w:num w:numId="7" w16cid:durableId="839464580">
    <w:abstractNumId w:val="0"/>
  </w:num>
  <w:num w:numId="8" w16cid:durableId="1850948766">
    <w:abstractNumId w:val="7"/>
  </w:num>
  <w:num w:numId="9" w16cid:durableId="1350719449">
    <w:abstractNumId w:val="10"/>
  </w:num>
  <w:num w:numId="10" w16cid:durableId="2139646828">
    <w:abstractNumId w:val="2"/>
  </w:num>
  <w:num w:numId="11" w16cid:durableId="1392266855">
    <w:abstractNumId w:val="9"/>
  </w:num>
  <w:num w:numId="12" w16cid:durableId="1753696299">
    <w:abstractNumId w:val="5"/>
  </w:num>
  <w:num w:numId="13" w16cid:durableId="1781992094">
    <w:abstractNumId w:val="1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nder Dharmakar">
    <w15:presenceInfo w15:providerId="Windows Live" w15:userId="06a709ded6b6db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6D"/>
    <w:rsid w:val="00000948"/>
    <w:rsid w:val="0000722D"/>
    <w:rsid w:val="00007BDE"/>
    <w:rsid w:val="00010A9E"/>
    <w:rsid w:val="000246AA"/>
    <w:rsid w:val="00025D13"/>
    <w:rsid w:val="00031D82"/>
    <w:rsid w:val="000321AA"/>
    <w:rsid w:val="00033ECC"/>
    <w:rsid w:val="0004159D"/>
    <w:rsid w:val="00045CC3"/>
    <w:rsid w:val="00046BD1"/>
    <w:rsid w:val="00050236"/>
    <w:rsid w:val="00051198"/>
    <w:rsid w:val="00051C61"/>
    <w:rsid w:val="000558A3"/>
    <w:rsid w:val="00064A52"/>
    <w:rsid w:val="00066AC9"/>
    <w:rsid w:val="0007022C"/>
    <w:rsid w:val="00077EA7"/>
    <w:rsid w:val="000B22E9"/>
    <w:rsid w:val="000B2CA1"/>
    <w:rsid w:val="000B6DC0"/>
    <w:rsid w:val="000B6EEB"/>
    <w:rsid w:val="000C0C5E"/>
    <w:rsid w:val="000C2D7F"/>
    <w:rsid w:val="000C5247"/>
    <w:rsid w:val="000D48D5"/>
    <w:rsid w:val="000D7FEA"/>
    <w:rsid w:val="000E2617"/>
    <w:rsid w:val="000E5576"/>
    <w:rsid w:val="000E58F9"/>
    <w:rsid w:val="000E6DCB"/>
    <w:rsid w:val="000F0516"/>
    <w:rsid w:val="000F182A"/>
    <w:rsid w:val="000F4051"/>
    <w:rsid w:val="000F5524"/>
    <w:rsid w:val="000F58F9"/>
    <w:rsid w:val="00100DD3"/>
    <w:rsid w:val="001049FB"/>
    <w:rsid w:val="00105E01"/>
    <w:rsid w:val="00106024"/>
    <w:rsid w:val="00106B23"/>
    <w:rsid w:val="00107F07"/>
    <w:rsid w:val="00111418"/>
    <w:rsid w:val="00120232"/>
    <w:rsid w:val="00126178"/>
    <w:rsid w:val="00134755"/>
    <w:rsid w:val="0014059B"/>
    <w:rsid w:val="00141B73"/>
    <w:rsid w:val="00147A86"/>
    <w:rsid w:val="001508FD"/>
    <w:rsid w:val="00152725"/>
    <w:rsid w:val="001531B2"/>
    <w:rsid w:val="00153654"/>
    <w:rsid w:val="00157635"/>
    <w:rsid w:val="0015785C"/>
    <w:rsid w:val="00170795"/>
    <w:rsid w:val="001720C0"/>
    <w:rsid w:val="0017575F"/>
    <w:rsid w:val="00175BCB"/>
    <w:rsid w:val="00177885"/>
    <w:rsid w:val="00181E5A"/>
    <w:rsid w:val="001961DB"/>
    <w:rsid w:val="001A5169"/>
    <w:rsid w:val="001A7850"/>
    <w:rsid w:val="001C3635"/>
    <w:rsid w:val="001D1784"/>
    <w:rsid w:val="001D5122"/>
    <w:rsid w:val="001D6DD6"/>
    <w:rsid w:val="001E3BB1"/>
    <w:rsid w:val="001E52D7"/>
    <w:rsid w:val="001E538E"/>
    <w:rsid w:val="001E7935"/>
    <w:rsid w:val="001F1118"/>
    <w:rsid w:val="001F39BD"/>
    <w:rsid w:val="0020030D"/>
    <w:rsid w:val="00201220"/>
    <w:rsid w:val="00203D06"/>
    <w:rsid w:val="00206B9E"/>
    <w:rsid w:val="0021548E"/>
    <w:rsid w:val="00220EE7"/>
    <w:rsid w:val="00222F16"/>
    <w:rsid w:val="00224E22"/>
    <w:rsid w:val="002312DD"/>
    <w:rsid w:val="002450CA"/>
    <w:rsid w:val="00250A82"/>
    <w:rsid w:val="002515DA"/>
    <w:rsid w:val="002550D6"/>
    <w:rsid w:val="0025589B"/>
    <w:rsid w:val="00261E27"/>
    <w:rsid w:val="00264200"/>
    <w:rsid w:val="00283416"/>
    <w:rsid w:val="002902C9"/>
    <w:rsid w:val="00292527"/>
    <w:rsid w:val="002A1E1F"/>
    <w:rsid w:val="002A22D4"/>
    <w:rsid w:val="002A64D3"/>
    <w:rsid w:val="002B1E2E"/>
    <w:rsid w:val="002B1E5A"/>
    <w:rsid w:val="002B69D6"/>
    <w:rsid w:val="002C0BC4"/>
    <w:rsid w:val="002C327D"/>
    <w:rsid w:val="002C4C35"/>
    <w:rsid w:val="002C5AFE"/>
    <w:rsid w:val="002C79AD"/>
    <w:rsid w:val="002D10F0"/>
    <w:rsid w:val="002D2F52"/>
    <w:rsid w:val="002E2401"/>
    <w:rsid w:val="002F4420"/>
    <w:rsid w:val="002F5AE6"/>
    <w:rsid w:val="002F6358"/>
    <w:rsid w:val="003026BA"/>
    <w:rsid w:val="0030523D"/>
    <w:rsid w:val="00311611"/>
    <w:rsid w:val="003119AD"/>
    <w:rsid w:val="0031541E"/>
    <w:rsid w:val="00327E39"/>
    <w:rsid w:val="00330CB7"/>
    <w:rsid w:val="00330D8E"/>
    <w:rsid w:val="0033123D"/>
    <w:rsid w:val="003369C2"/>
    <w:rsid w:val="003369E1"/>
    <w:rsid w:val="003438DF"/>
    <w:rsid w:val="00343DE2"/>
    <w:rsid w:val="00350E90"/>
    <w:rsid w:val="003613A0"/>
    <w:rsid w:val="0036175A"/>
    <w:rsid w:val="00362730"/>
    <w:rsid w:val="0037081A"/>
    <w:rsid w:val="00376209"/>
    <w:rsid w:val="003850F4"/>
    <w:rsid w:val="0038716A"/>
    <w:rsid w:val="003909B9"/>
    <w:rsid w:val="003A2A33"/>
    <w:rsid w:val="003B03CD"/>
    <w:rsid w:val="003B37C2"/>
    <w:rsid w:val="003C3F70"/>
    <w:rsid w:val="003D104F"/>
    <w:rsid w:val="003E1120"/>
    <w:rsid w:val="003F1DE9"/>
    <w:rsid w:val="00403714"/>
    <w:rsid w:val="004038B4"/>
    <w:rsid w:val="00403FBE"/>
    <w:rsid w:val="00414E2D"/>
    <w:rsid w:val="00415EA9"/>
    <w:rsid w:val="004161EB"/>
    <w:rsid w:val="00420301"/>
    <w:rsid w:val="00421B0F"/>
    <w:rsid w:val="004568B8"/>
    <w:rsid w:val="00461833"/>
    <w:rsid w:val="00467AA0"/>
    <w:rsid w:val="00476309"/>
    <w:rsid w:val="00482D7D"/>
    <w:rsid w:val="00486556"/>
    <w:rsid w:val="004865E5"/>
    <w:rsid w:val="00491C43"/>
    <w:rsid w:val="004942FC"/>
    <w:rsid w:val="004A4558"/>
    <w:rsid w:val="004B00C5"/>
    <w:rsid w:val="004B0FBF"/>
    <w:rsid w:val="004D0E15"/>
    <w:rsid w:val="004D14FE"/>
    <w:rsid w:val="004D2B35"/>
    <w:rsid w:val="004E4B60"/>
    <w:rsid w:val="004F0CE4"/>
    <w:rsid w:val="004F3D9A"/>
    <w:rsid w:val="004F48B2"/>
    <w:rsid w:val="004F68F2"/>
    <w:rsid w:val="0050082A"/>
    <w:rsid w:val="00504431"/>
    <w:rsid w:val="0050700C"/>
    <w:rsid w:val="00511805"/>
    <w:rsid w:val="00513EF1"/>
    <w:rsid w:val="005154FF"/>
    <w:rsid w:val="0052124C"/>
    <w:rsid w:val="00526027"/>
    <w:rsid w:val="00537306"/>
    <w:rsid w:val="00537F31"/>
    <w:rsid w:val="0054339E"/>
    <w:rsid w:val="00543955"/>
    <w:rsid w:val="00550BBB"/>
    <w:rsid w:val="00551A7D"/>
    <w:rsid w:val="00551D6A"/>
    <w:rsid w:val="005577B7"/>
    <w:rsid w:val="00560FA0"/>
    <w:rsid w:val="00562963"/>
    <w:rsid w:val="00564517"/>
    <w:rsid w:val="00564CB0"/>
    <w:rsid w:val="00566696"/>
    <w:rsid w:val="005801DE"/>
    <w:rsid w:val="00580FF2"/>
    <w:rsid w:val="0058572F"/>
    <w:rsid w:val="00585BC8"/>
    <w:rsid w:val="00586103"/>
    <w:rsid w:val="005944FB"/>
    <w:rsid w:val="005970DE"/>
    <w:rsid w:val="005977C9"/>
    <w:rsid w:val="005A2A15"/>
    <w:rsid w:val="005A644D"/>
    <w:rsid w:val="005B43AE"/>
    <w:rsid w:val="005C0B52"/>
    <w:rsid w:val="005C2C10"/>
    <w:rsid w:val="005D44C8"/>
    <w:rsid w:val="005D4D5F"/>
    <w:rsid w:val="005D553B"/>
    <w:rsid w:val="005D5815"/>
    <w:rsid w:val="005E0504"/>
    <w:rsid w:val="005E307E"/>
    <w:rsid w:val="005E59F3"/>
    <w:rsid w:val="005E5C04"/>
    <w:rsid w:val="005E7283"/>
    <w:rsid w:val="005F287D"/>
    <w:rsid w:val="005F51EF"/>
    <w:rsid w:val="00605439"/>
    <w:rsid w:val="0061003D"/>
    <w:rsid w:val="00616593"/>
    <w:rsid w:val="00620AC0"/>
    <w:rsid w:val="00622383"/>
    <w:rsid w:val="00622E0A"/>
    <w:rsid w:val="00623437"/>
    <w:rsid w:val="00623B1B"/>
    <w:rsid w:val="00625B44"/>
    <w:rsid w:val="0063274E"/>
    <w:rsid w:val="00633058"/>
    <w:rsid w:val="006342D6"/>
    <w:rsid w:val="0063486A"/>
    <w:rsid w:val="00637176"/>
    <w:rsid w:val="006430EA"/>
    <w:rsid w:val="006479C6"/>
    <w:rsid w:val="00656A10"/>
    <w:rsid w:val="00662012"/>
    <w:rsid w:val="006638EF"/>
    <w:rsid w:val="00666178"/>
    <w:rsid w:val="00681CC8"/>
    <w:rsid w:val="006872BD"/>
    <w:rsid w:val="00692FB6"/>
    <w:rsid w:val="00694C83"/>
    <w:rsid w:val="006A2B3E"/>
    <w:rsid w:val="006A57A7"/>
    <w:rsid w:val="006A6B4B"/>
    <w:rsid w:val="006B0011"/>
    <w:rsid w:val="006B2E75"/>
    <w:rsid w:val="006B2FC9"/>
    <w:rsid w:val="006B7C6B"/>
    <w:rsid w:val="006D5171"/>
    <w:rsid w:val="006F5040"/>
    <w:rsid w:val="006F5813"/>
    <w:rsid w:val="006F62F5"/>
    <w:rsid w:val="0070016D"/>
    <w:rsid w:val="00707F3B"/>
    <w:rsid w:val="007110AA"/>
    <w:rsid w:val="00713690"/>
    <w:rsid w:val="00724748"/>
    <w:rsid w:val="00726D01"/>
    <w:rsid w:val="0072790A"/>
    <w:rsid w:val="0073035A"/>
    <w:rsid w:val="00733CB1"/>
    <w:rsid w:val="007350CA"/>
    <w:rsid w:val="00735454"/>
    <w:rsid w:val="00737DFD"/>
    <w:rsid w:val="00752225"/>
    <w:rsid w:val="00753D67"/>
    <w:rsid w:val="00754741"/>
    <w:rsid w:val="0075488A"/>
    <w:rsid w:val="00764466"/>
    <w:rsid w:val="007722CA"/>
    <w:rsid w:val="00772CE2"/>
    <w:rsid w:val="0077327E"/>
    <w:rsid w:val="00777A61"/>
    <w:rsid w:val="00782137"/>
    <w:rsid w:val="0078598B"/>
    <w:rsid w:val="0078628B"/>
    <w:rsid w:val="00786B81"/>
    <w:rsid w:val="00791499"/>
    <w:rsid w:val="007914F1"/>
    <w:rsid w:val="00795802"/>
    <w:rsid w:val="00795A32"/>
    <w:rsid w:val="007A3E05"/>
    <w:rsid w:val="007A5305"/>
    <w:rsid w:val="007A5CE3"/>
    <w:rsid w:val="007B07FE"/>
    <w:rsid w:val="007B23CC"/>
    <w:rsid w:val="007B5BB9"/>
    <w:rsid w:val="007C3339"/>
    <w:rsid w:val="007C3AD1"/>
    <w:rsid w:val="007D153B"/>
    <w:rsid w:val="007D1A5E"/>
    <w:rsid w:val="007D6C92"/>
    <w:rsid w:val="007E1985"/>
    <w:rsid w:val="007E55B3"/>
    <w:rsid w:val="007E76A9"/>
    <w:rsid w:val="007F3121"/>
    <w:rsid w:val="007F414D"/>
    <w:rsid w:val="00804477"/>
    <w:rsid w:val="00816CC4"/>
    <w:rsid w:val="00817619"/>
    <w:rsid w:val="00823158"/>
    <w:rsid w:val="00830345"/>
    <w:rsid w:val="00830D86"/>
    <w:rsid w:val="008441BC"/>
    <w:rsid w:val="00844312"/>
    <w:rsid w:val="00844710"/>
    <w:rsid w:val="00846369"/>
    <w:rsid w:val="00852D4F"/>
    <w:rsid w:val="00867619"/>
    <w:rsid w:val="0087261F"/>
    <w:rsid w:val="00872E55"/>
    <w:rsid w:val="00877296"/>
    <w:rsid w:val="00882BDB"/>
    <w:rsid w:val="008878F3"/>
    <w:rsid w:val="008879FA"/>
    <w:rsid w:val="00891A84"/>
    <w:rsid w:val="00892CA7"/>
    <w:rsid w:val="00895694"/>
    <w:rsid w:val="008A4050"/>
    <w:rsid w:val="008A73A9"/>
    <w:rsid w:val="008B1574"/>
    <w:rsid w:val="008B75EE"/>
    <w:rsid w:val="008C0501"/>
    <w:rsid w:val="008D372F"/>
    <w:rsid w:val="008D56A9"/>
    <w:rsid w:val="008D68F1"/>
    <w:rsid w:val="008E694E"/>
    <w:rsid w:val="008F05A4"/>
    <w:rsid w:val="008F38DD"/>
    <w:rsid w:val="00900F5C"/>
    <w:rsid w:val="009043E1"/>
    <w:rsid w:val="00906C05"/>
    <w:rsid w:val="00912429"/>
    <w:rsid w:val="00914AE8"/>
    <w:rsid w:val="009200CD"/>
    <w:rsid w:val="00921A42"/>
    <w:rsid w:val="00923056"/>
    <w:rsid w:val="009310C1"/>
    <w:rsid w:val="00933201"/>
    <w:rsid w:val="009451D1"/>
    <w:rsid w:val="009578DF"/>
    <w:rsid w:val="00961107"/>
    <w:rsid w:val="009613D2"/>
    <w:rsid w:val="009641A7"/>
    <w:rsid w:val="00971CF3"/>
    <w:rsid w:val="009762A6"/>
    <w:rsid w:val="0099156B"/>
    <w:rsid w:val="00994185"/>
    <w:rsid w:val="0099788F"/>
    <w:rsid w:val="009A1D3F"/>
    <w:rsid w:val="009A1D41"/>
    <w:rsid w:val="009A30F9"/>
    <w:rsid w:val="009A30FB"/>
    <w:rsid w:val="009A53E4"/>
    <w:rsid w:val="009A6F72"/>
    <w:rsid w:val="009B06AC"/>
    <w:rsid w:val="009B52E6"/>
    <w:rsid w:val="009B5FB8"/>
    <w:rsid w:val="009B630E"/>
    <w:rsid w:val="009C199F"/>
    <w:rsid w:val="009C7805"/>
    <w:rsid w:val="009D4052"/>
    <w:rsid w:val="009D496D"/>
    <w:rsid w:val="009E2869"/>
    <w:rsid w:val="009E606B"/>
    <w:rsid w:val="009F1B78"/>
    <w:rsid w:val="009F3075"/>
    <w:rsid w:val="009F42F7"/>
    <w:rsid w:val="00A0135F"/>
    <w:rsid w:val="00A067D0"/>
    <w:rsid w:val="00A1195F"/>
    <w:rsid w:val="00A11D45"/>
    <w:rsid w:val="00A3043C"/>
    <w:rsid w:val="00A31711"/>
    <w:rsid w:val="00A3477E"/>
    <w:rsid w:val="00A43231"/>
    <w:rsid w:val="00A447B4"/>
    <w:rsid w:val="00A51569"/>
    <w:rsid w:val="00A5742B"/>
    <w:rsid w:val="00A614E9"/>
    <w:rsid w:val="00A63773"/>
    <w:rsid w:val="00A63A19"/>
    <w:rsid w:val="00A66521"/>
    <w:rsid w:val="00A7104F"/>
    <w:rsid w:val="00A84E40"/>
    <w:rsid w:val="00A87C97"/>
    <w:rsid w:val="00A912A9"/>
    <w:rsid w:val="00A9601A"/>
    <w:rsid w:val="00A97C48"/>
    <w:rsid w:val="00AA1261"/>
    <w:rsid w:val="00AA1917"/>
    <w:rsid w:val="00AA26B6"/>
    <w:rsid w:val="00AA3415"/>
    <w:rsid w:val="00AB1F45"/>
    <w:rsid w:val="00AC485A"/>
    <w:rsid w:val="00AC5706"/>
    <w:rsid w:val="00AC7F81"/>
    <w:rsid w:val="00AD25AC"/>
    <w:rsid w:val="00AE2AF5"/>
    <w:rsid w:val="00AF08EA"/>
    <w:rsid w:val="00AF2939"/>
    <w:rsid w:val="00AF33FB"/>
    <w:rsid w:val="00AF5633"/>
    <w:rsid w:val="00AF7BE6"/>
    <w:rsid w:val="00B00CC4"/>
    <w:rsid w:val="00B01882"/>
    <w:rsid w:val="00B050BC"/>
    <w:rsid w:val="00B05837"/>
    <w:rsid w:val="00B05A6B"/>
    <w:rsid w:val="00B07B87"/>
    <w:rsid w:val="00B11E68"/>
    <w:rsid w:val="00B15569"/>
    <w:rsid w:val="00B21283"/>
    <w:rsid w:val="00B26795"/>
    <w:rsid w:val="00B268CF"/>
    <w:rsid w:val="00B30223"/>
    <w:rsid w:val="00B3064A"/>
    <w:rsid w:val="00B31C7A"/>
    <w:rsid w:val="00B36013"/>
    <w:rsid w:val="00B37366"/>
    <w:rsid w:val="00B40E8E"/>
    <w:rsid w:val="00B467CF"/>
    <w:rsid w:val="00B51DDB"/>
    <w:rsid w:val="00B544AA"/>
    <w:rsid w:val="00B54C60"/>
    <w:rsid w:val="00B57529"/>
    <w:rsid w:val="00B65E04"/>
    <w:rsid w:val="00B667A3"/>
    <w:rsid w:val="00B67191"/>
    <w:rsid w:val="00B727A9"/>
    <w:rsid w:val="00B743E0"/>
    <w:rsid w:val="00B80ADD"/>
    <w:rsid w:val="00B83575"/>
    <w:rsid w:val="00B85293"/>
    <w:rsid w:val="00B874AF"/>
    <w:rsid w:val="00B9319D"/>
    <w:rsid w:val="00B970DA"/>
    <w:rsid w:val="00B970E1"/>
    <w:rsid w:val="00BA13EB"/>
    <w:rsid w:val="00BA54F1"/>
    <w:rsid w:val="00BA61CE"/>
    <w:rsid w:val="00BA63FC"/>
    <w:rsid w:val="00BA7346"/>
    <w:rsid w:val="00BB7152"/>
    <w:rsid w:val="00BC1786"/>
    <w:rsid w:val="00BC1924"/>
    <w:rsid w:val="00BE230A"/>
    <w:rsid w:val="00BE3097"/>
    <w:rsid w:val="00BE3A84"/>
    <w:rsid w:val="00BE410D"/>
    <w:rsid w:val="00BE4BCE"/>
    <w:rsid w:val="00BF6DF5"/>
    <w:rsid w:val="00C02093"/>
    <w:rsid w:val="00C07DF4"/>
    <w:rsid w:val="00C11F6C"/>
    <w:rsid w:val="00C15325"/>
    <w:rsid w:val="00C2035C"/>
    <w:rsid w:val="00C21D33"/>
    <w:rsid w:val="00C23590"/>
    <w:rsid w:val="00C26D79"/>
    <w:rsid w:val="00C27425"/>
    <w:rsid w:val="00C3187B"/>
    <w:rsid w:val="00C379D7"/>
    <w:rsid w:val="00C45D13"/>
    <w:rsid w:val="00C54483"/>
    <w:rsid w:val="00C63229"/>
    <w:rsid w:val="00C676DC"/>
    <w:rsid w:val="00C70190"/>
    <w:rsid w:val="00C73673"/>
    <w:rsid w:val="00C812CC"/>
    <w:rsid w:val="00C8283A"/>
    <w:rsid w:val="00C8398B"/>
    <w:rsid w:val="00C83D2A"/>
    <w:rsid w:val="00C871B3"/>
    <w:rsid w:val="00C94441"/>
    <w:rsid w:val="00C9483C"/>
    <w:rsid w:val="00CB4B07"/>
    <w:rsid w:val="00CC0A17"/>
    <w:rsid w:val="00CD46BD"/>
    <w:rsid w:val="00CD471B"/>
    <w:rsid w:val="00CD5D0A"/>
    <w:rsid w:val="00CD6731"/>
    <w:rsid w:val="00CD74B1"/>
    <w:rsid w:val="00CE184B"/>
    <w:rsid w:val="00CE3959"/>
    <w:rsid w:val="00CF21E9"/>
    <w:rsid w:val="00CF500F"/>
    <w:rsid w:val="00CF5789"/>
    <w:rsid w:val="00D142C3"/>
    <w:rsid w:val="00D1542C"/>
    <w:rsid w:val="00D279C0"/>
    <w:rsid w:val="00D31A20"/>
    <w:rsid w:val="00D31F3A"/>
    <w:rsid w:val="00D34636"/>
    <w:rsid w:val="00D40F44"/>
    <w:rsid w:val="00D444E6"/>
    <w:rsid w:val="00D44EAC"/>
    <w:rsid w:val="00D51A3C"/>
    <w:rsid w:val="00D55C8D"/>
    <w:rsid w:val="00D57762"/>
    <w:rsid w:val="00D63933"/>
    <w:rsid w:val="00D63D36"/>
    <w:rsid w:val="00D7090B"/>
    <w:rsid w:val="00D72535"/>
    <w:rsid w:val="00D82153"/>
    <w:rsid w:val="00D82F54"/>
    <w:rsid w:val="00D84589"/>
    <w:rsid w:val="00D870D0"/>
    <w:rsid w:val="00D8734E"/>
    <w:rsid w:val="00D87B15"/>
    <w:rsid w:val="00D87BCD"/>
    <w:rsid w:val="00D90B9D"/>
    <w:rsid w:val="00D92215"/>
    <w:rsid w:val="00DA5BB5"/>
    <w:rsid w:val="00DB6A8F"/>
    <w:rsid w:val="00DC02EE"/>
    <w:rsid w:val="00DC4677"/>
    <w:rsid w:val="00DC71ED"/>
    <w:rsid w:val="00DD06F2"/>
    <w:rsid w:val="00DD297D"/>
    <w:rsid w:val="00DD6F71"/>
    <w:rsid w:val="00DD7416"/>
    <w:rsid w:val="00DD7BDD"/>
    <w:rsid w:val="00DE629D"/>
    <w:rsid w:val="00E03401"/>
    <w:rsid w:val="00E04F04"/>
    <w:rsid w:val="00E12097"/>
    <w:rsid w:val="00E21AB6"/>
    <w:rsid w:val="00E24FC1"/>
    <w:rsid w:val="00E3387B"/>
    <w:rsid w:val="00E35331"/>
    <w:rsid w:val="00E37253"/>
    <w:rsid w:val="00E408D5"/>
    <w:rsid w:val="00E43A3C"/>
    <w:rsid w:val="00E458AE"/>
    <w:rsid w:val="00E52634"/>
    <w:rsid w:val="00E57CE0"/>
    <w:rsid w:val="00E61E79"/>
    <w:rsid w:val="00E62D4C"/>
    <w:rsid w:val="00E62F5C"/>
    <w:rsid w:val="00E631BF"/>
    <w:rsid w:val="00E669D4"/>
    <w:rsid w:val="00E72519"/>
    <w:rsid w:val="00E75EBA"/>
    <w:rsid w:val="00E816B0"/>
    <w:rsid w:val="00E83115"/>
    <w:rsid w:val="00E85391"/>
    <w:rsid w:val="00E87E8F"/>
    <w:rsid w:val="00E94D11"/>
    <w:rsid w:val="00E95D1E"/>
    <w:rsid w:val="00EA69BD"/>
    <w:rsid w:val="00EB05FA"/>
    <w:rsid w:val="00EB35A6"/>
    <w:rsid w:val="00EB4084"/>
    <w:rsid w:val="00EC0922"/>
    <w:rsid w:val="00EC13B5"/>
    <w:rsid w:val="00EC403F"/>
    <w:rsid w:val="00EC4D46"/>
    <w:rsid w:val="00ED0707"/>
    <w:rsid w:val="00ED2802"/>
    <w:rsid w:val="00ED7E7D"/>
    <w:rsid w:val="00EE6D54"/>
    <w:rsid w:val="00EF0980"/>
    <w:rsid w:val="00EF3C82"/>
    <w:rsid w:val="00F05289"/>
    <w:rsid w:val="00F1108D"/>
    <w:rsid w:val="00F163F7"/>
    <w:rsid w:val="00F17B0F"/>
    <w:rsid w:val="00F2488E"/>
    <w:rsid w:val="00F25133"/>
    <w:rsid w:val="00F26AD5"/>
    <w:rsid w:val="00F30B48"/>
    <w:rsid w:val="00F36CA4"/>
    <w:rsid w:val="00F4208A"/>
    <w:rsid w:val="00F42506"/>
    <w:rsid w:val="00F4774C"/>
    <w:rsid w:val="00F65E19"/>
    <w:rsid w:val="00F66CE8"/>
    <w:rsid w:val="00F73BD4"/>
    <w:rsid w:val="00F821D4"/>
    <w:rsid w:val="00F8245C"/>
    <w:rsid w:val="00F86177"/>
    <w:rsid w:val="00F95386"/>
    <w:rsid w:val="00FA2DCF"/>
    <w:rsid w:val="00FA4E49"/>
    <w:rsid w:val="00FB0ABF"/>
    <w:rsid w:val="00FB1008"/>
    <w:rsid w:val="00FB653B"/>
    <w:rsid w:val="00FB6FE7"/>
    <w:rsid w:val="00FC325C"/>
    <w:rsid w:val="00FC7810"/>
    <w:rsid w:val="00FC7ACC"/>
    <w:rsid w:val="00FD0B9F"/>
    <w:rsid w:val="00FD160E"/>
    <w:rsid w:val="00FD27B5"/>
    <w:rsid w:val="00FE0108"/>
    <w:rsid w:val="00FF26F9"/>
    <w:rsid w:val="00FF5CC6"/>
    <w:rsid w:val="0186FB59"/>
    <w:rsid w:val="0188188D"/>
    <w:rsid w:val="024220FE"/>
    <w:rsid w:val="03EE6109"/>
    <w:rsid w:val="040FBABB"/>
    <w:rsid w:val="0496F74E"/>
    <w:rsid w:val="04AE0D05"/>
    <w:rsid w:val="04F1B38E"/>
    <w:rsid w:val="0626D5AF"/>
    <w:rsid w:val="07301F10"/>
    <w:rsid w:val="0830B26E"/>
    <w:rsid w:val="0885DB8F"/>
    <w:rsid w:val="08B87818"/>
    <w:rsid w:val="08F3E755"/>
    <w:rsid w:val="0A94260A"/>
    <w:rsid w:val="0AA5A471"/>
    <w:rsid w:val="0B57A332"/>
    <w:rsid w:val="0B6799CF"/>
    <w:rsid w:val="0C0823AE"/>
    <w:rsid w:val="0C87F5C9"/>
    <w:rsid w:val="0D1909FB"/>
    <w:rsid w:val="0D5A248A"/>
    <w:rsid w:val="0F3877C3"/>
    <w:rsid w:val="0FD1F562"/>
    <w:rsid w:val="108ED5E9"/>
    <w:rsid w:val="113A6C2A"/>
    <w:rsid w:val="122E6F51"/>
    <w:rsid w:val="126C8081"/>
    <w:rsid w:val="12DE2399"/>
    <w:rsid w:val="13088686"/>
    <w:rsid w:val="13EB83F0"/>
    <w:rsid w:val="14635F8A"/>
    <w:rsid w:val="15B56062"/>
    <w:rsid w:val="16B33D62"/>
    <w:rsid w:val="16D83294"/>
    <w:rsid w:val="17F95777"/>
    <w:rsid w:val="181D660B"/>
    <w:rsid w:val="19EA9C26"/>
    <w:rsid w:val="1C3B7338"/>
    <w:rsid w:val="1C43E8FE"/>
    <w:rsid w:val="1C5DD2E5"/>
    <w:rsid w:val="1C635509"/>
    <w:rsid w:val="1D70EF11"/>
    <w:rsid w:val="1DD1F036"/>
    <w:rsid w:val="1DD3E7D1"/>
    <w:rsid w:val="1E396732"/>
    <w:rsid w:val="1E4377DD"/>
    <w:rsid w:val="1E554689"/>
    <w:rsid w:val="1EF4BFB0"/>
    <w:rsid w:val="1F05A1AC"/>
    <w:rsid w:val="1F58609C"/>
    <w:rsid w:val="1F9068EB"/>
    <w:rsid w:val="201F7E8F"/>
    <w:rsid w:val="20C7E459"/>
    <w:rsid w:val="21B7EE4D"/>
    <w:rsid w:val="21B957DB"/>
    <w:rsid w:val="245FD23A"/>
    <w:rsid w:val="257010EF"/>
    <w:rsid w:val="25CE4AB2"/>
    <w:rsid w:val="26D64D85"/>
    <w:rsid w:val="28E2C7EB"/>
    <w:rsid w:val="2A407294"/>
    <w:rsid w:val="2B1219B1"/>
    <w:rsid w:val="2D9B7099"/>
    <w:rsid w:val="2F43FB98"/>
    <w:rsid w:val="30821FD4"/>
    <w:rsid w:val="30CD90F8"/>
    <w:rsid w:val="3183B676"/>
    <w:rsid w:val="31CBF979"/>
    <w:rsid w:val="31E19892"/>
    <w:rsid w:val="31E2D334"/>
    <w:rsid w:val="326BFF39"/>
    <w:rsid w:val="329D355C"/>
    <w:rsid w:val="32E8A187"/>
    <w:rsid w:val="3417D354"/>
    <w:rsid w:val="34472CC8"/>
    <w:rsid w:val="350F232C"/>
    <w:rsid w:val="367E196E"/>
    <w:rsid w:val="37C60836"/>
    <w:rsid w:val="38200EA4"/>
    <w:rsid w:val="38D75D3B"/>
    <w:rsid w:val="3A6103DD"/>
    <w:rsid w:val="3A8159C1"/>
    <w:rsid w:val="3A9B1ECC"/>
    <w:rsid w:val="3BED9072"/>
    <w:rsid w:val="3C0F1A4B"/>
    <w:rsid w:val="3CC65BF9"/>
    <w:rsid w:val="3E543DAD"/>
    <w:rsid w:val="3E6BDBE2"/>
    <w:rsid w:val="3E996C73"/>
    <w:rsid w:val="3EE5D3D4"/>
    <w:rsid w:val="4059AAD1"/>
    <w:rsid w:val="40E4ACD9"/>
    <w:rsid w:val="42073715"/>
    <w:rsid w:val="42265C4F"/>
    <w:rsid w:val="424C8254"/>
    <w:rsid w:val="4294F1C4"/>
    <w:rsid w:val="42B4152A"/>
    <w:rsid w:val="43B5EF9A"/>
    <w:rsid w:val="43C32F05"/>
    <w:rsid w:val="444A2AF8"/>
    <w:rsid w:val="4565950E"/>
    <w:rsid w:val="45BDB78A"/>
    <w:rsid w:val="480A0E52"/>
    <w:rsid w:val="4905F98E"/>
    <w:rsid w:val="4978663E"/>
    <w:rsid w:val="4AC1166F"/>
    <w:rsid w:val="4D685C65"/>
    <w:rsid w:val="4DC8EF32"/>
    <w:rsid w:val="4E52F096"/>
    <w:rsid w:val="4F2C0D41"/>
    <w:rsid w:val="4F560926"/>
    <w:rsid w:val="4F5E862A"/>
    <w:rsid w:val="4F77AA3C"/>
    <w:rsid w:val="4F7ED14B"/>
    <w:rsid w:val="4F8BC73B"/>
    <w:rsid w:val="51E6C5E5"/>
    <w:rsid w:val="5234CC3A"/>
    <w:rsid w:val="5274E117"/>
    <w:rsid w:val="52CE31F2"/>
    <w:rsid w:val="533F6655"/>
    <w:rsid w:val="5367FB6B"/>
    <w:rsid w:val="537AEAE7"/>
    <w:rsid w:val="54869BB7"/>
    <w:rsid w:val="54AA0D24"/>
    <w:rsid w:val="54CC23BF"/>
    <w:rsid w:val="54E07942"/>
    <w:rsid w:val="560B0B2D"/>
    <w:rsid w:val="56245DEA"/>
    <w:rsid w:val="57637E44"/>
    <w:rsid w:val="578EFE81"/>
    <w:rsid w:val="57A80D00"/>
    <w:rsid w:val="580EE8F5"/>
    <w:rsid w:val="58232BD5"/>
    <w:rsid w:val="58E0DCC0"/>
    <w:rsid w:val="5912B474"/>
    <w:rsid w:val="59F6F3EE"/>
    <w:rsid w:val="5A666A98"/>
    <w:rsid w:val="5AFEDFAB"/>
    <w:rsid w:val="5B53E652"/>
    <w:rsid w:val="5B78CA11"/>
    <w:rsid w:val="5BD242F5"/>
    <w:rsid w:val="5D00CD0D"/>
    <w:rsid w:val="5DD8159C"/>
    <w:rsid w:val="5EF481FA"/>
    <w:rsid w:val="5F0E2E70"/>
    <w:rsid w:val="619B21CA"/>
    <w:rsid w:val="62346228"/>
    <w:rsid w:val="6491C7BF"/>
    <w:rsid w:val="65706C4F"/>
    <w:rsid w:val="65A26AA2"/>
    <w:rsid w:val="65E0F9B1"/>
    <w:rsid w:val="6674CE80"/>
    <w:rsid w:val="68738643"/>
    <w:rsid w:val="688BA226"/>
    <w:rsid w:val="6898A499"/>
    <w:rsid w:val="693F20AE"/>
    <w:rsid w:val="696CAF97"/>
    <w:rsid w:val="6A0C708B"/>
    <w:rsid w:val="6A314ADA"/>
    <w:rsid w:val="6B6862B4"/>
    <w:rsid w:val="6BB62E78"/>
    <w:rsid w:val="6C1C9692"/>
    <w:rsid w:val="6C8AF1A5"/>
    <w:rsid w:val="6D5ED1D1"/>
    <w:rsid w:val="6F1EFB5C"/>
    <w:rsid w:val="7109CE72"/>
    <w:rsid w:val="7244A62C"/>
    <w:rsid w:val="72745059"/>
    <w:rsid w:val="72C0F9F1"/>
    <w:rsid w:val="732E60D7"/>
    <w:rsid w:val="7353C636"/>
    <w:rsid w:val="735448C5"/>
    <w:rsid w:val="73AACB62"/>
    <w:rsid w:val="7419A548"/>
    <w:rsid w:val="75658B0A"/>
    <w:rsid w:val="75935BB4"/>
    <w:rsid w:val="75C6A3D0"/>
    <w:rsid w:val="75EF4608"/>
    <w:rsid w:val="7614A00F"/>
    <w:rsid w:val="76D855F3"/>
    <w:rsid w:val="775A9079"/>
    <w:rsid w:val="784674BC"/>
    <w:rsid w:val="78BE3A4C"/>
    <w:rsid w:val="79CDDEA7"/>
    <w:rsid w:val="79D4A33D"/>
    <w:rsid w:val="79F342D2"/>
    <w:rsid w:val="79F592F2"/>
    <w:rsid w:val="7A059AC9"/>
    <w:rsid w:val="7BB8026A"/>
    <w:rsid w:val="7BC79FED"/>
    <w:rsid w:val="7BDD3079"/>
    <w:rsid w:val="7C14C7CD"/>
    <w:rsid w:val="7CCDB2C5"/>
    <w:rsid w:val="7D02844F"/>
    <w:rsid w:val="7D34C800"/>
    <w:rsid w:val="7DCA38DE"/>
    <w:rsid w:val="7E9B5A34"/>
    <w:rsid w:val="7EEDE1DA"/>
    <w:rsid w:val="7EF9311C"/>
    <w:rsid w:val="7F0217D2"/>
    <w:rsid w:val="7F8DF06C"/>
    <w:rsid w:val="7F963ABC"/>
    <w:rsid w:val="7FCB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2829"/>
  <w15:docId w15:val="{8985DB4C-9F67-41C1-B4C5-8C606D9F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6D"/>
  </w:style>
  <w:style w:type="paragraph" w:styleId="Heading1">
    <w:name w:val="heading 1"/>
    <w:basedOn w:val="Normal"/>
    <w:next w:val="Normal"/>
    <w:link w:val="Heading1Char"/>
    <w:uiPriority w:val="9"/>
    <w:qFormat/>
    <w:rsid w:val="00700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6D"/>
    <w:rPr>
      <w:rFonts w:eastAsiaTheme="majorEastAsia" w:cstheme="majorBidi"/>
      <w:color w:val="272727" w:themeColor="text1" w:themeTint="D8"/>
    </w:rPr>
  </w:style>
  <w:style w:type="paragraph" w:styleId="Title">
    <w:name w:val="Title"/>
    <w:basedOn w:val="Normal"/>
    <w:next w:val="Normal"/>
    <w:link w:val="TitleChar"/>
    <w:uiPriority w:val="10"/>
    <w:qFormat/>
    <w:rsid w:val="00700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6D"/>
    <w:pPr>
      <w:spacing w:before="160"/>
      <w:jc w:val="center"/>
    </w:pPr>
    <w:rPr>
      <w:i/>
      <w:iCs/>
      <w:color w:val="404040" w:themeColor="text1" w:themeTint="BF"/>
    </w:rPr>
  </w:style>
  <w:style w:type="character" w:customStyle="1" w:styleId="QuoteChar">
    <w:name w:val="Quote Char"/>
    <w:basedOn w:val="DefaultParagraphFont"/>
    <w:link w:val="Quote"/>
    <w:uiPriority w:val="29"/>
    <w:rsid w:val="0070016D"/>
    <w:rPr>
      <w:i/>
      <w:iCs/>
      <w:color w:val="404040" w:themeColor="text1" w:themeTint="BF"/>
    </w:rPr>
  </w:style>
  <w:style w:type="paragraph" w:styleId="ListParagraph">
    <w:name w:val="List Paragraph"/>
    <w:basedOn w:val="Normal"/>
    <w:uiPriority w:val="34"/>
    <w:qFormat/>
    <w:rsid w:val="0070016D"/>
    <w:pPr>
      <w:ind w:left="720"/>
      <w:contextualSpacing/>
    </w:pPr>
  </w:style>
  <w:style w:type="character" w:styleId="IntenseEmphasis">
    <w:name w:val="Intense Emphasis"/>
    <w:basedOn w:val="DefaultParagraphFont"/>
    <w:uiPriority w:val="21"/>
    <w:qFormat/>
    <w:rsid w:val="0070016D"/>
    <w:rPr>
      <w:i/>
      <w:iCs/>
      <w:color w:val="0F4761" w:themeColor="accent1" w:themeShade="BF"/>
    </w:rPr>
  </w:style>
  <w:style w:type="paragraph" w:styleId="IntenseQuote">
    <w:name w:val="Intense Quote"/>
    <w:basedOn w:val="Normal"/>
    <w:next w:val="Normal"/>
    <w:link w:val="IntenseQuoteChar"/>
    <w:uiPriority w:val="30"/>
    <w:qFormat/>
    <w:rsid w:val="00700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16D"/>
    <w:rPr>
      <w:i/>
      <w:iCs/>
      <w:color w:val="0F4761" w:themeColor="accent1" w:themeShade="BF"/>
    </w:rPr>
  </w:style>
  <w:style w:type="character" w:styleId="IntenseReference">
    <w:name w:val="Intense Reference"/>
    <w:basedOn w:val="DefaultParagraphFont"/>
    <w:uiPriority w:val="32"/>
    <w:qFormat/>
    <w:rsid w:val="0070016D"/>
    <w:rPr>
      <w:b/>
      <w:bCs/>
      <w:smallCaps/>
      <w:color w:val="0F4761" w:themeColor="accent1" w:themeShade="BF"/>
      <w:spacing w:val="5"/>
    </w:rPr>
  </w:style>
  <w:style w:type="paragraph" w:styleId="Header">
    <w:name w:val="header"/>
    <w:basedOn w:val="Normal"/>
    <w:link w:val="HeaderChar"/>
    <w:uiPriority w:val="99"/>
    <w:unhideWhenUsed/>
    <w:rsid w:val="007001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16D"/>
  </w:style>
  <w:style w:type="paragraph" w:styleId="Footer">
    <w:name w:val="footer"/>
    <w:basedOn w:val="Normal"/>
    <w:link w:val="FooterChar"/>
    <w:uiPriority w:val="99"/>
    <w:unhideWhenUsed/>
    <w:rsid w:val="00700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16D"/>
  </w:style>
  <w:style w:type="paragraph" w:styleId="NoSpacing">
    <w:name w:val="No Spacing"/>
    <w:uiPriority w:val="1"/>
    <w:qFormat/>
    <w:rsid w:val="0070016D"/>
    <w:pPr>
      <w:spacing w:after="0" w:line="240" w:lineRule="auto"/>
    </w:pPr>
  </w:style>
  <w:style w:type="table" w:customStyle="1" w:styleId="TableGrid1">
    <w:name w:val="Table Grid1"/>
    <w:basedOn w:val="TableNormal"/>
    <w:next w:val="TableGrid"/>
    <w:uiPriority w:val="39"/>
    <w:rsid w:val="00A3043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30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36273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2">
    <w:name w:val="pb-2"/>
    <w:basedOn w:val="Normal"/>
    <w:rsid w:val="00A97C48"/>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issue-underline">
    <w:name w:val="issue-underline"/>
    <w:basedOn w:val="DefaultParagraphFont"/>
    <w:rsid w:val="00A97C48"/>
  </w:style>
  <w:style w:type="character" w:styleId="Hyperlink">
    <w:name w:val="Hyperlink"/>
    <w:basedOn w:val="DefaultParagraphFont"/>
    <w:uiPriority w:val="99"/>
    <w:unhideWhenUsed/>
    <w:rsid w:val="00AF7BE6"/>
    <w:rPr>
      <w:color w:val="467886" w:themeColor="hyperlink"/>
      <w:u w:val="single"/>
    </w:rPr>
  </w:style>
  <w:style w:type="character" w:styleId="UnresolvedMention">
    <w:name w:val="Unresolved Mention"/>
    <w:basedOn w:val="DefaultParagraphFont"/>
    <w:uiPriority w:val="99"/>
    <w:semiHidden/>
    <w:unhideWhenUsed/>
    <w:rsid w:val="00AF7BE6"/>
    <w:rPr>
      <w:color w:val="605E5C"/>
      <w:shd w:val="clear" w:color="auto" w:fill="E1DFDD"/>
    </w:rPr>
  </w:style>
  <w:style w:type="paragraph" w:customStyle="1" w:styleId="gmail-msonospacing">
    <w:name w:val="gmail-msonospacing"/>
    <w:basedOn w:val="Normal"/>
    <w:rsid w:val="001E52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562963"/>
    <w:rPr>
      <w:color w:val="96607D" w:themeColor="followedHyperlink"/>
      <w:u w:val="single"/>
    </w:rPr>
  </w:style>
  <w:style w:type="paragraph" w:styleId="NormalWeb">
    <w:name w:val="Normal (Web)"/>
    <w:basedOn w:val="Normal"/>
    <w:uiPriority w:val="99"/>
    <w:unhideWhenUsed/>
    <w:rsid w:val="00B05A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05A6B"/>
    <w:rPr>
      <w:b/>
      <w:bCs/>
    </w:rPr>
  </w:style>
  <w:style w:type="paragraph" w:styleId="Revision">
    <w:name w:val="Revision"/>
    <w:hidden/>
    <w:uiPriority w:val="99"/>
    <w:semiHidden/>
    <w:rsid w:val="0078628B"/>
    <w:pPr>
      <w:spacing w:after="0" w:line="240" w:lineRule="auto"/>
    </w:pPr>
  </w:style>
  <w:style w:type="table" w:styleId="PlainTable1">
    <w:name w:val="Plain Table 1"/>
    <w:basedOn w:val="TableNormal"/>
    <w:uiPriority w:val="41"/>
    <w:rsid w:val="000E6DCB"/>
    <w:pPr>
      <w:spacing w:after="0" w:line="240" w:lineRule="auto"/>
    </w:pPr>
    <w:rPr>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033">
      <w:bodyDiv w:val="1"/>
      <w:marLeft w:val="0"/>
      <w:marRight w:val="0"/>
      <w:marTop w:val="0"/>
      <w:marBottom w:val="0"/>
      <w:divBdr>
        <w:top w:val="none" w:sz="0" w:space="0" w:color="auto"/>
        <w:left w:val="none" w:sz="0" w:space="0" w:color="auto"/>
        <w:bottom w:val="none" w:sz="0" w:space="0" w:color="auto"/>
        <w:right w:val="none" w:sz="0" w:space="0" w:color="auto"/>
      </w:divBdr>
    </w:div>
    <w:div w:id="70667205">
      <w:bodyDiv w:val="1"/>
      <w:marLeft w:val="0"/>
      <w:marRight w:val="0"/>
      <w:marTop w:val="0"/>
      <w:marBottom w:val="0"/>
      <w:divBdr>
        <w:top w:val="none" w:sz="0" w:space="0" w:color="auto"/>
        <w:left w:val="none" w:sz="0" w:space="0" w:color="auto"/>
        <w:bottom w:val="none" w:sz="0" w:space="0" w:color="auto"/>
        <w:right w:val="none" w:sz="0" w:space="0" w:color="auto"/>
      </w:divBdr>
    </w:div>
    <w:div w:id="83306658">
      <w:bodyDiv w:val="1"/>
      <w:marLeft w:val="0"/>
      <w:marRight w:val="0"/>
      <w:marTop w:val="0"/>
      <w:marBottom w:val="0"/>
      <w:divBdr>
        <w:top w:val="none" w:sz="0" w:space="0" w:color="auto"/>
        <w:left w:val="none" w:sz="0" w:space="0" w:color="auto"/>
        <w:bottom w:val="none" w:sz="0" w:space="0" w:color="auto"/>
        <w:right w:val="none" w:sz="0" w:space="0" w:color="auto"/>
      </w:divBdr>
    </w:div>
    <w:div w:id="169754925">
      <w:bodyDiv w:val="1"/>
      <w:marLeft w:val="0"/>
      <w:marRight w:val="0"/>
      <w:marTop w:val="0"/>
      <w:marBottom w:val="0"/>
      <w:divBdr>
        <w:top w:val="none" w:sz="0" w:space="0" w:color="auto"/>
        <w:left w:val="none" w:sz="0" w:space="0" w:color="auto"/>
        <w:bottom w:val="none" w:sz="0" w:space="0" w:color="auto"/>
        <w:right w:val="none" w:sz="0" w:space="0" w:color="auto"/>
      </w:divBdr>
    </w:div>
    <w:div w:id="252904420">
      <w:bodyDiv w:val="1"/>
      <w:marLeft w:val="0"/>
      <w:marRight w:val="0"/>
      <w:marTop w:val="0"/>
      <w:marBottom w:val="0"/>
      <w:divBdr>
        <w:top w:val="none" w:sz="0" w:space="0" w:color="auto"/>
        <w:left w:val="none" w:sz="0" w:space="0" w:color="auto"/>
        <w:bottom w:val="none" w:sz="0" w:space="0" w:color="auto"/>
        <w:right w:val="none" w:sz="0" w:space="0" w:color="auto"/>
      </w:divBdr>
      <w:divsChild>
        <w:div w:id="38669093">
          <w:marLeft w:val="0"/>
          <w:marRight w:val="0"/>
          <w:marTop w:val="0"/>
          <w:marBottom w:val="0"/>
          <w:divBdr>
            <w:top w:val="none" w:sz="0" w:space="0" w:color="auto"/>
            <w:left w:val="none" w:sz="0" w:space="0" w:color="auto"/>
            <w:bottom w:val="none" w:sz="0" w:space="0" w:color="auto"/>
            <w:right w:val="none" w:sz="0" w:space="0" w:color="auto"/>
          </w:divBdr>
          <w:divsChild>
            <w:div w:id="7322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4671">
      <w:bodyDiv w:val="1"/>
      <w:marLeft w:val="0"/>
      <w:marRight w:val="0"/>
      <w:marTop w:val="0"/>
      <w:marBottom w:val="0"/>
      <w:divBdr>
        <w:top w:val="none" w:sz="0" w:space="0" w:color="auto"/>
        <w:left w:val="none" w:sz="0" w:space="0" w:color="auto"/>
        <w:bottom w:val="none" w:sz="0" w:space="0" w:color="auto"/>
        <w:right w:val="none" w:sz="0" w:space="0" w:color="auto"/>
      </w:divBdr>
      <w:divsChild>
        <w:div w:id="1273635206">
          <w:marLeft w:val="0"/>
          <w:marRight w:val="0"/>
          <w:marTop w:val="0"/>
          <w:marBottom w:val="0"/>
          <w:divBdr>
            <w:top w:val="none" w:sz="0" w:space="0" w:color="auto"/>
            <w:left w:val="none" w:sz="0" w:space="0" w:color="auto"/>
            <w:bottom w:val="none" w:sz="0" w:space="0" w:color="auto"/>
            <w:right w:val="none" w:sz="0" w:space="0" w:color="auto"/>
          </w:divBdr>
          <w:divsChild>
            <w:div w:id="501505206">
              <w:marLeft w:val="0"/>
              <w:marRight w:val="0"/>
              <w:marTop w:val="0"/>
              <w:marBottom w:val="0"/>
              <w:divBdr>
                <w:top w:val="none" w:sz="0" w:space="0" w:color="auto"/>
                <w:left w:val="none" w:sz="0" w:space="0" w:color="auto"/>
                <w:bottom w:val="none" w:sz="0" w:space="0" w:color="auto"/>
                <w:right w:val="none" w:sz="0" w:space="0" w:color="auto"/>
              </w:divBdr>
              <w:divsChild>
                <w:div w:id="824472902">
                  <w:marLeft w:val="0"/>
                  <w:marRight w:val="0"/>
                  <w:marTop w:val="0"/>
                  <w:marBottom w:val="0"/>
                  <w:divBdr>
                    <w:top w:val="none" w:sz="0" w:space="0" w:color="auto"/>
                    <w:left w:val="none" w:sz="0" w:space="0" w:color="auto"/>
                    <w:bottom w:val="none" w:sz="0" w:space="0" w:color="auto"/>
                    <w:right w:val="none" w:sz="0" w:space="0" w:color="auto"/>
                  </w:divBdr>
                  <w:divsChild>
                    <w:div w:id="17883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04305">
          <w:marLeft w:val="0"/>
          <w:marRight w:val="0"/>
          <w:marTop w:val="0"/>
          <w:marBottom w:val="0"/>
          <w:divBdr>
            <w:top w:val="none" w:sz="0" w:space="0" w:color="auto"/>
            <w:left w:val="none" w:sz="0" w:space="0" w:color="auto"/>
            <w:bottom w:val="none" w:sz="0" w:space="0" w:color="auto"/>
            <w:right w:val="none" w:sz="0" w:space="0" w:color="auto"/>
          </w:divBdr>
          <w:divsChild>
            <w:div w:id="1046444250">
              <w:marLeft w:val="0"/>
              <w:marRight w:val="0"/>
              <w:marTop w:val="0"/>
              <w:marBottom w:val="0"/>
              <w:divBdr>
                <w:top w:val="none" w:sz="0" w:space="0" w:color="auto"/>
                <w:left w:val="none" w:sz="0" w:space="0" w:color="auto"/>
                <w:bottom w:val="none" w:sz="0" w:space="0" w:color="auto"/>
                <w:right w:val="none" w:sz="0" w:space="0" w:color="auto"/>
              </w:divBdr>
              <w:divsChild>
                <w:div w:id="837773554">
                  <w:marLeft w:val="0"/>
                  <w:marRight w:val="0"/>
                  <w:marTop w:val="0"/>
                  <w:marBottom w:val="0"/>
                  <w:divBdr>
                    <w:top w:val="none" w:sz="0" w:space="0" w:color="auto"/>
                    <w:left w:val="none" w:sz="0" w:space="0" w:color="auto"/>
                    <w:bottom w:val="none" w:sz="0" w:space="0" w:color="auto"/>
                    <w:right w:val="none" w:sz="0" w:space="0" w:color="auto"/>
                  </w:divBdr>
                  <w:divsChild>
                    <w:div w:id="2607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92560">
      <w:bodyDiv w:val="1"/>
      <w:marLeft w:val="0"/>
      <w:marRight w:val="0"/>
      <w:marTop w:val="0"/>
      <w:marBottom w:val="0"/>
      <w:divBdr>
        <w:top w:val="none" w:sz="0" w:space="0" w:color="auto"/>
        <w:left w:val="none" w:sz="0" w:space="0" w:color="auto"/>
        <w:bottom w:val="none" w:sz="0" w:space="0" w:color="auto"/>
        <w:right w:val="none" w:sz="0" w:space="0" w:color="auto"/>
      </w:divBdr>
    </w:div>
    <w:div w:id="485053065">
      <w:bodyDiv w:val="1"/>
      <w:marLeft w:val="0"/>
      <w:marRight w:val="0"/>
      <w:marTop w:val="0"/>
      <w:marBottom w:val="0"/>
      <w:divBdr>
        <w:top w:val="none" w:sz="0" w:space="0" w:color="auto"/>
        <w:left w:val="none" w:sz="0" w:space="0" w:color="auto"/>
        <w:bottom w:val="none" w:sz="0" w:space="0" w:color="auto"/>
        <w:right w:val="none" w:sz="0" w:space="0" w:color="auto"/>
      </w:divBdr>
    </w:div>
    <w:div w:id="606812728">
      <w:bodyDiv w:val="1"/>
      <w:marLeft w:val="0"/>
      <w:marRight w:val="0"/>
      <w:marTop w:val="0"/>
      <w:marBottom w:val="0"/>
      <w:divBdr>
        <w:top w:val="none" w:sz="0" w:space="0" w:color="auto"/>
        <w:left w:val="none" w:sz="0" w:space="0" w:color="auto"/>
        <w:bottom w:val="none" w:sz="0" w:space="0" w:color="auto"/>
        <w:right w:val="none" w:sz="0" w:space="0" w:color="auto"/>
      </w:divBdr>
    </w:div>
    <w:div w:id="611471421">
      <w:bodyDiv w:val="1"/>
      <w:marLeft w:val="0"/>
      <w:marRight w:val="0"/>
      <w:marTop w:val="0"/>
      <w:marBottom w:val="0"/>
      <w:divBdr>
        <w:top w:val="none" w:sz="0" w:space="0" w:color="auto"/>
        <w:left w:val="none" w:sz="0" w:space="0" w:color="auto"/>
        <w:bottom w:val="none" w:sz="0" w:space="0" w:color="auto"/>
        <w:right w:val="none" w:sz="0" w:space="0" w:color="auto"/>
      </w:divBdr>
    </w:div>
    <w:div w:id="624390785">
      <w:bodyDiv w:val="1"/>
      <w:marLeft w:val="0"/>
      <w:marRight w:val="0"/>
      <w:marTop w:val="0"/>
      <w:marBottom w:val="0"/>
      <w:divBdr>
        <w:top w:val="none" w:sz="0" w:space="0" w:color="auto"/>
        <w:left w:val="none" w:sz="0" w:space="0" w:color="auto"/>
        <w:bottom w:val="none" w:sz="0" w:space="0" w:color="auto"/>
        <w:right w:val="none" w:sz="0" w:space="0" w:color="auto"/>
      </w:divBdr>
    </w:div>
    <w:div w:id="660619442">
      <w:bodyDiv w:val="1"/>
      <w:marLeft w:val="0"/>
      <w:marRight w:val="0"/>
      <w:marTop w:val="0"/>
      <w:marBottom w:val="0"/>
      <w:divBdr>
        <w:top w:val="none" w:sz="0" w:space="0" w:color="auto"/>
        <w:left w:val="none" w:sz="0" w:space="0" w:color="auto"/>
        <w:bottom w:val="none" w:sz="0" w:space="0" w:color="auto"/>
        <w:right w:val="none" w:sz="0" w:space="0" w:color="auto"/>
      </w:divBdr>
      <w:divsChild>
        <w:div w:id="686979670">
          <w:marLeft w:val="0"/>
          <w:marRight w:val="0"/>
          <w:marTop w:val="0"/>
          <w:marBottom w:val="0"/>
          <w:divBdr>
            <w:top w:val="none" w:sz="0" w:space="0" w:color="auto"/>
            <w:left w:val="none" w:sz="0" w:space="0" w:color="auto"/>
            <w:bottom w:val="none" w:sz="0" w:space="0" w:color="auto"/>
            <w:right w:val="none" w:sz="0" w:space="0" w:color="auto"/>
          </w:divBdr>
          <w:divsChild>
            <w:div w:id="1066100377">
              <w:marLeft w:val="0"/>
              <w:marRight w:val="0"/>
              <w:marTop w:val="0"/>
              <w:marBottom w:val="0"/>
              <w:divBdr>
                <w:top w:val="none" w:sz="0" w:space="0" w:color="auto"/>
                <w:left w:val="none" w:sz="0" w:space="0" w:color="auto"/>
                <w:bottom w:val="none" w:sz="0" w:space="0" w:color="auto"/>
                <w:right w:val="none" w:sz="0" w:space="0" w:color="auto"/>
              </w:divBdr>
              <w:divsChild>
                <w:div w:id="1266764213">
                  <w:marLeft w:val="0"/>
                  <w:marRight w:val="0"/>
                  <w:marTop w:val="0"/>
                  <w:marBottom w:val="0"/>
                  <w:divBdr>
                    <w:top w:val="none" w:sz="0" w:space="0" w:color="auto"/>
                    <w:left w:val="none" w:sz="0" w:space="0" w:color="auto"/>
                    <w:bottom w:val="none" w:sz="0" w:space="0" w:color="auto"/>
                    <w:right w:val="none" w:sz="0" w:space="0" w:color="auto"/>
                  </w:divBdr>
                  <w:divsChild>
                    <w:div w:id="8918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7344">
          <w:marLeft w:val="0"/>
          <w:marRight w:val="0"/>
          <w:marTop w:val="0"/>
          <w:marBottom w:val="0"/>
          <w:divBdr>
            <w:top w:val="none" w:sz="0" w:space="0" w:color="auto"/>
            <w:left w:val="none" w:sz="0" w:space="0" w:color="auto"/>
            <w:bottom w:val="none" w:sz="0" w:space="0" w:color="auto"/>
            <w:right w:val="none" w:sz="0" w:space="0" w:color="auto"/>
          </w:divBdr>
          <w:divsChild>
            <w:div w:id="1988780774">
              <w:marLeft w:val="0"/>
              <w:marRight w:val="0"/>
              <w:marTop w:val="0"/>
              <w:marBottom w:val="0"/>
              <w:divBdr>
                <w:top w:val="none" w:sz="0" w:space="0" w:color="auto"/>
                <w:left w:val="none" w:sz="0" w:space="0" w:color="auto"/>
                <w:bottom w:val="none" w:sz="0" w:space="0" w:color="auto"/>
                <w:right w:val="none" w:sz="0" w:space="0" w:color="auto"/>
              </w:divBdr>
              <w:divsChild>
                <w:div w:id="79522766">
                  <w:marLeft w:val="0"/>
                  <w:marRight w:val="0"/>
                  <w:marTop w:val="0"/>
                  <w:marBottom w:val="0"/>
                  <w:divBdr>
                    <w:top w:val="none" w:sz="0" w:space="0" w:color="auto"/>
                    <w:left w:val="none" w:sz="0" w:space="0" w:color="auto"/>
                    <w:bottom w:val="none" w:sz="0" w:space="0" w:color="auto"/>
                    <w:right w:val="none" w:sz="0" w:space="0" w:color="auto"/>
                  </w:divBdr>
                  <w:divsChild>
                    <w:div w:id="14437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04644">
      <w:bodyDiv w:val="1"/>
      <w:marLeft w:val="0"/>
      <w:marRight w:val="0"/>
      <w:marTop w:val="0"/>
      <w:marBottom w:val="0"/>
      <w:divBdr>
        <w:top w:val="none" w:sz="0" w:space="0" w:color="auto"/>
        <w:left w:val="none" w:sz="0" w:space="0" w:color="auto"/>
        <w:bottom w:val="none" w:sz="0" w:space="0" w:color="auto"/>
        <w:right w:val="none" w:sz="0" w:space="0" w:color="auto"/>
      </w:divBdr>
    </w:div>
    <w:div w:id="882862154">
      <w:bodyDiv w:val="1"/>
      <w:marLeft w:val="0"/>
      <w:marRight w:val="0"/>
      <w:marTop w:val="0"/>
      <w:marBottom w:val="0"/>
      <w:divBdr>
        <w:top w:val="none" w:sz="0" w:space="0" w:color="auto"/>
        <w:left w:val="none" w:sz="0" w:space="0" w:color="auto"/>
        <w:bottom w:val="none" w:sz="0" w:space="0" w:color="auto"/>
        <w:right w:val="none" w:sz="0" w:space="0" w:color="auto"/>
      </w:divBdr>
    </w:div>
    <w:div w:id="886649484">
      <w:bodyDiv w:val="1"/>
      <w:marLeft w:val="0"/>
      <w:marRight w:val="0"/>
      <w:marTop w:val="0"/>
      <w:marBottom w:val="0"/>
      <w:divBdr>
        <w:top w:val="none" w:sz="0" w:space="0" w:color="auto"/>
        <w:left w:val="none" w:sz="0" w:space="0" w:color="auto"/>
        <w:bottom w:val="none" w:sz="0" w:space="0" w:color="auto"/>
        <w:right w:val="none" w:sz="0" w:space="0" w:color="auto"/>
      </w:divBdr>
    </w:div>
    <w:div w:id="953102115">
      <w:bodyDiv w:val="1"/>
      <w:marLeft w:val="0"/>
      <w:marRight w:val="0"/>
      <w:marTop w:val="0"/>
      <w:marBottom w:val="0"/>
      <w:divBdr>
        <w:top w:val="none" w:sz="0" w:space="0" w:color="auto"/>
        <w:left w:val="none" w:sz="0" w:space="0" w:color="auto"/>
        <w:bottom w:val="none" w:sz="0" w:space="0" w:color="auto"/>
        <w:right w:val="none" w:sz="0" w:space="0" w:color="auto"/>
      </w:divBdr>
    </w:div>
    <w:div w:id="987709370">
      <w:bodyDiv w:val="1"/>
      <w:marLeft w:val="0"/>
      <w:marRight w:val="0"/>
      <w:marTop w:val="0"/>
      <w:marBottom w:val="0"/>
      <w:divBdr>
        <w:top w:val="none" w:sz="0" w:space="0" w:color="auto"/>
        <w:left w:val="none" w:sz="0" w:space="0" w:color="auto"/>
        <w:bottom w:val="none" w:sz="0" w:space="0" w:color="auto"/>
        <w:right w:val="none" w:sz="0" w:space="0" w:color="auto"/>
      </w:divBdr>
    </w:div>
    <w:div w:id="1061754160">
      <w:bodyDiv w:val="1"/>
      <w:marLeft w:val="0"/>
      <w:marRight w:val="0"/>
      <w:marTop w:val="0"/>
      <w:marBottom w:val="0"/>
      <w:divBdr>
        <w:top w:val="none" w:sz="0" w:space="0" w:color="auto"/>
        <w:left w:val="none" w:sz="0" w:space="0" w:color="auto"/>
        <w:bottom w:val="none" w:sz="0" w:space="0" w:color="auto"/>
        <w:right w:val="none" w:sz="0" w:space="0" w:color="auto"/>
      </w:divBdr>
    </w:div>
    <w:div w:id="1143736047">
      <w:bodyDiv w:val="1"/>
      <w:marLeft w:val="0"/>
      <w:marRight w:val="0"/>
      <w:marTop w:val="0"/>
      <w:marBottom w:val="0"/>
      <w:divBdr>
        <w:top w:val="none" w:sz="0" w:space="0" w:color="auto"/>
        <w:left w:val="none" w:sz="0" w:space="0" w:color="auto"/>
        <w:bottom w:val="none" w:sz="0" w:space="0" w:color="auto"/>
        <w:right w:val="none" w:sz="0" w:space="0" w:color="auto"/>
      </w:divBdr>
    </w:div>
    <w:div w:id="1274628027">
      <w:bodyDiv w:val="1"/>
      <w:marLeft w:val="0"/>
      <w:marRight w:val="0"/>
      <w:marTop w:val="0"/>
      <w:marBottom w:val="0"/>
      <w:divBdr>
        <w:top w:val="none" w:sz="0" w:space="0" w:color="auto"/>
        <w:left w:val="none" w:sz="0" w:space="0" w:color="auto"/>
        <w:bottom w:val="none" w:sz="0" w:space="0" w:color="auto"/>
        <w:right w:val="none" w:sz="0" w:space="0" w:color="auto"/>
      </w:divBdr>
    </w:div>
    <w:div w:id="1331056278">
      <w:bodyDiv w:val="1"/>
      <w:marLeft w:val="0"/>
      <w:marRight w:val="0"/>
      <w:marTop w:val="0"/>
      <w:marBottom w:val="0"/>
      <w:divBdr>
        <w:top w:val="none" w:sz="0" w:space="0" w:color="auto"/>
        <w:left w:val="none" w:sz="0" w:space="0" w:color="auto"/>
        <w:bottom w:val="none" w:sz="0" w:space="0" w:color="auto"/>
        <w:right w:val="none" w:sz="0" w:space="0" w:color="auto"/>
      </w:divBdr>
      <w:divsChild>
        <w:div w:id="1344092959">
          <w:marLeft w:val="0"/>
          <w:marRight w:val="0"/>
          <w:marTop w:val="0"/>
          <w:marBottom w:val="0"/>
          <w:divBdr>
            <w:top w:val="none" w:sz="0" w:space="0" w:color="auto"/>
            <w:left w:val="none" w:sz="0" w:space="0" w:color="auto"/>
            <w:bottom w:val="none" w:sz="0" w:space="0" w:color="auto"/>
            <w:right w:val="none" w:sz="0" w:space="0" w:color="auto"/>
          </w:divBdr>
          <w:divsChild>
            <w:div w:id="1275212559">
              <w:marLeft w:val="0"/>
              <w:marRight w:val="0"/>
              <w:marTop w:val="0"/>
              <w:marBottom w:val="0"/>
              <w:divBdr>
                <w:top w:val="none" w:sz="0" w:space="0" w:color="auto"/>
                <w:left w:val="none" w:sz="0" w:space="0" w:color="auto"/>
                <w:bottom w:val="none" w:sz="0" w:space="0" w:color="auto"/>
                <w:right w:val="none" w:sz="0" w:space="0" w:color="auto"/>
              </w:divBdr>
              <w:divsChild>
                <w:div w:id="283578551">
                  <w:marLeft w:val="0"/>
                  <w:marRight w:val="0"/>
                  <w:marTop w:val="0"/>
                  <w:marBottom w:val="0"/>
                  <w:divBdr>
                    <w:top w:val="none" w:sz="0" w:space="0" w:color="auto"/>
                    <w:left w:val="none" w:sz="0" w:space="0" w:color="auto"/>
                    <w:bottom w:val="none" w:sz="0" w:space="0" w:color="auto"/>
                    <w:right w:val="none" w:sz="0" w:space="0" w:color="auto"/>
                  </w:divBdr>
                  <w:divsChild>
                    <w:div w:id="3326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72766">
          <w:marLeft w:val="0"/>
          <w:marRight w:val="0"/>
          <w:marTop w:val="0"/>
          <w:marBottom w:val="0"/>
          <w:divBdr>
            <w:top w:val="none" w:sz="0" w:space="0" w:color="auto"/>
            <w:left w:val="none" w:sz="0" w:space="0" w:color="auto"/>
            <w:bottom w:val="none" w:sz="0" w:space="0" w:color="auto"/>
            <w:right w:val="none" w:sz="0" w:space="0" w:color="auto"/>
          </w:divBdr>
          <w:divsChild>
            <w:div w:id="140118332">
              <w:marLeft w:val="0"/>
              <w:marRight w:val="0"/>
              <w:marTop w:val="0"/>
              <w:marBottom w:val="0"/>
              <w:divBdr>
                <w:top w:val="none" w:sz="0" w:space="0" w:color="auto"/>
                <w:left w:val="none" w:sz="0" w:space="0" w:color="auto"/>
                <w:bottom w:val="none" w:sz="0" w:space="0" w:color="auto"/>
                <w:right w:val="none" w:sz="0" w:space="0" w:color="auto"/>
              </w:divBdr>
              <w:divsChild>
                <w:div w:id="63336389">
                  <w:marLeft w:val="0"/>
                  <w:marRight w:val="0"/>
                  <w:marTop w:val="0"/>
                  <w:marBottom w:val="0"/>
                  <w:divBdr>
                    <w:top w:val="none" w:sz="0" w:space="0" w:color="auto"/>
                    <w:left w:val="none" w:sz="0" w:space="0" w:color="auto"/>
                    <w:bottom w:val="none" w:sz="0" w:space="0" w:color="auto"/>
                    <w:right w:val="none" w:sz="0" w:space="0" w:color="auto"/>
                  </w:divBdr>
                  <w:divsChild>
                    <w:div w:id="5649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067908">
      <w:bodyDiv w:val="1"/>
      <w:marLeft w:val="0"/>
      <w:marRight w:val="0"/>
      <w:marTop w:val="0"/>
      <w:marBottom w:val="0"/>
      <w:divBdr>
        <w:top w:val="none" w:sz="0" w:space="0" w:color="auto"/>
        <w:left w:val="none" w:sz="0" w:space="0" w:color="auto"/>
        <w:bottom w:val="none" w:sz="0" w:space="0" w:color="auto"/>
        <w:right w:val="none" w:sz="0" w:space="0" w:color="auto"/>
      </w:divBdr>
    </w:div>
    <w:div w:id="1374306392">
      <w:bodyDiv w:val="1"/>
      <w:marLeft w:val="0"/>
      <w:marRight w:val="0"/>
      <w:marTop w:val="0"/>
      <w:marBottom w:val="0"/>
      <w:divBdr>
        <w:top w:val="none" w:sz="0" w:space="0" w:color="auto"/>
        <w:left w:val="none" w:sz="0" w:space="0" w:color="auto"/>
        <w:bottom w:val="none" w:sz="0" w:space="0" w:color="auto"/>
        <w:right w:val="none" w:sz="0" w:space="0" w:color="auto"/>
      </w:divBdr>
      <w:divsChild>
        <w:div w:id="1189685496">
          <w:marLeft w:val="0"/>
          <w:marRight w:val="0"/>
          <w:marTop w:val="0"/>
          <w:marBottom w:val="0"/>
          <w:divBdr>
            <w:top w:val="none" w:sz="0" w:space="0" w:color="auto"/>
            <w:left w:val="none" w:sz="0" w:space="0" w:color="auto"/>
            <w:bottom w:val="none" w:sz="0" w:space="0" w:color="auto"/>
            <w:right w:val="none" w:sz="0" w:space="0" w:color="auto"/>
          </w:divBdr>
          <w:divsChild>
            <w:div w:id="1175877168">
              <w:marLeft w:val="0"/>
              <w:marRight w:val="0"/>
              <w:marTop w:val="0"/>
              <w:marBottom w:val="0"/>
              <w:divBdr>
                <w:top w:val="none" w:sz="0" w:space="0" w:color="auto"/>
                <w:left w:val="none" w:sz="0" w:space="0" w:color="auto"/>
                <w:bottom w:val="none" w:sz="0" w:space="0" w:color="auto"/>
                <w:right w:val="none" w:sz="0" w:space="0" w:color="auto"/>
              </w:divBdr>
              <w:divsChild>
                <w:div w:id="1492016657">
                  <w:marLeft w:val="0"/>
                  <w:marRight w:val="0"/>
                  <w:marTop w:val="0"/>
                  <w:marBottom w:val="0"/>
                  <w:divBdr>
                    <w:top w:val="none" w:sz="0" w:space="0" w:color="auto"/>
                    <w:left w:val="none" w:sz="0" w:space="0" w:color="auto"/>
                    <w:bottom w:val="none" w:sz="0" w:space="0" w:color="auto"/>
                    <w:right w:val="none" w:sz="0" w:space="0" w:color="auto"/>
                  </w:divBdr>
                  <w:divsChild>
                    <w:div w:id="8209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25745">
          <w:marLeft w:val="0"/>
          <w:marRight w:val="0"/>
          <w:marTop w:val="0"/>
          <w:marBottom w:val="0"/>
          <w:divBdr>
            <w:top w:val="none" w:sz="0" w:space="0" w:color="auto"/>
            <w:left w:val="none" w:sz="0" w:space="0" w:color="auto"/>
            <w:bottom w:val="none" w:sz="0" w:space="0" w:color="auto"/>
            <w:right w:val="none" w:sz="0" w:space="0" w:color="auto"/>
          </w:divBdr>
          <w:divsChild>
            <w:div w:id="1521165491">
              <w:marLeft w:val="0"/>
              <w:marRight w:val="0"/>
              <w:marTop w:val="0"/>
              <w:marBottom w:val="0"/>
              <w:divBdr>
                <w:top w:val="none" w:sz="0" w:space="0" w:color="auto"/>
                <w:left w:val="none" w:sz="0" w:space="0" w:color="auto"/>
                <w:bottom w:val="none" w:sz="0" w:space="0" w:color="auto"/>
                <w:right w:val="none" w:sz="0" w:space="0" w:color="auto"/>
              </w:divBdr>
              <w:divsChild>
                <w:div w:id="779835180">
                  <w:marLeft w:val="0"/>
                  <w:marRight w:val="0"/>
                  <w:marTop w:val="0"/>
                  <w:marBottom w:val="0"/>
                  <w:divBdr>
                    <w:top w:val="none" w:sz="0" w:space="0" w:color="auto"/>
                    <w:left w:val="none" w:sz="0" w:space="0" w:color="auto"/>
                    <w:bottom w:val="none" w:sz="0" w:space="0" w:color="auto"/>
                    <w:right w:val="none" w:sz="0" w:space="0" w:color="auto"/>
                  </w:divBdr>
                  <w:divsChild>
                    <w:div w:id="19558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763687">
      <w:bodyDiv w:val="1"/>
      <w:marLeft w:val="0"/>
      <w:marRight w:val="0"/>
      <w:marTop w:val="0"/>
      <w:marBottom w:val="0"/>
      <w:divBdr>
        <w:top w:val="none" w:sz="0" w:space="0" w:color="auto"/>
        <w:left w:val="none" w:sz="0" w:space="0" w:color="auto"/>
        <w:bottom w:val="none" w:sz="0" w:space="0" w:color="auto"/>
        <w:right w:val="none" w:sz="0" w:space="0" w:color="auto"/>
      </w:divBdr>
    </w:div>
    <w:div w:id="1450707923">
      <w:bodyDiv w:val="1"/>
      <w:marLeft w:val="0"/>
      <w:marRight w:val="0"/>
      <w:marTop w:val="0"/>
      <w:marBottom w:val="0"/>
      <w:divBdr>
        <w:top w:val="none" w:sz="0" w:space="0" w:color="auto"/>
        <w:left w:val="none" w:sz="0" w:space="0" w:color="auto"/>
        <w:bottom w:val="none" w:sz="0" w:space="0" w:color="auto"/>
        <w:right w:val="none" w:sz="0" w:space="0" w:color="auto"/>
      </w:divBdr>
    </w:div>
    <w:div w:id="1546602484">
      <w:bodyDiv w:val="1"/>
      <w:marLeft w:val="0"/>
      <w:marRight w:val="0"/>
      <w:marTop w:val="0"/>
      <w:marBottom w:val="0"/>
      <w:divBdr>
        <w:top w:val="none" w:sz="0" w:space="0" w:color="auto"/>
        <w:left w:val="none" w:sz="0" w:space="0" w:color="auto"/>
        <w:bottom w:val="none" w:sz="0" w:space="0" w:color="auto"/>
        <w:right w:val="none" w:sz="0" w:space="0" w:color="auto"/>
      </w:divBdr>
    </w:div>
    <w:div w:id="1650283649">
      <w:bodyDiv w:val="1"/>
      <w:marLeft w:val="0"/>
      <w:marRight w:val="0"/>
      <w:marTop w:val="0"/>
      <w:marBottom w:val="0"/>
      <w:divBdr>
        <w:top w:val="none" w:sz="0" w:space="0" w:color="auto"/>
        <w:left w:val="none" w:sz="0" w:space="0" w:color="auto"/>
        <w:bottom w:val="none" w:sz="0" w:space="0" w:color="auto"/>
        <w:right w:val="none" w:sz="0" w:space="0" w:color="auto"/>
      </w:divBdr>
    </w:div>
    <w:div w:id="1689062642">
      <w:bodyDiv w:val="1"/>
      <w:marLeft w:val="0"/>
      <w:marRight w:val="0"/>
      <w:marTop w:val="0"/>
      <w:marBottom w:val="0"/>
      <w:divBdr>
        <w:top w:val="none" w:sz="0" w:space="0" w:color="auto"/>
        <w:left w:val="none" w:sz="0" w:space="0" w:color="auto"/>
        <w:bottom w:val="none" w:sz="0" w:space="0" w:color="auto"/>
        <w:right w:val="none" w:sz="0" w:space="0" w:color="auto"/>
      </w:divBdr>
    </w:div>
    <w:div w:id="1763988447">
      <w:bodyDiv w:val="1"/>
      <w:marLeft w:val="0"/>
      <w:marRight w:val="0"/>
      <w:marTop w:val="0"/>
      <w:marBottom w:val="0"/>
      <w:divBdr>
        <w:top w:val="none" w:sz="0" w:space="0" w:color="auto"/>
        <w:left w:val="none" w:sz="0" w:space="0" w:color="auto"/>
        <w:bottom w:val="none" w:sz="0" w:space="0" w:color="auto"/>
        <w:right w:val="none" w:sz="0" w:space="0" w:color="auto"/>
      </w:divBdr>
    </w:div>
    <w:div w:id="1794782573">
      <w:bodyDiv w:val="1"/>
      <w:marLeft w:val="0"/>
      <w:marRight w:val="0"/>
      <w:marTop w:val="0"/>
      <w:marBottom w:val="0"/>
      <w:divBdr>
        <w:top w:val="none" w:sz="0" w:space="0" w:color="auto"/>
        <w:left w:val="none" w:sz="0" w:space="0" w:color="auto"/>
        <w:bottom w:val="none" w:sz="0" w:space="0" w:color="auto"/>
        <w:right w:val="none" w:sz="0" w:space="0" w:color="auto"/>
      </w:divBdr>
    </w:div>
    <w:div w:id="1827282358">
      <w:bodyDiv w:val="1"/>
      <w:marLeft w:val="0"/>
      <w:marRight w:val="0"/>
      <w:marTop w:val="0"/>
      <w:marBottom w:val="0"/>
      <w:divBdr>
        <w:top w:val="none" w:sz="0" w:space="0" w:color="auto"/>
        <w:left w:val="none" w:sz="0" w:space="0" w:color="auto"/>
        <w:bottom w:val="none" w:sz="0" w:space="0" w:color="auto"/>
        <w:right w:val="none" w:sz="0" w:space="0" w:color="auto"/>
      </w:divBdr>
    </w:div>
    <w:div w:id="1872066704">
      <w:bodyDiv w:val="1"/>
      <w:marLeft w:val="0"/>
      <w:marRight w:val="0"/>
      <w:marTop w:val="0"/>
      <w:marBottom w:val="0"/>
      <w:divBdr>
        <w:top w:val="none" w:sz="0" w:space="0" w:color="auto"/>
        <w:left w:val="none" w:sz="0" w:space="0" w:color="auto"/>
        <w:bottom w:val="none" w:sz="0" w:space="0" w:color="auto"/>
        <w:right w:val="none" w:sz="0" w:space="0" w:color="auto"/>
      </w:divBdr>
    </w:div>
    <w:div w:id="1888059316">
      <w:bodyDiv w:val="1"/>
      <w:marLeft w:val="0"/>
      <w:marRight w:val="0"/>
      <w:marTop w:val="0"/>
      <w:marBottom w:val="0"/>
      <w:divBdr>
        <w:top w:val="none" w:sz="0" w:space="0" w:color="auto"/>
        <w:left w:val="none" w:sz="0" w:space="0" w:color="auto"/>
        <w:bottom w:val="none" w:sz="0" w:space="0" w:color="auto"/>
        <w:right w:val="none" w:sz="0" w:space="0" w:color="auto"/>
      </w:divBdr>
      <w:divsChild>
        <w:div w:id="1208224715">
          <w:marLeft w:val="0"/>
          <w:marRight w:val="0"/>
          <w:marTop w:val="0"/>
          <w:marBottom w:val="0"/>
          <w:divBdr>
            <w:top w:val="none" w:sz="0" w:space="0" w:color="auto"/>
            <w:left w:val="none" w:sz="0" w:space="0" w:color="auto"/>
            <w:bottom w:val="none" w:sz="0" w:space="0" w:color="auto"/>
            <w:right w:val="none" w:sz="0" w:space="0" w:color="auto"/>
          </w:divBdr>
          <w:divsChild>
            <w:div w:id="551692179">
              <w:marLeft w:val="0"/>
              <w:marRight w:val="0"/>
              <w:marTop w:val="0"/>
              <w:marBottom w:val="0"/>
              <w:divBdr>
                <w:top w:val="none" w:sz="0" w:space="0" w:color="auto"/>
                <w:left w:val="none" w:sz="0" w:space="0" w:color="auto"/>
                <w:bottom w:val="none" w:sz="0" w:space="0" w:color="auto"/>
                <w:right w:val="none" w:sz="0" w:space="0" w:color="auto"/>
              </w:divBdr>
              <w:divsChild>
                <w:div w:id="6517592">
                  <w:marLeft w:val="0"/>
                  <w:marRight w:val="0"/>
                  <w:marTop w:val="0"/>
                  <w:marBottom w:val="0"/>
                  <w:divBdr>
                    <w:top w:val="none" w:sz="0" w:space="0" w:color="auto"/>
                    <w:left w:val="none" w:sz="0" w:space="0" w:color="auto"/>
                    <w:bottom w:val="none" w:sz="0" w:space="0" w:color="auto"/>
                    <w:right w:val="none" w:sz="0" w:space="0" w:color="auto"/>
                  </w:divBdr>
                  <w:divsChild>
                    <w:div w:id="8435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573050">
      <w:bodyDiv w:val="1"/>
      <w:marLeft w:val="0"/>
      <w:marRight w:val="0"/>
      <w:marTop w:val="0"/>
      <w:marBottom w:val="0"/>
      <w:divBdr>
        <w:top w:val="none" w:sz="0" w:space="0" w:color="auto"/>
        <w:left w:val="none" w:sz="0" w:space="0" w:color="auto"/>
        <w:bottom w:val="none" w:sz="0" w:space="0" w:color="auto"/>
        <w:right w:val="none" w:sz="0" w:space="0" w:color="auto"/>
      </w:divBdr>
    </w:div>
    <w:div w:id="1956133536">
      <w:bodyDiv w:val="1"/>
      <w:marLeft w:val="0"/>
      <w:marRight w:val="0"/>
      <w:marTop w:val="0"/>
      <w:marBottom w:val="0"/>
      <w:divBdr>
        <w:top w:val="none" w:sz="0" w:space="0" w:color="auto"/>
        <w:left w:val="none" w:sz="0" w:space="0" w:color="auto"/>
        <w:bottom w:val="none" w:sz="0" w:space="0" w:color="auto"/>
        <w:right w:val="none" w:sz="0" w:space="0" w:color="auto"/>
      </w:divBdr>
    </w:div>
    <w:div w:id="2049915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363C7-A769-4683-8A22-B0ABBA01E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5</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ECOM Consulting Inc.</dc:description>
  <cp:lastModifiedBy>Vamashi Navath</cp:lastModifiedBy>
  <cp:revision>20</cp:revision>
  <cp:lastPrinted>2024-10-08T17:36:00Z</cp:lastPrinted>
  <dcterms:created xsi:type="dcterms:W3CDTF">2025-10-26T15:22:00Z</dcterms:created>
  <dcterms:modified xsi:type="dcterms:W3CDTF">2025-11-14T19:28:00Z</dcterms:modified>
</cp:coreProperties>
</file>